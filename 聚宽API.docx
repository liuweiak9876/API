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8F9CB" w14:textId="5935D7D4" w:rsidR="005E7B64" w:rsidRPr="005E7B64" w:rsidRDefault="00EC5F33" w:rsidP="005E7B64">
      <w:pPr>
        <w:widowControl/>
        <w:shd w:val="clear" w:color="auto" w:fill="FFFFFF"/>
        <w:jc w:val="left"/>
        <w:rPr>
          <w:rFonts w:ascii="Segoe UI" w:eastAsia="宋体" w:hAnsi="Segoe UI" w:cs="Segoe UI"/>
          <w:color w:val="333333"/>
          <w:kern w:val="0"/>
          <w:sz w:val="24"/>
          <w:szCs w:val="24"/>
          <w14:ligatures w14:val="none"/>
        </w:rPr>
      </w:pPr>
      <w:r w:rsidRPr="00EC5F33">
        <w:rPr>
          <w:rFonts w:ascii="Segoe UI" w:eastAsia="宋体" w:hAnsi="Segoe UI" w:cs="Segoe UI" w:hint="eastAsia"/>
          <w:color w:val="333333"/>
          <w:kern w:val="0"/>
          <w:sz w:val="24"/>
          <w:szCs w:val="24"/>
          <w14:ligatures w14:val="none"/>
        </w:rPr>
        <w:t>https://www.joinquant.com/help/api/help#name:api</w:t>
      </w:r>
      <w:r w:rsidR="005E7B64" w:rsidRPr="005E7B64">
        <w:rPr>
          <w:rFonts w:ascii="Segoe UI" w:eastAsia="宋体" w:hAnsi="Segoe UI" w:cs="Segoe UI"/>
          <w:color w:val="333333"/>
          <w:kern w:val="0"/>
          <w:sz w:val="24"/>
          <w:szCs w:val="24"/>
          <w14:ligatures w14:val="none"/>
        </w:rPr>
        <w:br/>
      </w:r>
      <w:r w:rsidR="005E7B64" w:rsidRPr="005E7B64">
        <w:rPr>
          <w:rFonts w:ascii="Segoe UI" w:eastAsia="宋体" w:hAnsi="Segoe UI" w:cs="Segoe UI"/>
          <w:color w:val="333333"/>
          <w:kern w:val="0"/>
          <w:sz w:val="24"/>
          <w:szCs w:val="24"/>
          <w14:ligatures w14:val="none"/>
        </w:rPr>
        <w:t>感谢您使用</w:t>
      </w:r>
      <w:r w:rsidR="005E7B64" w:rsidRPr="005E7B64">
        <w:rPr>
          <w:rFonts w:ascii="Segoe UI" w:eastAsia="宋体" w:hAnsi="Segoe UI" w:cs="Segoe UI"/>
          <w:color w:val="333333"/>
          <w:kern w:val="0"/>
          <w:sz w:val="24"/>
          <w:szCs w:val="24"/>
          <w14:ligatures w14:val="none"/>
        </w:rPr>
        <w:t>JoinQuant</w:t>
      </w:r>
      <w:r w:rsidR="005E7B64" w:rsidRPr="005E7B64">
        <w:rPr>
          <w:rFonts w:ascii="Segoe UI" w:eastAsia="宋体" w:hAnsi="Segoe UI" w:cs="Segoe UI"/>
          <w:color w:val="333333"/>
          <w:kern w:val="0"/>
          <w:sz w:val="24"/>
          <w:szCs w:val="24"/>
          <w14:ligatures w14:val="none"/>
        </w:rPr>
        <w:t>（聚宽）量化平台，以下内容主要介绍聚宽量化平台的</w:t>
      </w:r>
      <w:r w:rsidR="005E7B64" w:rsidRPr="005E7B64">
        <w:rPr>
          <w:rFonts w:ascii="Segoe UI" w:eastAsia="宋体" w:hAnsi="Segoe UI" w:cs="Segoe UI"/>
          <w:color w:val="333333"/>
          <w:kern w:val="0"/>
          <w:sz w:val="24"/>
          <w:szCs w:val="24"/>
          <w14:ligatures w14:val="none"/>
        </w:rPr>
        <w:t>API</w:t>
      </w:r>
      <w:r w:rsidR="005E7B64" w:rsidRPr="005E7B64">
        <w:rPr>
          <w:rFonts w:ascii="Segoe UI" w:eastAsia="宋体" w:hAnsi="Segoe UI" w:cs="Segoe UI"/>
          <w:color w:val="333333"/>
          <w:kern w:val="0"/>
          <w:sz w:val="24"/>
          <w:szCs w:val="24"/>
          <w14:ligatures w14:val="none"/>
        </w:rPr>
        <w:t>使用方法，目录中带有</w:t>
      </w:r>
      <w:r w:rsidR="005E7B64" w:rsidRPr="005E7B64">
        <w:rPr>
          <w:rFonts w:ascii="Segoe UI" w:eastAsia="宋体" w:hAnsi="Segoe UI" w:cs="Segoe UI"/>
          <w:color w:val="333333"/>
          <w:kern w:val="0"/>
          <w:sz w:val="24"/>
          <w:szCs w:val="24"/>
          <w14:ligatures w14:val="none"/>
        </w:rPr>
        <w:t xml:space="preserve">"♠" </w:t>
      </w:r>
      <w:r w:rsidR="005E7B64" w:rsidRPr="005E7B64">
        <w:rPr>
          <w:rFonts w:ascii="Segoe UI" w:eastAsia="宋体" w:hAnsi="Segoe UI" w:cs="Segoe UI"/>
          <w:color w:val="333333"/>
          <w:kern w:val="0"/>
          <w:sz w:val="24"/>
          <w:szCs w:val="24"/>
          <w14:ligatures w14:val="none"/>
        </w:rPr>
        <w:t>标识的</w:t>
      </w:r>
      <w:r w:rsidR="005E7B64" w:rsidRPr="005E7B64">
        <w:rPr>
          <w:rFonts w:ascii="Segoe UI" w:eastAsia="宋体" w:hAnsi="Segoe UI" w:cs="Segoe UI"/>
          <w:color w:val="333333"/>
          <w:kern w:val="0"/>
          <w:sz w:val="24"/>
          <w:szCs w:val="24"/>
          <w14:ligatures w14:val="none"/>
        </w:rPr>
        <w:t>API</w:t>
      </w:r>
      <w:r w:rsidR="005E7B64" w:rsidRPr="005E7B64">
        <w:rPr>
          <w:rFonts w:ascii="Segoe UI" w:eastAsia="宋体" w:hAnsi="Segoe UI" w:cs="Segoe UI"/>
          <w:color w:val="333333"/>
          <w:kern w:val="0"/>
          <w:sz w:val="24"/>
          <w:szCs w:val="24"/>
          <w14:ligatures w14:val="none"/>
        </w:rPr>
        <w:t>是</w:t>
      </w:r>
      <w:r w:rsidR="005E7B64" w:rsidRPr="005E7B64">
        <w:rPr>
          <w:rFonts w:ascii="Segoe UI" w:eastAsia="宋体" w:hAnsi="Segoe UI" w:cs="Segoe UI"/>
          <w:color w:val="333333"/>
          <w:kern w:val="0"/>
          <w:sz w:val="24"/>
          <w:szCs w:val="24"/>
          <w14:ligatures w14:val="none"/>
        </w:rPr>
        <w:t> </w:t>
      </w:r>
      <w:r w:rsidR="005E7B64" w:rsidRPr="005E7B64">
        <w:rPr>
          <w:rFonts w:ascii="Source Code Pro" w:eastAsia="宋体" w:hAnsi="Source Code Pro" w:cs="宋体"/>
          <w:color w:val="C7254E"/>
          <w:kern w:val="0"/>
          <w:sz w:val="22"/>
          <w:shd w:val="clear" w:color="auto" w:fill="F8F8F8"/>
          <w14:ligatures w14:val="none"/>
        </w:rPr>
        <w:t>"</w:t>
      </w:r>
      <w:r w:rsidR="005E7B64" w:rsidRPr="005E7B64">
        <w:rPr>
          <w:rFonts w:ascii="Source Code Pro" w:eastAsia="宋体" w:hAnsi="Source Code Pro" w:cs="宋体"/>
          <w:color w:val="C7254E"/>
          <w:kern w:val="0"/>
          <w:sz w:val="22"/>
          <w:shd w:val="clear" w:color="auto" w:fill="F8F8F8"/>
          <w14:ligatures w14:val="none"/>
        </w:rPr>
        <w:t>回测环境</w:t>
      </w:r>
      <w:r w:rsidR="005E7B64" w:rsidRPr="005E7B64">
        <w:rPr>
          <w:rFonts w:ascii="Source Code Pro" w:eastAsia="宋体" w:hAnsi="Source Code Pro" w:cs="宋体"/>
          <w:color w:val="C7254E"/>
          <w:kern w:val="0"/>
          <w:sz w:val="22"/>
          <w:shd w:val="clear" w:color="auto" w:fill="F8F8F8"/>
          <w14:ligatures w14:val="none"/>
        </w:rPr>
        <w:t>/</w:t>
      </w:r>
      <w:r w:rsidR="005E7B64" w:rsidRPr="005E7B64">
        <w:rPr>
          <w:rFonts w:ascii="Source Code Pro" w:eastAsia="宋体" w:hAnsi="Source Code Pro" w:cs="宋体"/>
          <w:color w:val="C7254E"/>
          <w:kern w:val="0"/>
          <w:sz w:val="22"/>
          <w:shd w:val="clear" w:color="auto" w:fill="F8F8F8"/>
          <w14:ligatures w14:val="none"/>
        </w:rPr>
        <w:t>模拟</w:t>
      </w:r>
      <w:r w:rsidR="005E7B64" w:rsidRPr="005E7B64">
        <w:rPr>
          <w:rFonts w:ascii="Source Code Pro" w:eastAsia="宋体" w:hAnsi="Source Code Pro" w:cs="宋体"/>
          <w:color w:val="C7254E"/>
          <w:kern w:val="0"/>
          <w:sz w:val="22"/>
          <w:shd w:val="clear" w:color="auto" w:fill="F8F8F8"/>
          <w14:ligatures w14:val="none"/>
        </w:rPr>
        <w:t>"</w:t>
      </w:r>
      <w:r w:rsidR="005E7B64" w:rsidRPr="005E7B64">
        <w:rPr>
          <w:rFonts w:ascii="Segoe UI" w:eastAsia="宋体" w:hAnsi="Segoe UI" w:cs="Segoe UI"/>
          <w:color w:val="333333"/>
          <w:kern w:val="0"/>
          <w:sz w:val="24"/>
          <w:szCs w:val="24"/>
          <w14:ligatures w14:val="none"/>
        </w:rPr>
        <w:t>的专用</w:t>
      </w:r>
      <w:r w:rsidR="005E7B64" w:rsidRPr="005E7B64">
        <w:rPr>
          <w:rFonts w:ascii="Segoe UI" w:eastAsia="宋体" w:hAnsi="Segoe UI" w:cs="Segoe UI"/>
          <w:color w:val="333333"/>
          <w:kern w:val="0"/>
          <w:sz w:val="24"/>
          <w:szCs w:val="24"/>
          <w14:ligatures w14:val="none"/>
        </w:rPr>
        <w:t>API</w:t>
      </w:r>
      <w:r w:rsidR="005E7B64" w:rsidRPr="005E7B64">
        <w:rPr>
          <w:rFonts w:ascii="Segoe UI" w:eastAsia="宋体" w:hAnsi="Segoe UI" w:cs="Segoe UI"/>
          <w:color w:val="333333"/>
          <w:kern w:val="0"/>
          <w:sz w:val="24"/>
          <w:szCs w:val="24"/>
          <w14:ligatures w14:val="none"/>
        </w:rPr>
        <w:t>，</w:t>
      </w:r>
      <w:r w:rsidR="005E7B64" w:rsidRPr="005E7B64">
        <w:rPr>
          <w:rFonts w:ascii="Segoe UI" w:eastAsia="宋体" w:hAnsi="Segoe UI" w:cs="Segoe UI"/>
          <w:b/>
          <w:bCs/>
          <w:color w:val="333333"/>
          <w:kern w:val="0"/>
          <w:sz w:val="24"/>
          <w:szCs w:val="24"/>
          <w14:ligatures w14:val="none"/>
        </w:rPr>
        <w:t>不支持在</w:t>
      </w:r>
      <w:hyperlink r:id="rId5" w:history="1">
        <w:r w:rsidR="005E7B64" w:rsidRPr="005E7B64">
          <w:rPr>
            <w:rFonts w:ascii="Segoe UI" w:eastAsia="宋体" w:hAnsi="Segoe UI" w:cs="Segoe UI"/>
            <w:b/>
            <w:bCs/>
            <w:color w:val="0E90D2"/>
            <w:kern w:val="0"/>
            <w:sz w:val="24"/>
            <w:szCs w:val="24"/>
            <w:u w:val="single"/>
            <w14:ligatures w14:val="none"/>
          </w:rPr>
          <w:t>投资研究</w:t>
        </w:r>
      </w:hyperlink>
      <w:r w:rsidR="005E7B64" w:rsidRPr="005E7B64">
        <w:rPr>
          <w:rFonts w:ascii="Segoe UI" w:eastAsia="宋体" w:hAnsi="Segoe UI" w:cs="Segoe UI"/>
          <w:b/>
          <w:bCs/>
          <w:color w:val="333333"/>
          <w:kern w:val="0"/>
          <w:sz w:val="24"/>
          <w:szCs w:val="24"/>
          <w14:ligatures w14:val="none"/>
        </w:rPr>
        <w:t>模块中调用</w:t>
      </w:r>
      <w:r w:rsidR="005E7B64" w:rsidRPr="005E7B64">
        <w:rPr>
          <w:rFonts w:ascii="Segoe UI" w:eastAsia="宋体" w:hAnsi="Segoe UI" w:cs="Segoe UI"/>
          <w:color w:val="333333"/>
          <w:kern w:val="0"/>
          <w:sz w:val="24"/>
          <w:szCs w:val="24"/>
          <w14:ligatures w14:val="none"/>
        </w:rPr>
        <w:t>。</w:t>
      </w:r>
    </w:p>
    <w:p w14:paraId="2FA3DB68"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内容较多，可使用</w:t>
      </w:r>
      <w:r w:rsidRPr="005E7B64">
        <w:rPr>
          <w:rFonts w:ascii="Source Code Pro" w:eastAsia="宋体" w:hAnsi="Source Code Pro" w:cs="宋体"/>
          <w:color w:val="C7254E"/>
          <w:kern w:val="0"/>
          <w:sz w:val="22"/>
          <w:shd w:val="clear" w:color="auto" w:fill="F8F8F8"/>
          <w14:ligatures w14:val="none"/>
        </w:rPr>
        <w:t>Ctrl+F</w:t>
      </w:r>
      <w:r w:rsidRPr="005E7B64">
        <w:rPr>
          <w:rFonts w:ascii="Segoe UI" w:eastAsia="宋体" w:hAnsi="Segoe UI" w:cs="Segoe UI"/>
          <w:color w:val="333333"/>
          <w:kern w:val="0"/>
          <w:sz w:val="24"/>
          <w:szCs w:val="24"/>
          <w14:ligatures w14:val="none"/>
        </w:rPr>
        <w:t>进行搜索。</w:t>
      </w:r>
    </w:p>
    <w:p w14:paraId="3C24E585"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如果以下内容仍没有解决您的问题，请您查看</w:t>
      </w:r>
      <w:hyperlink r:id="rId6" w:history="1">
        <w:r w:rsidRPr="005E7B64">
          <w:rPr>
            <w:rFonts w:ascii="Segoe UI" w:eastAsia="宋体" w:hAnsi="Segoe UI" w:cs="Segoe UI"/>
            <w:color w:val="0E90D2"/>
            <w:kern w:val="0"/>
            <w:sz w:val="24"/>
            <w:szCs w:val="24"/>
            <w:u w:val="single"/>
            <w14:ligatures w14:val="none"/>
          </w:rPr>
          <w:t>常见问题</w:t>
        </w:r>
      </w:hyperlink>
      <w:r w:rsidRPr="005E7B64">
        <w:rPr>
          <w:rFonts w:ascii="Segoe UI" w:eastAsia="宋体" w:hAnsi="Segoe UI" w:cs="Segoe UI"/>
          <w:color w:val="333333"/>
          <w:kern w:val="0"/>
          <w:sz w:val="24"/>
          <w:szCs w:val="24"/>
          <w14:ligatures w14:val="none"/>
        </w:rPr>
        <w:t>、</w:t>
      </w:r>
      <w:hyperlink r:id="rId7" w:history="1">
        <w:r w:rsidRPr="005E7B64">
          <w:rPr>
            <w:rFonts w:ascii="Segoe UI" w:eastAsia="宋体" w:hAnsi="Segoe UI" w:cs="Segoe UI"/>
            <w:color w:val="0E90D2"/>
            <w:kern w:val="0"/>
            <w:sz w:val="24"/>
            <w:szCs w:val="24"/>
            <w:u w:val="single"/>
            <w14:ligatures w14:val="none"/>
          </w:rPr>
          <w:t>常见</w:t>
        </w:r>
        <w:r w:rsidRPr="005E7B64">
          <w:rPr>
            <w:rFonts w:ascii="Segoe UI" w:eastAsia="宋体" w:hAnsi="Segoe UI" w:cs="Segoe UI"/>
            <w:color w:val="0E90D2"/>
            <w:kern w:val="0"/>
            <w:sz w:val="24"/>
            <w:szCs w:val="24"/>
            <w:u w:val="single"/>
            <w14:ligatures w14:val="none"/>
          </w:rPr>
          <w:t>Bug</w:t>
        </w:r>
        <w:r w:rsidRPr="005E7B64">
          <w:rPr>
            <w:rFonts w:ascii="Segoe UI" w:eastAsia="宋体" w:hAnsi="Segoe UI" w:cs="Segoe UI"/>
            <w:color w:val="0E90D2"/>
            <w:kern w:val="0"/>
            <w:sz w:val="24"/>
            <w:szCs w:val="24"/>
            <w:u w:val="single"/>
            <w14:ligatures w14:val="none"/>
          </w:rPr>
          <w:t>或者警告解决方法</w:t>
        </w:r>
      </w:hyperlink>
      <w:r w:rsidRPr="005E7B64">
        <w:rPr>
          <w:rFonts w:ascii="Segoe UI" w:eastAsia="宋体" w:hAnsi="Segoe UI" w:cs="Segoe UI"/>
          <w:color w:val="333333"/>
          <w:kern w:val="0"/>
          <w:sz w:val="24"/>
          <w:szCs w:val="24"/>
          <w14:ligatures w14:val="none"/>
        </w:rPr>
        <w:t>或者通过</w:t>
      </w:r>
      <w:hyperlink r:id="rId8" w:history="1">
        <w:r w:rsidRPr="005E7B64">
          <w:rPr>
            <w:rFonts w:ascii="Segoe UI" w:eastAsia="宋体" w:hAnsi="Segoe UI" w:cs="Segoe UI"/>
            <w:color w:val="0E90D2"/>
            <w:kern w:val="0"/>
            <w:sz w:val="24"/>
            <w:szCs w:val="24"/>
            <w:u w:val="single"/>
            <w14:ligatures w14:val="none"/>
          </w:rPr>
          <w:t>社区提问</w:t>
        </w:r>
      </w:hyperlink>
      <w:r w:rsidRPr="005E7B64">
        <w:rPr>
          <w:rFonts w:ascii="Segoe UI" w:eastAsia="宋体" w:hAnsi="Segoe UI" w:cs="Segoe UI"/>
          <w:color w:val="333333"/>
          <w:kern w:val="0"/>
          <w:sz w:val="24"/>
          <w:szCs w:val="24"/>
          <w14:ligatures w14:val="none"/>
        </w:rPr>
        <w:t>的方式告诉我们。</w:t>
      </w:r>
      <w:proofErr w:type="gramStart"/>
      <w:r w:rsidRPr="005E7B64">
        <w:rPr>
          <w:rFonts w:ascii="Segoe UI" w:eastAsia="宋体" w:hAnsi="Segoe UI" w:cs="Segoe UI"/>
          <w:color w:val="333333"/>
          <w:kern w:val="0"/>
          <w:sz w:val="24"/>
          <w:szCs w:val="24"/>
          <w14:ligatures w14:val="none"/>
        </w:rPr>
        <w:t>此外您</w:t>
      </w:r>
      <w:proofErr w:type="gramEnd"/>
      <w:r w:rsidRPr="005E7B64">
        <w:rPr>
          <w:rFonts w:ascii="Segoe UI" w:eastAsia="宋体" w:hAnsi="Segoe UI" w:cs="Segoe UI"/>
          <w:color w:val="333333"/>
          <w:kern w:val="0"/>
          <w:sz w:val="24"/>
          <w:szCs w:val="24"/>
          <w14:ligatures w14:val="none"/>
        </w:rPr>
        <w:t>也可以通过在线客服免费咨询</w:t>
      </w:r>
      <w:r w:rsidRPr="005E7B64">
        <w:rPr>
          <w:rFonts w:ascii="Segoe UI" w:eastAsia="宋体" w:hAnsi="Segoe UI" w:cs="Segoe UI"/>
          <w:color w:val="333333"/>
          <w:kern w:val="0"/>
          <w:sz w:val="24"/>
          <w:szCs w:val="24"/>
          <w14:ligatures w14:val="none"/>
        </w:rPr>
        <w:br/>
      </w:r>
      <w:r w:rsidRPr="005E7B64">
        <w:rPr>
          <w:rFonts w:ascii="Segoe UI" w:eastAsia="宋体" w:hAnsi="Segoe UI" w:cs="Segoe UI"/>
          <w:noProof/>
          <w:color w:val="333333"/>
          <w:kern w:val="0"/>
          <w:sz w:val="24"/>
          <w:szCs w:val="24"/>
          <w14:ligatures w14:val="none"/>
        </w:rPr>
        <w:drawing>
          <wp:inline distT="0" distB="0" distL="0" distR="0" wp14:anchorId="4EE8EC2B" wp14:editId="58B9043D">
            <wp:extent cx="5836285" cy="1685925"/>
            <wp:effectExtent l="0" t="0" r="0" b="9525"/>
            <wp:docPr id="1" name="图片 2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285" cy="1685925"/>
                    </a:xfrm>
                    <a:prstGeom prst="rect">
                      <a:avLst/>
                    </a:prstGeom>
                    <a:noFill/>
                    <a:ln>
                      <a:noFill/>
                    </a:ln>
                  </pic:spPr>
                </pic:pic>
              </a:graphicData>
            </a:graphic>
          </wp:inline>
        </w:drawing>
      </w:r>
    </w:p>
    <w:p w14:paraId="6E85F6C1"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开始写策略</w:t>
      </w:r>
    </w:p>
    <w:p w14:paraId="24584958"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简单但是完整的策略</w:t>
      </w:r>
    </w:p>
    <w:p w14:paraId="6A0278E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先来看一个简单但是完整的策略</w:t>
      </w:r>
      <w:r w:rsidRPr="005E7B64">
        <w:rPr>
          <w:rFonts w:ascii="Segoe UI" w:eastAsia="宋体" w:hAnsi="Segoe UI" w:cs="Segoe UI"/>
          <w:color w:val="333333"/>
          <w:kern w:val="0"/>
          <w:sz w:val="24"/>
          <w:szCs w:val="24"/>
          <w14:ligatures w14:val="none"/>
        </w:rPr>
        <w:t>:</w:t>
      </w:r>
    </w:p>
    <w:p w14:paraId="7BE612A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4465B8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定义一个全局变量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保存要操作的股票</w:t>
      </w:r>
    </w:p>
    <w:p w14:paraId="0D5D42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4DCD66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运行函数</w:t>
      </w:r>
    </w:p>
    <w:p w14:paraId="5BEE47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market_open, time=</w:t>
      </w:r>
      <w:r w:rsidRPr="005E7B64">
        <w:rPr>
          <w:rFonts w:ascii="Source Code Pro" w:eastAsia="宋体" w:hAnsi="Source Code Pro" w:cs="宋体"/>
          <w:color w:val="880000"/>
          <w:kern w:val="0"/>
          <w:sz w:val="24"/>
          <w:szCs w:val="24"/>
          <w:shd w:val="clear" w:color="auto" w:fill="F0F0F0"/>
          <w14:ligatures w14:val="none"/>
        </w:rPr>
        <w:t>'every_bar'</w:t>
      </w:r>
      <w:r w:rsidRPr="005E7B64">
        <w:rPr>
          <w:rFonts w:ascii="Source Code Pro" w:eastAsia="宋体" w:hAnsi="Source Code Pro" w:cs="宋体"/>
          <w:color w:val="000000"/>
          <w:kern w:val="0"/>
          <w:sz w:val="24"/>
          <w:szCs w:val="24"/>
          <w:shd w:val="clear" w:color="auto" w:fill="F0F0F0"/>
          <w14:ligatures w14:val="none"/>
        </w:rPr>
        <w:t>)</w:t>
      </w:r>
    </w:p>
    <w:p w14:paraId="5F474D8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D775F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778C62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not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context.portfolio.positions:</w:t>
      </w:r>
    </w:p>
    <w:p w14:paraId="5FAD7D1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 xml:space="preserve">g.security, </w:t>
      </w:r>
      <w:r w:rsidRPr="005E7B64">
        <w:rPr>
          <w:rFonts w:ascii="Source Code Pro" w:eastAsia="宋体" w:hAnsi="Source Code Pro" w:cs="宋体"/>
          <w:color w:val="0088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1DA481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else</w:t>
      </w:r>
      <w:r w:rsidRPr="005E7B64">
        <w:rPr>
          <w:rFonts w:ascii="Source Code Pro" w:eastAsia="宋体" w:hAnsi="Source Code Pro" w:cs="宋体"/>
          <w:color w:val="000000"/>
          <w:kern w:val="0"/>
          <w:sz w:val="24"/>
          <w:szCs w:val="24"/>
          <w:shd w:val="clear" w:color="auto" w:fill="F0F0F0"/>
          <w14:ligatures w14:val="none"/>
        </w:rPr>
        <w:t>:</w:t>
      </w:r>
    </w:p>
    <w:p w14:paraId="4B19E9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 xml:space="preserve">g.security, </w:t>
      </w:r>
      <w:r w:rsidRPr="005E7B64">
        <w:rPr>
          <w:rFonts w:ascii="Source Code Pro" w:eastAsia="宋体" w:hAnsi="Source Code Pro" w:cs="宋体"/>
          <w:color w:val="008800"/>
          <w:kern w:val="0"/>
          <w:sz w:val="24"/>
          <w:szCs w:val="24"/>
          <w:shd w:val="clear" w:color="auto" w:fill="F0F0F0"/>
          <w14:ligatures w14:val="none"/>
        </w:rPr>
        <w:t>-800</w:t>
      </w:r>
      <w:r w:rsidRPr="005E7B64">
        <w:rPr>
          <w:rFonts w:ascii="Source Code Pro" w:eastAsia="宋体" w:hAnsi="Source Code Pro" w:cs="宋体"/>
          <w:color w:val="000000"/>
          <w:kern w:val="0"/>
          <w:sz w:val="24"/>
          <w:szCs w:val="24"/>
          <w:shd w:val="clear" w:color="auto" w:fill="F0F0F0"/>
          <w14:ligatures w14:val="none"/>
        </w:rPr>
        <w:t>)</w:t>
      </w:r>
    </w:p>
    <w:p w14:paraId="3C17CDEB"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一个完整策略只需要两步</w:t>
      </w:r>
      <w:r w:rsidRPr="005E7B64">
        <w:rPr>
          <w:rFonts w:ascii="Segoe UI" w:eastAsia="宋体" w:hAnsi="Segoe UI" w:cs="Segoe UI"/>
          <w:color w:val="333333"/>
          <w:kern w:val="0"/>
          <w:sz w:val="24"/>
          <w:szCs w:val="24"/>
          <w14:ligatures w14:val="none"/>
        </w:rPr>
        <w:t>:</w:t>
      </w:r>
    </w:p>
    <w:p w14:paraId="78438AE2" w14:textId="77777777" w:rsidR="005E7B64" w:rsidRPr="005E7B64" w:rsidRDefault="005E7B64" w:rsidP="005E7B64">
      <w:pPr>
        <w:widowControl/>
        <w:numPr>
          <w:ilvl w:val="0"/>
          <w:numId w:val="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设置初始化函数</w:t>
      </w:r>
      <w:r w:rsidRPr="005E7B64">
        <w:rPr>
          <w:rFonts w:ascii="Segoe UI" w:eastAsia="宋体" w:hAnsi="Segoe UI" w:cs="Segoe UI"/>
          <w:color w:val="333333"/>
          <w:kern w:val="0"/>
          <w:sz w:val="24"/>
          <w:szCs w:val="24"/>
          <w14:ligatures w14:val="none"/>
        </w:rPr>
        <w:t>: </w:t>
      </w:r>
      <w:hyperlink r:id="rId10"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上面的例子中</w:t>
      </w:r>
      <w:r w:rsidRPr="005E7B64">
        <w:rPr>
          <w:rFonts w:ascii="Segoe UI" w:eastAsia="宋体" w:hAnsi="Segoe UI" w:cs="Segoe UI"/>
          <w:color w:val="333333"/>
          <w:kern w:val="0"/>
          <w:sz w:val="24"/>
          <w:szCs w:val="24"/>
          <w14:ligatures w14:val="none"/>
        </w:rPr>
        <w:t xml:space="preserve">, </w:t>
      </w:r>
      <w:proofErr w:type="gramStart"/>
      <w:r w:rsidRPr="005E7B64">
        <w:rPr>
          <w:rFonts w:ascii="Segoe UI" w:eastAsia="宋体" w:hAnsi="Segoe UI" w:cs="Segoe UI"/>
          <w:color w:val="333333"/>
          <w:kern w:val="0"/>
          <w:sz w:val="24"/>
          <w:szCs w:val="24"/>
          <w14:ligatures w14:val="none"/>
        </w:rPr>
        <w:t>只操作</w:t>
      </w:r>
      <w:proofErr w:type="gramEnd"/>
      <w:r w:rsidRPr="005E7B64">
        <w:rPr>
          <w:rFonts w:ascii="Segoe UI" w:eastAsia="宋体" w:hAnsi="Segoe UI" w:cs="Segoe UI"/>
          <w:color w:val="333333"/>
          <w:kern w:val="0"/>
          <w:sz w:val="24"/>
          <w:szCs w:val="24"/>
          <w14:ligatures w14:val="none"/>
        </w:rPr>
        <w:t>一支股票</w:t>
      </w:r>
      <w:r w:rsidRPr="005E7B64">
        <w:rPr>
          <w:rFonts w:ascii="Segoe UI" w:eastAsia="宋体" w:hAnsi="Segoe UI" w:cs="Segoe UI"/>
          <w:color w:val="333333"/>
          <w:kern w:val="0"/>
          <w:sz w:val="24"/>
          <w:szCs w:val="24"/>
          <w14:ligatures w14:val="none"/>
        </w:rPr>
        <w:t xml:space="preserve">: '000001.XSHE', </w:t>
      </w:r>
      <w:r w:rsidRPr="005E7B64">
        <w:rPr>
          <w:rFonts w:ascii="Segoe UI" w:eastAsia="宋体" w:hAnsi="Segoe UI" w:cs="Segoe UI"/>
          <w:color w:val="333333"/>
          <w:kern w:val="0"/>
          <w:sz w:val="24"/>
          <w:szCs w:val="24"/>
          <w14:ligatures w14:val="none"/>
        </w:rPr>
        <w:t>平安银行</w:t>
      </w:r>
    </w:p>
    <w:p w14:paraId="5233EA20" w14:textId="77777777" w:rsidR="005E7B64" w:rsidRPr="005E7B64" w:rsidRDefault="005E7B64" w:rsidP="005E7B64">
      <w:pPr>
        <w:widowControl/>
        <w:numPr>
          <w:ilvl w:val="0"/>
          <w:numId w:val="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实现一个函数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来根据历史数据调整</w:t>
      </w:r>
      <w:proofErr w:type="gramStart"/>
      <w:r w:rsidRPr="005E7B64">
        <w:rPr>
          <w:rFonts w:ascii="Segoe UI" w:eastAsia="宋体" w:hAnsi="Segoe UI" w:cs="Segoe UI"/>
          <w:color w:val="333333"/>
          <w:kern w:val="0"/>
          <w:sz w:val="24"/>
          <w:szCs w:val="24"/>
          <w14:ligatures w14:val="none"/>
        </w:rPr>
        <w:t>仓位</w:t>
      </w:r>
      <w:proofErr w:type="gramEnd"/>
      <w:r w:rsidRPr="005E7B64">
        <w:rPr>
          <w:rFonts w:ascii="Segoe UI" w:eastAsia="宋体" w:hAnsi="Segoe UI" w:cs="Segoe UI"/>
          <w:color w:val="333333"/>
          <w:kern w:val="0"/>
          <w:sz w:val="24"/>
          <w:szCs w:val="24"/>
          <w14:ligatures w14:val="none"/>
        </w:rPr>
        <w:t>.</w:t>
      </w:r>
    </w:p>
    <w:p w14:paraId="2CA9A85D"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这个策略里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每当我们没有股票时就买入</w:t>
      </w:r>
      <w:r w:rsidRPr="005E7B64">
        <w:rPr>
          <w:rFonts w:ascii="Segoe UI" w:eastAsia="宋体" w:hAnsi="Segoe UI" w:cs="Segoe UI"/>
          <w:color w:val="333333"/>
          <w:kern w:val="0"/>
          <w:sz w:val="24"/>
          <w:szCs w:val="24"/>
          <w14:ligatures w14:val="none"/>
        </w:rPr>
        <w:t>1000</w:t>
      </w:r>
      <w:r w:rsidRPr="005E7B64">
        <w:rPr>
          <w:rFonts w:ascii="Segoe UI" w:eastAsia="宋体" w:hAnsi="Segoe UI" w:cs="Segoe UI"/>
          <w:color w:val="333333"/>
          <w:kern w:val="0"/>
          <w:sz w:val="24"/>
          <w:szCs w:val="24"/>
          <w14:ligatures w14:val="none"/>
        </w:rPr>
        <w:t>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每当我们有股票时又卖出</w:t>
      </w:r>
      <w:r w:rsidRPr="005E7B64">
        <w:rPr>
          <w:rFonts w:ascii="Segoe UI" w:eastAsia="宋体" w:hAnsi="Segoe UI" w:cs="Segoe UI"/>
          <w:color w:val="333333"/>
          <w:kern w:val="0"/>
          <w:sz w:val="24"/>
          <w:szCs w:val="24"/>
          <w14:ligatures w14:val="none"/>
        </w:rPr>
        <w:t>800</w:t>
      </w:r>
      <w:r w:rsidRPr="005E7B64">
        <w:rPr>
          <w:rFonts w:ascii="Segoe UI" w:eastAsia="宋体" w:hAnsi="Segoe UI" w:cs="Segoe UI"/>
          <w:color w:val="333333"/>
          <w:kern w:val="0"/>
          <w:sz w:val="24"/>
          <w:szCs w:val="24"/>
          <w14:ligatures w14:val="none"/>
        </w:rPr>
        <w:t>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具体的下单</w:t>
      </w:r>
      <w:r w:rsidRPr="005E7B64">
        <w:rPr>
          <w:rFonts w:ascii="Segoe UI" w:eastAsia="宋体" w:hAnsi="Segoe UI" w:cs="Segoe UI"/>
          <w:color w:val="333333"/>
          <w:kern w:val="0"/>
          <w:sz w:val="24"/>
          <w:szCs w:val="24"/>
          <w14:ligatures w14:val="none"/>
        </w:rPr>
        <w:t>API</w:t>
      </w:r>
      <w:r w:rsidRPr="005E7B64">
        <w:rPr>
          <w:rFonts w:ascii="Segoe UI" w:eastAsia="宋体" w:hAnsi="Segoe UI" w:cs="Segoe UI"/>
          <w:color w:val="333333"/>
          <w:kern w:val="0"/>
          <w:sz w:val="24"/>
          <w:szCs w:val="24"/>
          <w14:ligatures w14:val="none"/>
        </w:rPr>
        <w:t>请看</w:t>
      </w:r>
      <w:hyperlink r:id="rId11" w:anchor="order-method" w:history="1">
        <w:r w:rsidRPr="005E7B64">
          <w:rPr>
            <w:rFonts w:ascii="Segoe UI" w:eastAsia="宋体" w:hAnsi="Segoe UI" w:cs="Segoe UI"/>
            <w:color w:val="0E90D2"/>
            <w:kern w:val="0"/>
            <w:sz w:val="24"/>
            <w:szCs w:val="24"/>
            <w:u w:val="single"/>
            <w14:ligatures w14:val="none"/>
          </w:rPr>
          <w:t>order</w:t>
        </w:r>
      </w:hyperlink>
      <w:r w:rsidRPr="005E7B64">
        <w:rPr>
          <w:rFonts w:ascii="Segoe UI" w:eastAsia="宋体" w:hAnsi="Segoe UI" w:cs="Segoe UI"/>
          <w:color w:val="333333"/>
          <w:kern w:val="0"/>
          <w:sz w:val="24"/>
          <w:szCs w:val="24"/>
          <w14:ligatures w14:val="none"/>
        </w:rPr>
        <w:t>函数</w:t>
      </w:r>
      <w:r w:rsidRPr="005E7B64">
        <w:rPr>
          <w:rFonts w:ascii="Segoe UI" w:eastAsia="宋体" w:hAnsi="Segoe UI" w:cs="Segoe UI"/>
          <w:color w:val="333333"/>
          <w:kern w:val="0"/>
          <w:sz w:val="24"/>
          <w:szCs w:val="24"/>
          <w14:ligatures w14:val="none"/>
        </w:rPr>
        <w:t>.</w:t>
      </w:r>
    </w:p>
    <w:p w14:paraId="03ACD05B"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这个策略里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我们有了交易</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但是只是无意义的交易</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没有依据当前的数据做出合理的分析</w:t>
      </w:r>
    </w:p>
    <w:p w14:paraId="17C1DB00"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下面我们来看一个真正实用的策略</w:t>
      </w:r>
    </w:p>
    <w:p w14:paraId="02FB3B5D"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实用的策略</w:t>
      </w:r>
    </w:p>
    <w:p w14:paraId="7B210046"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在这个策略里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我们会根据历史价格做出判断</w:t>
      </w:r>
      <w:r w:rsidRPr="005E7B64">
        <w:rPr>
          <w:rFonts w:ascii="Segoe UI" w:eastAsia="宋体" w:hAnsi="Segoe UI" w:cs="Segoe UI"/>
          <w:color w:val="333333"/>
          <w:kern w:val="0"/>
          <w:sz w:val="24"/>
          <w:szCs w:val="24"/>
          <w14:ligatures w14:val="none"/>
        </w:rPr>
        <w:t>:</w:t>
      </w:r>
    </w:p>
    <w:p w14:paraId="3C14850E" w14:textId="77777777" w:rsidR="005E7B64" w:rsidRPr="005E7B64" w:rsidRDefault="005E7B64" w:rsidP="005E7B64">
      <w:pPr>
        <w:widowControl/>
        <w:numPr>
          <w:ilvl w:val="0"/>
          <w:numId w:val="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如果上一时间点价格高出五天平均价</w:t>
      </w:r>
      <w:r w:rsidRPr="005E7B64">
        <w:rPr>
          <w:rFonts w:ascii="Segoe UI" w:eastAsia="宋体" w:hAnsi="Segoe UI" w:cs="Segoe UI"/>
          <w:color w:val="333333"/>
          <w:kern w:val="0"/>
          <w:sz w:val="24"/>
          <w:szCs w:val="24"/>
          <w14:ligatures w14:val="none"/>
        </w:rPr>
        <w:t xml:space="preserve">1%, </w:t>
      </w:r>
      <w:r w:rsidRPr="005E7B64">
        <w:rPr>
          <w:rFonts w:ascii="Segoe UI" w:eastAsia="宋体" w:hAnsi="Segoe UI" w:cs="Segoe UI"/>
          <w:color w:val="333333"/>
          <w:kern w:val="0"/>
          <w:sz w:val="24"/>
          <w:szCs w:val="24"/>
          <w14:ligatures w14:val="none"/>
        </w:rPr>
        <w:t>则全仓买入</w:t>
      </w:r>
    </w:p>
    <w:p w14:paraId="7A412BCB" w14:textId="77777777" w:rsidR="005E7B64" w:rsidRPr="005E7B64" w:rsidRDefault="005E7B64" w:rsidP="005E7B64">
      <w:pPr>
        <w:widowControl/>
        <w:numPr>
          <w:ilvl w:val="0"/>
          <w:numId w:val="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如果上一时间点价格低于五天平均价</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则空仓卖出</w:t>
      </w:r>
    </w:p>
    <w:p w14:paraId="313A16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导入聚宽函数</w:t>
      </w:r>
      <w:proofErr w:type="gramEnd"/>
      <w:r w:rsidRPr="005E7B64">
        <w:rPr>
          <w:rFonts w:ascii="Source Code Pro" w:eastAsia="宋体" w:hAnsi="Source Code Pro" w:cs="宋体"/>
          <w:color w:val="888888"/>
          <w:kern w:val="0"/>
          <w:sz w:val="24"/>
          <w:szCs w:val="24"/>
          <w:shd w:val="clear" w:color="auto" w:fill="F0F0F0"/>
          <w14:ligatures w14:val="none"/>
        </w:rPr>
        <w:t>库</w:t>
      </w:r>
    </w:p>
    <w:p w14:paraId="1C7AAA2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28DED5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7C239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初始化函数，设定要操作的股票、基准等等</w:t>
      </w:r>
    </w:p>
    <w:p w14:paraId="411FBB8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96A88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定义一个全局变量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保存要操作的股票</w:t>
      </w:r>
    </w:p>
    <w:p w14:paraId="0709619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000001(</w:t>
      </w:r>
      <w:r w:rsidRPr="005E7B64">
        <w:rPr>
          <w:rFonts w:ascii="Source Code Pro" w:eastAsia="宋体" w:hAnsi="Source Code Pro" w:cs="宋体"/>
          <w:color w:val="888888"/>
          <w:kern w:val="0"/>
          <w:sz w:val="24"/>
          <w:szCs w:val="24"/>
          <w:shd w:val="clear" w:color="auto" w:fill="F0F0F0"/>
          <w14:ligatures w14:val="none"/>
        </w:rPr>
        <w:t>股票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p>
    <w:p w14:paraId="0DF269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27CEC6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作为基准</w:t>
      </w:r>
    </w:p>
    <w:p w14:paraId="4290FD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4F6743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47A2C9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4B22B6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运行函数</w:t>
      </w:r>
    </w:p>
    <w:p w14:paraId="0DC007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market_open, time=</w:t>
      </w:r>
      <w:r w:rsidRPr="005E7B64">
        <w:rPr>
          <w:rFonts w:ascii="Source Code Pro" w:eastAsia="宋体" w:hAnsi="Source Code Pro" w:cs="宋体"/>
          <w:color w:val="880000"/>
          <w:kern w:val="0"/>
          <w:sz w:val="24"/>
          <w:szCs w:val="24"/>
          <w:shd w:val="clear" w:color="auto" w:fill="F0F0F0"/>
          <w14:ligatures w14:val="none"/>
        </w:rPr>
        <w:t>'every_bar'</w:t>
      </w:r>
      <w:r w:rsidRPr="005E7B64">
        <w:rPr>
          <w:rFonts w:ascii="Source Code Pro" w:eastAsia="宋体" w:hAnsi="Source Code Pro" w:cs="宋体"/>
          <w:color w:val="000000"/>
          <w:kern w:val="0"/>
          <w:sz w:val="24"/>
          <w:szCs w:val="24"/>
          <w:shd w:val="clear" w:color="auto" w:fill="F0F0F0"/>
          <w14:ligatures w14:val="none"/>
        </w:rPr>
        <w:t>)</w:t>
      </w:r>
    </w:p>
    <w:p w14:paraId="1AF11E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F244B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每个单位时间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w:t>
      </w:r>
      <w:proofErr w:type="gramStart"/>
      <w:r w:rsidRPr="005E7B64">
        <w:rPr>
          <w:rFonts w:ascii="Source Code Pro" w:eastAsia="宋体" w:hAnsi="Source Code Pro" w:cs="宋体"/>
          <w:color w:val="888888"/>
          <w:kern w:val="0"/>
          <w:sz w:val="24"/>
          <w:szCs w:val="24"/>
          <w:shd w:val="clear" w:color="auto" w:fill="F0F0F0"/>
          <w14:ligatures w14:val="none"/>
        </w:rPr>
        <w:t>按天回测</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则每天调用一次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如果按分钟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则每分钟调用一次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调用一次</w:t>
      </w:r>
    </w:p>
    <w:p w14:paraId="1E5E802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2A67AF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security =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p>
    <w:p w14:paraId="66C22F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获取股票的收盘价</w:t>
      </w:r>
    </w:p>
    <w:p w14:paraId="42B4B7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close_data = attribute_</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29ED39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取得过去五天的平均价格</w:t>
      </w:r>
    </w:p>
    <w:p w14:paraId="0CB3400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MA5 = close_data[</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53AC3A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取得上一时间点价格</w:t>
      </w:r>
    </w:p>
    <w:p w14:paraId="11430D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current_price = close_data[</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5456A6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取得当前的现金</w:t>
      </w:r>
    </w:p>
    <w:p w14:paraId="1B4B91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w:t>
      </w:r>
    </w:p>
    <w:p w14:paraId="3D1003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A62B7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如果上一时间点价格高出五天平均价</w:t>
      </w:r>
      <w:r w:rsidRPr="005E7B64">
        <w:rPr>
          <w:rFonts w:ascii="Source Code Pro" w:eastAsia="宋体" w:hAnsi="Source Code Pro" w:cs="宋体"/>
          <w:color w:val="888888"/>
          <w:kern w:val="0"/>
          <w:sz w:val="24"/>
          <w:szCs w:val="24"/>
          <w:shd w:val="clear" w:color="auto" w:fill="F0F0F0"/>
          <w14:ligatures w14:val="none"/>
        </w:rPr>
        <w:t xml:space="preserve">1%, </w:t>
      </w:r>
      <w:r w:rsidRPr="005E7B64">
        <w:rPr>
          <w:rFonts w:ascii="Source Code Pro" w:eastAsia="宋体" w:hAnsi="Source Code Pro" w:cs="宋体"/>
          <w:color w:val="888888"/>
          <w:kern w:val="0"/>
          <w:sz w:val="24"/>
          <w:szCs w:val="24"/>
          <w:shd w:val="clear" w:color="auto" w:fill="F0F0F0"/>
          <w14:ligatures w14:val="none"/>
        </w:rPr>
        <w:t>则全仓买入</w:t>
      </w:r>
    </w:p>
    <w:p w14:paraId="283750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current_price &gt; </w:t>
      </w:r>
      <w:r w:rsidRPr="005E7B64">
        <w:rPr>
          <w:rFonts w:ascii="Source Code Pro" w:eastAsia="宋体" w:hAnsi="Source Code Pro" w:cs="宋体"/>
          <w:color w:val="008800"/>
          <w:kern w:val="0"/>
          <w:sz w:val="24"/>
          <w:szCs w:val="24"/>
          <w:shd w:val="clear" w:color="auto" w:fill="F0F0F0"/>
          <w14:ligatures w14:val="none"/>
        </w:rPr>
        <w:t>1.01</w:t>
      </w:r>
      <w:r w:rsidRPr="005E7B64">
        <w:rPr>
          <w:rFonts w:ascii="Source Code Pro" w:eastAsia="宋体" w:hAnsi="Source Code Pro" w:cs="宋体"/>
          <w:color w:val="000000"/>
          <w:kern w:val="0"/>
          <w:sz w:val="24"/>
          <w:szCs w:val="24"/>
          <w:shd w:val="clear" w:color="auto" w:fill="F0F0F0"/>
          <w14:ligatures w14:val="none"/>
        </w:rPr>
        <w:t>*MA5:</w:t>
      </w:r>
    </w:p>
    <w:p w14:paraId="6D2192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用所有</w:t>
      </w:r>
      <w:r w:rsidRPr="005E7B64">
        <w:rPr>
          <w:rFonts w:ascii="Source Code Pro" w:eastAsia="宋体" w:hAnsi="Source Code Pro" w:cs="宋体"/>
          <w:color w:val="888888"/>
          <w:kern w:val="0"/>
          <w:sz w:val="24"/>
          <w:szCs w:val="24"/>
          <w:shd w:val="clear" w:color="auto" w:fill="F0F0F0"/>
          <w14:ligatures w14:val="none"/>
        </w:rPr>
        <w:t xml:space="preserve"> cash </w:t>
      </w:r>
      <w:r w:rsidRPr="005E7B64">
        <w:rPr>
          <w:rFonts w:ascii="Source Code Pro" w:eastAsia="宋体" w:hAnsi="Source Code Pro" w:cs="宋体"/>
          <w:color w:val="888888"/>
          <w:kern w:val="0"/>
          <w:sz w:val="24"/>
          <w:szCs w:val="24"/>
          <w:shd w:val="clear" w:color="auto" w:fill="F0F0F0"/>
          <w14:ligatures w14:val="none"/>
        </w:rPr>
        <w:t>买入股票</w:t>
      </w:r>
    </w:p>
    <w:p w14:paraId="3BED78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cash)</w:t>
      </w:r>
    </w:p>
    <w:p w14:paraId="2033EC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记录这次买入</w:t>
      </w:r>
    </w:p>
    <w:p w14:paraId="030531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794EF2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如果上一时间点价格低于五天平均价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则空仓卖出</w:t>
      </w:r>
    </w:p>
    <w:p w14:paraId="64BD6E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current_price &lt; MA5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.positions[security].closeable_amount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524B38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卖出所有股票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使这只股票的最终持有量为</w:t>
      </w:r>
      <w:r w:rsidRPr="005E7B64">
        <w:rPr>
          <w:rFonts w:ascii="Source Code Pro" w:eastAsia="宋体" w:hAnsi="Source Code Pro" w:cs="宋体"/>
          <w:color w:val="888888"/>
          <w:kern w:val="0"/>
          <w:sz w:val="24"/>
          <w:szCs w:val="24"/>
          <w:shd w:val="clear" w:color="auto" w:fill="F0F0F0"/>
          <w14:ligatures w14:val="none"/>
        </w:rPr>
        <w:t>0</w:t>
      </w:r>
    </w:p>
    <w:p w14:paraId="2AB8624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7E9E54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记录这次卖出</w:t>
      </w:r>
    </w:p>
    <w:p w14:paraId="1B1784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7044C60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画出上一时间点价格</w:t>
      </w:r>
    </w:p>
    <w:p w14:paraId="196CD1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record(stock_price=current_price)</w:t>
      </w:r>
    </w:p>
    <w:p w14:paraId="7EA86480"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策略引擎介绍</w:t>
      </w:r>
    </w:p>
    <w:p w14:paraId="1D24778A"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安全</w:t>
      </w:r>
    </w:p>
    <w:p w14:paraId="1B0AB87C" w14:textId="77777777" w:rsidR="005E7B64" w:rsidRPr="005E7B64" w:rsidRDefault="005E7B64" w:rsidP="005E7B64">
      <w:pPr>
        <w:widowControl/>
        <w:numPr>
          <w:ilvl w:val="0"/>
          <w:numId w:val="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保证您的策略安全是我们的第一要务</w:t>
      </w:r>
    </w:p>
    <w:p w14:paraId="05542E3D" w14:textId="77777777" w:rsidR="005E7B64" w:rsidRPr="005E7B64" w:rsidRDefault="005E7B64" w:rsidP="005E7B64">
      <w:pPr>
        <w:widowControl/>
        <w:numPr>
          <w:ilvl w:val="0"/>
          <w:numId w:val="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在您使用我们网站的过程中</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我们全程使用</w:t>
      </w:r>
      <w:r w:rsidRPr="005E7B64">
        <w:rPr>
          <w:rFonts w:ascii="Segoe UI" w:eastAsia="宋体" w:hAnsi="Segoe UI" w:cs="Segoe UI"/>
          <w:color w:val="333333"/>
          <w:kern w:val="0"/>
          <w:sz w:val="24"/>
          <w:szCs w:val="24"/>
          <w14:ligatures w14:val="none"/>
        </w:rPr>
        <w:t>https</w:t>
      </w:r>
      <w:r w:rsidRPr="005E7B64">
        <w:rPr>
          <w:rFonts w:ascii="Segoe UI" w:eastAsia="宋体" w:hAnsi="Segoe UI" w:cs="Segoe UI"/>
          <w:color w:val="333333"/>
          <w:kern w:val="0"/>
          <w:sz w:val="24"/>
          <w:szCs w:val="24"/>
          <w14:ligatures w14:val="none"/>
        </w:rPr>
        <w:t>传输</w:t>
      </w:r>
    </w:p>
    <w:p w14:paraId="097E8EB0" w14:textId="77777777" w:rsidR="005E7B64" w:rsidRPr="005E7B64" w:rsidRDefault="005E7B64" w:rsidP="005E7B64">
      <w:pPr>
        <w:widowControl/>
        <w:numPr>
          <w:ilvl w:val="0"/>
          <w:numId w:val="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策略会加密存储在数据库</w:t>
      </w:r>
    </w:p>
    <w:p w14:paraId="5734B613" w14:textId="77777777" w:rsidR="005E7B64" w:rsidRPr="005E7B64" w:rsidRDefault="005E7B64" w:rsidP="005E7B64">
      <w:pPr>
        <w:widowControl/>
        <w:numPr>
          <w:ilvl w:val="0"/>
          <w:numId w:val="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请不要在其他</w:t>
      </w:r>
      <w:proofErr w:type="gramStart"/>
      <w:r w:rsidRPr="005E7B64">
        <w:rPr>
          <w:rFonts w:ascii="Segoe UI" w:eastAsia="宋体" w:hAnsi="Segoe UI" w:cs="Segoe UI"/>
          <w:color w:val="333333"/>
          <w:kern w:val="0"/>
          <w:sz w:val="24"/>
          <w:szCs w:val="24"/>
          <w14:ligatures w14:val="none"/>
        </w:rPr>
        <w:t>非聚宽平台登录聚宽账号</w:t>
      </w:r>
      <w:proofErr w:type="gramEnd"/>
      <w:r w:rsidRPr="005E7B64">
        <w:rPr>
          <w:rFonts w:ascii="Segoe UI" w:eastAsia="宋体" w:hAnsi="Segoe UI" w:cs="Segoe UI"/>
          <w:color w:val="333333"/>
          <w:kern w:val="0"/>
          <w:sz w:val="24"/>
          <w:szCs w:val="24"/>
          <w14:ligatures w14:val="none"/>
        </w:rPr>
        <w:t>。</w:t>
      </w:r>
    </w:p>
    <w:p w14:paraId="1C39E353" w14:textId="77777777" w:rsidR="005E7B64" w:rsidRPr="005E7B64" w:rsidRDefault="005E7B64" w:rsidP="005E7B64">
      <w:pPr>
        <w:widowControl/>
        <w:numPr>
          <w:ilvl w:val="0"/>
          <w:numId w:val="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回测时您的策略会在一个安全的进程中执行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我们使用了进程隔离的方案来确保系统不会被任何用户的代码攻击</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每个用户的代码都运行在一个有很强限制的进程中</w:t>
      </w:r>
      <w:r w:rsidRPr="005E7B64">
        <w:rPr>
          <w:rFonts w:ascii="Segoe UI" w:eastAsia="宋体" w:hAnsi="Segoe UI" w:cs="Segoe UI"/>
          <w:color w:val="333333"/>
          <w:kern w:val="0"/>
          <w:sz w:val="24"/>
          <w:szCs w:val="24"/>
          <w14:ligatures w14:val="none"/>
        </w:rPr>
        <w:t>:</w:t>
      </w:r>
    </w:p>
    <w:p w14:paraId="73D2BA9F" w14:textId="77777777" w:rsidR="005E7B64" w:rsidRPr="005E7B64" w:rsidRDefault="005E7B64" w:rsidP="005E7B64">
      <w:pPr>
        <w:widowControl/>
        <w:numPr>
          <w:ilvl w:val="0"/>
          <w:numId w:val="4"/>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只能读指定的一些</w:t>
      </w:r>
      <w:r w:rsidRPr="005E7B64">
        <w:rPr>
          <w:rFonts w:ascii="Segoe UI" w:eastAsia="宋体" w:hAnsi="Segoe UI" w:cs="Segoe UI"/>
          <w:color w:val="333333"/>
          <w:kern w:val="0"/>
          <w:sz w:val="24"/>
          <w:szCs w:val="24"/>
          <w14:ligatures w14:val="none"/>
        </w:rPr>
        <w:t>python</w:t>
      </w:r>
      <w:r w:rsidRPr="005E7B64">
        <w:rPr>
          <w:rFonts w:ascii="Segoe UI" w:eastAsia="宋体" w:hAnsi="Segoe UI" w:cs="Segoe UI"/>
          <w:color w:val="333333"/>
          <w:kern w:val="0"/>
          <w:sz w:val="24"/>
          <w:szCs w:val="24"/>
          <w14:ligatures w14:val="none"/>
        </w:rPr>
        <w:t>库文件</w:t>
      </w:r>
    </w:p>
    <w:p w14:paraId="764E4CEF" w14:textId="77777777" w:rsidR="005E7B64" w:rsidRPr="005E7B64" w:rsidRDefault="005E7B64" w:rsidP="005E7B64">
      <w:pPr>
        <w:widowControl/>
        <w:numPr>
          <w:ilvl w:val="0"/>
          <w:numId w:val="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不能写和执行任何文件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如果您需要保存和读取私有文件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请看</w:t>
      </w:r>
      <w:hyperlink r:id="rId12" w:anchor="write_file" w:history="1">
        <w:r w:rsidRPr="005E7B64">
          <w:rPr>
            <w:rFonts w:ascii="Segoe UI" w:eastAsia="宋体" w:hAnsi="Segoe UI" w:cs="Segoe UI"/>
            <w:color w:val="0E90D2"/>
            <w:kern w:val="0"/>
            <w:sz w:val="24"/>
            <w:szCs w:val="24"/>
            <w:u w:val="single"/>
            <w14:ligatures w14:val="none"/>
          </w:rPr>
          <w:t>write_file</w:t>
        </w:r>
      </w:hyperlink>
      <w:r w:rsidRPr="005E7B64">
        <w:rPr>
          <w:rFonts w:ascii="Segoe UI" w:eastAsia="宋体" w:hAnsi="Segoe UI" w:cs="Segoe UI"/>
          <w:color w:val="333333"/>
          <w:kern w:val="0"/>
          <w:sz w:val="24"/>
          <w:szCs w:val="24"/>
          <w14:ligatures w14:val="none"/>
        </w:rPr>
        <w:t>/</w:t>
      </w:r>
      <w:hyperlink r:id="rId13" w:anchor="read_file" w:history="1">
        <w:r w:rsidRPr="005E7B64">
          <w:rPr>
            <w:rFonts w:ascii="Segoe UI" w:eastAsia="宋体" w:hAnsi="Segoe UI" w:cs="Segoe UI"/>
            <w:color w:val="0E90D2"/>
            <w:kern w:val="0"/>
            <w:sz w:val="24"/>
            <w:szCs w:val="24"/>
            <w:u w:val="single"/>
            <w14:ligatures w14:val="none"/>
          </w:rPr>
          <w:t>read_file</w:t>
        </w:r>
      </w:hyperlink>
    </w:p>
    <w:p w14:paraId="34EA71AC" w14:textId="77777777" w:rsidR="005E7B64" w:rsidRPr="005E7B64" w:rsidRDefault="005E7B64" w:rsidP="005E7B64">
      <w:pPr>
        <w:widowControl/>
        <w:numPr>
          <w:ilvl w:val="0"/>
          <w:numId w:val="4"/>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限制了</w:t>
      </w:r>
      <w:r w:rsidRPr="005E7B64">
        <w:rPr>
          <w:rFonts w:ascii="Segoe UI" w:eastAsia="宋体" w:hAnsi="Segoe UI" w:cs="Segoe UI"/>
          <w:color w:val="333333"/>
          <w:kern w:val="0"/>
          <w:sz w:val="24"/>
          <w:szCs w:val="24"/>
          <w14:ligatures w14:val="none"/>
        </w:rPr>
        <w:t>cpu</w:t>
      </w:r>
      <w:r w:rsidRPr="005E7B64">
        <w:rPr>
          <w:rFonts w:ascii="Segoe UI" w:eastAsia="宋体" w:hAnsi="Segoe UI" w:cs="Segoe UI"/>
          <w:color w:val="333333"/>
          <w:kern w:val="0"/>
          <w:sz w:val="24"/>
          <w:szCs w:val="24"/>
          <w14:ligatures w14:val="none"/>
        </w:rPr>
        <w:t>和内存</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堆栈的使用，当使用多核时，</w:t>
      </w:r>
      <w:proofErr w:type="gramStart"/>
      <w:r w:rsidRPr="005E7B64">
        <w:rPr>
          <w:rFonts w:ascii="Segoe UI" w:eastAsia="宋体" w:hAnsi="Segoe UI" w:cs="Segoe UI"/>
          <w:color w:val="333333"/>
          <w:kern w:val="0"/>
          <w:sz w:val="24"/>
          <w:szCs w:val="24"/>
          <w14:ligatures w14:val="none"/>
        </w:rPr>
        <w:t>回测耗时</w:t>
      </w:r>
      <w:proofErr w:type="gramEnd"/>
      <w:r w:rsidRPr="005E7B64">
        <w:rPr>
          <w:rFonts w:ascii="Segoe UI" w:eastAsia="宋体" w:hAnsi="Segoe UI" w:cs="Segoe UI"/>
          <w:color w:val="333333"/>
          <w:kern w:val="0"/>
          <w:sz w:val="24"/>
          <w:szCs w:val="24"/>
          <w14:ligatures w14:val="none"/>
        </w:rPr>
        <w:t>按</w:t>
      </w:r>
      <w:r w:rsidRPr="005E7B64">
        <w:rPr>
          <w:rFonts w:ascii="Segoe UI" w:eastAsia="宋体" w:hAnsi="Segoe UI" w:cs="Segoe UI"/>
          <w:color w:val="333333"/>
          <w:kern w:val="0"/>
          <w:sz w:val="24"/>
          <w:szCs w:val="24"/>
          <w14:ligatures w14:val="none"/>
        </w:rPr>
        <w:t>CPU</w:t>
      </w:r>
      <w:r w:rsidRPr="005E7B64">
        <w:rPr>
          <w:rFonts w:ascii="Segoe UI" w:eastAsia="宋体" w:hAnsi="Segoe UI" w:cs="Segoe UI"/>
          <w:color w:val="333333"/>
          <w:kern w:val="0"/>
          <w:sz w:val="24"/>
          <w:szCs w:val="24"/>
          <w14:ligatures w14:val="none"/>
        </w:rPr>
        <w:t>占用耗时计算</w:t>
      </w:r>
    </w:p>
    <w:p w14:paraId="2117AF46" w14:textId="77777777" w:rsidR="005E7B64" w:rsidRPr="005E7B64" w:rsidRDefault="005E7B64" w:rsidP="005E7B64">
      <w:pPr>
        <w:widowControl/>
        <w:numPr>
          <w:ilvl w:val="0"/>
          <w:numId w:val="4"/>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可以访问网络</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但是对带宽做了限制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下载最大带宽为</w:t>
      </w:r>
      <w:r w:rsidRPr="005E7B64">
        <w:rPr>
          <w:rFonts w:ascii="Segoe UI" w:eastAsia="宋体" w:hAnsi="Segoe UI" w:cs="Segoe UI"/>
          <w:color w:val="333333"/>
          <w:kern w:val="0"/>
          <w:sz w:val="24"/>
          <w:szCs w:val="24"/>
          <w14:ligatures w14:val="none"/>
        </w:rPr>
        <w:t xml:space="preserve">500Kbps, </w:t>
      </w:r>
      <w:r w:rsidRPr="005E7B64">
        <w:rPr>
          <w:rFonts w:ascii="Segoe UI" w:eastAsia="宋体" w:hAnsi="Segoe UI" w:cs="Segoe UI"/>
          <w:color w:val="333333"/>
          <w:kern w:val="0"/>
          <w:sz w:val="24"/>
          <w:szCs w:val="24"/>
          <w14:ligatures w14:val="none"/>
        </w:rPr>
        <w:t>上传带宽为</w:t>
      </w:r>
      <w:r w:rsidRPr="005E7B64">
        <w:rPr>
          <w:rFonts w:ascii="Segoe UI" w:eastAsia="宋体" w:hAnsi="Segoe UI" w:cs="Segoe UI"/>
          <w:color w:val="333333"/>
          <w:kern w:val="0"/>
          <w:sz w:val="24"/>
          <w:szCs w:val="24"/>
          <w14:ligatures w14:val="none"/>
        </w:rPr>
        <w:t>10Kbps</w:t>
      </w:r>
    </w:p>
    <w:p w14:paraId="24ABD777" w14:textId="77777777" w:rsidR="005E7B64" w:rsidRPr="005E7B64" w:rsidRDefault="005E7B64" w:rsidP="005E7B64">
      <w:pPr>
        <w:widowControl/>
        <w:numPr>
          <w:ilvl w:val="0"/>
          <w:numId w:val="4"/>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有严格的超时机制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超过</w:t>
      </w:r>
      <w:r w:rsidRPr="005E7B64">
        <w:rPr>
          <w:rFonts w:ascii="Segoe UI" w:eastAsia="宋体" w:hAnsi="Segoe UI" w:cs="Segoe UI"/>
          <w:color w:val="333333"/>
          <w:kern w:val="0"/>
          <w:sz w:val="24"/>
          <w:szCs w:val="24"/>
          <w14:ligatures w14:val="none"/>
        </w:rPr>
        <w:t>30</w:t>
      </w:r>
      <w:r w:rsidRPr="005E7B64">
        <w:rPr>
          <w:rFonts w:ascii="Segoe UI" w:eastAsia="宋体" w:hAnsi="Segoe UI" w:cs="Segoe UI"/>
          <w:color w:val="333333"/>
          <w:kern w:val="0"/>
          <w:sz w:val="24"/>
          <w:szCs w:val="24"/>
          <w14:ligatures w14:val="none"/>
        </w:rPr>
        <w:t>分钟则立即停止运行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对于</w:t>
      </w:r>
      <w:proofErr w:type="gramStart"/>
      <w:r w:rsidRPr="005E7B64">
        <w:rPr>
          <w:rFonts w:ascii="Segoe UI" w:eastAsia="宋体" w:hAnsi="Segoe UI" w:cs="Segoe UI"/>
          <w:color w:val="333333"/>
          <w:kern w:val="0"/>
          <w:sz w:val="24"/>
          <w:szCs w:val="24"/>
          <w14:ligatures w14:val="none"/>
        </w:rPr>
        <w:t>读取回测所</w:t>
      </w:r>
      <w:proofErr w:type="gramEnd"/>
      <w:r w:rsidRPr="005E7B64">
        <w:rPr>
          <w:rFonts w:ascii="Segoe UI" w:eastAsia="宋体" w:hAnsi="Segoe UI" w:cs="Segoe UI"/>
          <w:color w:val="333333"/>
          <w:kern w:val="0"/>
          <w:sz w:val="24"/>
          <w:szCs w:val="24"/>
          <w14:ligatures w14:val="none"/>
        </w:rPr>
        <w:t>需要的数据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和</w:t>
      </w:r>
      <w:proofErr w:type="gramStart"/>
      <w:r w:rsidRPr="005E7B64">
        <w:rPr>
          <w:rFonts w:ascii="Segoe UI" w:eastAsia="宋体" w:hAnsi="Segoe UI" w:cs="Segoe UI"/>
          <w:color w:val="333333"/>
          <w:kern w:val="0"/>
          <w:sz w:val="24"/>
          <w:szCs w:val="24"/>
          <w14:ligatures w14:val="none"/>
        </w:rPr>
        <w:t>输出回测</w:t>
      </w:r>
      <w:proofErr w:type="gramEnd"/>
      <w:r w:rsidRPr="005E7B64">
        <w:rPr>
          <w:rFonts w:ascii="Segoe UI" w:eastAsia="宋体" w:hAnsi="Segoe UI" w:cs="Segoe UI"/>
          <w:color w:val="333333"/>
          <w:kern w:val="0"/>
          <w:sz w:val="24"/>
          <w:szCs w:val="24"/>
          <w14:ligatures w14:val="none"/>
        </w:rPr>
        <w:t>结果</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我们使用一个辅助进程来帮它完成</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两者之间通过管道连接</w:t>
      </w:r>
      <w:r w:rsidRPr="005E7B64">
        <w:rPr>
          <w:rFonts w:ascii="Segoe UI" w:eastAsia="宋体" w:hAnsi="Segoe UI" w:cs="Segoe UI"/>
          <w:color w:val="333333"/>
          <w:kern w:val="0"/>
          <w:sz w:val="24"/>
          <w:szCs w:val="24"/>
          <w14:ligatures w14:val="none"/>
        </w:rPr>
        <w:t>.</w:t>
      </w:r>
    </w:p>
    <w:p w14:paraId="6F75AB32" w14:textId="77777777" w:rsidR="005E7B64" w:rsidRPr="005E7B64" w:rsidRDefault="005E7B64" w:rsidP="005E7B64">
      <w:pPr>
        <w:widowControl/>
        <w:shd w:val="clear" w:color="auto" w:fill="FFFFFF"/>
        <w:spacing w:after="264"/>
        <w:ind w:left="72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我们使用了</w:t>
      </w:r>
      <w:r w:rsidRPr="005E7B64">
        <w:rPr>
          <w:rFonts w:ascii="Segoe UI" w:eastAsia="宋体" w:hAnsi="Segoe UI" w:cs="Segoe UI"/>
          <w:color w:val="333333"/>
          <w:kern w:val="0"/>
          <w:sz w:val="24"/>
          <w:szCs w:val="24"/>
          <w14:ligatures w14:val="none"/>
        </w:rPr>
        <w:t>linux</w:t>
      </w:r>
      <w:r w:rsidRPr="005E7B64">
        <w:rPr>
          <w:rFonts w:ascii="Segoe UI" w:eastAsia="宋体" w:hAnsi="Segoe UI" w:cs="Segoe UI"/>
          <w:color w:val="333333"/>
          <w:kern w:val="0"/>
          <w:sz w:val="24"/>
          <w:szCs w:val="24"/>
          <w14:ligatures w14:val="none"/>
        </w:rPr>
        <w:t>内核级别的</w:t>
      </w:r>
      <w:r w:rsidRPr="005E7B64">
        <w:rPr>
          <w:rFonts w:ascii="Segoe UI" w:eastAsia="宋体" w:hAnsi="Segoe UI" w:cs="Segoe UI"/>
          <w:color w:val="333333"/>
          <w:kern w:val="0"/>
          <w:sz w:val="24"/>
          <w:szCs w:val="24"/>
          <w14:ligatures w14:val="none"/>
        </w:rPr>
        <w:t>apparmer</w:t>
      </w:r>
      <w:r w:rsidRPr="005E7B64">
        <w:rPr>
          <w:rFonts w:ascii="Segoe UI" w:eastAsia="宋体" w:hAnsi="Segoe UI" w:cs="Segoe UI"/>
          <w:color w:val="333333"/>
          <w:kern w:val="0"/>
          <w:sz w:val="24"/>
          <w:szCs w:val="24"/>
          <w14:ligatures w14:val="none"/>
        </w:rPr>
        <w:t>技术来实现这一点</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有了这些限制我们确保了任何用户不能侵入我们的系统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更别提盗取他人的策略了</w:t>
      </w:r>
      <w:r w:rsidRPr="005E7B64">
        <w:rPr>
          <w:rFonts w:ascii="Segoe UI" w:eastAsia="宋体" w:hAnsi="Segoe UI" w:cs="Segoe UI"/>
          <w:color w:val="333333"/>
          <w:kern w:val="0"/>
          <w:sz w:val="24"/>
          <w:szCs w:val="24"/>
          <w14:ligatures w14:val="none"/>
        </w:rPr>
        <w:t>.</w:t>
      </w:r>
    </w:p>
    <w:p w14:paraId="10359B7F"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数据</w:t>
      </w:r>
    </w:p>
    <w:p w14:paraId="739B1433"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股票数据：我们拥有所有</w:t>
      </w:r>
      <w:r w:rsidRPr="005E7B64">
        <w:rPr>
          <w:rFonts w:ascii="Segoe UI" w:eastAsia="宋体" w:hAnsi="Segoe UI" w:cs="Segoe UI"/>
          <w:color w:val="333333"/>
          <w:kern w:val="0"/>
          <w:sz w:val="24"/>
          <w:szCs w:val="24"/>
          <w14:ligatures w14:val="none"/>
        </w:rPr>
        <w:t>A</w:t>
      </w:r>
      <w:r w:rsidRPr="005E7B64">
        <w:rPr>
          <w:rFonts w:ascii="Segoe UI" w:eastAsia="宋体" w:hAnsi="Segoe UI" w:cs="Segoe UI"/>
          <w:color w:val="333333"/>
          <w:kern w:val="0"/>
          <w:sz w:val="24"/>
          <w:szCs w:val="24"/>
          <w14:ligatures w14:val="none"/>
        </w:rPr>
        <w:t>股上市公司</w:t>
      </w:r>
      <w:r w:rsidRPr="005E7B64">
        <w:rPr>
          <w:rFonts w:ascii="Segoe UI" w:eastAsia="宋体" w:hAnsi="Segoe UI" w:cs="Segoe UI"/>
          <w:color w:val="333333"/>
          <w:kern w:val="0"/>
          <w:sz w:val="24"/>
          <w:szCs w:val="24"/>
          <w14:ligatures w14:val="none"/>
        </w:rPr>
        <w:t>2005</w:t>
      </w:r>
      <w:r w:rsidRPr="005E7B64">
        <w:rPr>
          <w:rFonts w:ascii="Segoe UI" w:eastAsia="宋体" w:hAnsi="Segoe UI" w:cs="Segoe UI"/>
          <w:color w:val="333333"/>
          <w:kern w:val="0"/>
          <w:sz w:val="24"/>
          <w:szCs w:val="24"/>
          <w14:ligatures w14:val="none"/>
        </w:rPr>
        <w:t>年以来的</w:t>
      </w:r>
      <w:hyperlink r:id="rId14" w:anchor="%E8%8E%B7%E5%8F%96%E8%82%A1%E7%A5%A8%E6%95%B0%E6%8D%AE" w:history="1">
        <w:r w:rsidRPr="005E7B64">
          <w:rPr>
            <w:rFonts w:ascii="Segoe UI" w:eastAsia="宋体" w:hAnsi="Segoe UI" w:cs="Segoe UI"/>
            <w:color w:val="0E90D2"/>
            <w:kern w:val="0"/>
            <w:sz w:val="24"/>
            <w:szCs w:val="24"/>
            <w:u w:val="single"/>
            <w14:ligatures w14:val="none"/>
          </w:rPr>
          <w:t>股票行情数据</w:t>
        </w:r>
      </w:hyperlink>
      <w:r w:rsidRPr="005E7B64">
        <w:rPr>
          <w:rFonts w:ascii="Segoe UI" w:eastAsia="宋体" w:hAnsi="Segoe UI" w:cs="Segoe UI"/>
          <w:color w:val="333333"/>
          <w:kern w:val="0"/>
          <w:sz w:val="24"/>
          <w:szCs w:val="24"/>
          <w14:ligatures w14:val="none"/>
        </w:rPr>
        <w:t>、</w:t>
      </w:r>
      <w:hyperlink r:id="rId15" w:anchor="%E8%8E%B7%E5%8F%96%E5%8D%95%E5%AD%A3%E5%BA%A6%E5%B9%B4%E5%BA%A6%E8%B4%A2%E5%8A%A1%E6%95%B0%E6%8D%AE" w:history="1">
        <w:r w:rsidRPr="005E7B64">
          <w:rPr>
            <w:rFonts w:ascii="Segoe UI" w:eastAsia="宋体" w:hAnsi="Segoe UI" w:cs="Segoe UI"/>
            <w:color w:val="0E90D2"/>
            <w:kern w:val="0"/>
            <w:sz w:val="24"/>
            <w:szCs w:val="24"/>
            <w:u w:val="single"/>
            <w14:ligatures w14:val="none"/>
          </w:rPr>
          <w:t>财务数据</w:t>
        </w:r>
      </w:hyperlink>
      <w:r w:rsidRPr="005E7B64">
        <w:rPr>
          <w:rFonts w:ascii="Segoe UI" w:eastAsia="宋体" w:hAnsi="Segoe UI" w:cs="Segoe UI"/>
          <w:color w:val="333333"/>
          <w:kern w:val="0"/>
          <w:sz w:val="24"/>
          <w:szCs w:val="24"/>
          <w14:ligatures w14:val="none"/>
        </w:rPr>
        <w:t>、</w:t>
      </w:r>
      <w:hyperlink r:id="rId16" w:anchor="%E4%B8%8A%E5%B8%82%E5%85%AC%E5%8F%B8%E6%A6%82%E5%86%B5" w:history="1">
        <w:r w:rsidRPr="005E7B64">
          <w:rPr>
            <w:rFonts w:ascii="Segoe UI" w:eastAsia="宋体" w:hAnsi="Segoe UI" w:cs="Segoe UI"/>
            <w:color w:val="0E90D2"/>
            <w:kern w:val="0"/>
            <w:sz w:val="24"/>
            <w:szCs w:val="24"/>
            <w:u w:val="single"/>
            <w14:ligatures w14:val="none"/>
          </w:rPr>
          <w:t>上市公司基本信息</w:t>
        </w:r>
      </w:hyperlink>
      <w:r w:rsidRPr="005E7B64">
        <w:rPr>
          <w:rFonts w:ascii="Segoe UI" w:eastAsia="宋体" w:hAnsi="Segoe UI" w:cs="Segoe UI"/>
          <w:color w:val="333333"/>
          <w:kern w:val="0"/>
          <w:sz w:val="24"/>
          <w:szCs w:val="24"/>
          <w14:ligatures w14:val="none"/>
        </w:rPr>
        <w:t>、</w:t>
      </w:r>
      <w:hyperlink r:id="rId17" w:anchor="%E8%8E%B7%E5%8F%96%E8%9E%8D%E8%B5%84%E8%9E%8D%E5%88%B8%E6%A0%87%E7%9A%84%E5%88%97%E8%A1%A8" w:history="1">
        <w:r w:rsidRPr="005E7B64">
          <w:rPr>
            <w:rFonts w:ascii="Segoe UI" w:eastAsia="宋体" w:hAnsi="Segoe UI" w:cs="Segoe UI"/>
            <w:color w:val="0E90D2"/>
            <w:kern w:val="0"/>
            <w:sz w:val="24"/>
            <w:szCs w:val="24"/>
            <w:u w:val="single"/>
            <w14:ligatures w14:val="none"/>
          </w:rPr>
          <w:t>融资融券信息</w:t>
        </w:r>
      </w:hyperlink>
      <w:r w:rsidRPr="005E7B64">
        <w:rPr>
          <w:rFonts w:ascii="Segoe UI" w:eastAsia="宋体" w:hAnsi="Segoe UI" w:cs="Segoe UI"/>
          <w:color w:val="333333"/>
          <w:kern w:val="0"/>
          <w:sz w:val="24"/>
          <w:szCs w:val="24"/>
          <w14:ligatures w14:val="none"/>
        </w:rPr>
        <w:t>等。为了避免幸存者偏差，我们包括了已经退市的股票数据。其中</w:t>
      </w:r>
      <w:r w:rsidRPr="005E7B64">
        <w:rPr>
          <w:rFonts w:ascii="Segoe UI" w:eastAsia="宋体" w:hAnsi="Segoe UI" w:cs="Segoe UI"/>
          <w:color w:val="333333"/>
          <w:kern w:val="0"/>
          <w:sz w:val="24"/>
          <w:szCs w:val="24"/>
          <w14:ligatures w14:val="none"/>
        </w:rPr>
        <w:t>volume</w:t>
      </w:r>
      <w:r w:rsidRPr="005E7B64">
        <w:rPr>
          <w:rFonts w:ascii="Segoe UI" w:eastAsia="宋体" w:hAnsi="Segoe UI" w:cs="Segoe UI"/>
          <w:color w:val="333333"/>
          <w:kern w:val="0"/>
          <w:sz w:val="24"/>
          <w:szCs w:val="24"/>
          <w14:ligatures w14:val="none"/>
        </w:rPr>
        <w:t>（成交量）字段单位是股。</w:t>
      </w:r>
    </w:p>
    <w:p w14:paraId="1F62EA28"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基金数据：我们目前提供了</w:t>
      </w:r>
      <w:r w:rsidRPr="005E7B64">
        <w:rPr>
          <w:rFonts w:ascii="Segoe UI" w:eastAsia="宋体" w:hAnsi="Segoe UI" w:cs="Segoe UI"/>
          <w:color w:val="333333"/>
          <w:kern w:val="0"/>
          <w:sz w:val="24"/>
          <w:szCs w:val="24"/>
          <w14:ligatures w14:val="none"/>
        </w:rPr>
        <w:t>600</w:t>
      </w:r>
      <w:r w:rsidRPr="005E7B64">
        <w:rPr>
          <w:rFonts w:ascii="Segoe UI" w:eastAsia="宋体" w:hAnsi="Segoe UI" w:cs="Segoe UI"/>
          <w:color w:val="333333"/>
          <w:kern w:val="0"/>
          <w:sz w:val="24"/>
          <w:szCs w:val="24"/>
          <w14:ligatures w14:val="none"/>
        </w:rPr>
        <w:t>多种在交易所上市的基金的行情、净值等数据，包含</w:t>
      </w:r>
      <w:r w:rsidRPr="005E7B64">
        <w:rPr>
          <w:rFonts w:ascii="Segoe UI" w:eastAsia="宋体" w:hAnsi="Segoe UI" w:cs="Segoe UI"/>
          <w:color w:val="333333"/>
          <w:kern w:val="0"/>
          <w:sz w:val="24"/>
          <w:szCs w:val="24"/>
          <w14:ligatures w14:val="none"/>
        </w:rPr>
        <w:t>ETF</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LOF</w:t>
      </w:r>
      <w:r w:rsidRPr="005E7B64">
        <w:rPr>
          <w:rFonts w:ascii="Segoe UI" w:eastAsia="宋体" w:hAnsi="Segoe UI" w:cs="Segoe UI"/>
          <w:color w:val="333333"/>
          <w:kern w:val="0"/>
          <w:sz w:val="24"/>
          <w:szCs w:val="24"/>
          <w14:ligatures w14:val="none"/>
        </w:rPr>
        <w:t>、分级</w:t>
      </w:r>
      <w:r w:rsidRPr="005E7B64">
        <w:rPr>
          <w:rFonts w:ascii="Segoe UI" w:eastAsia="宋体" w:hAnsi="Segoe UI" w:cs="Segoe UI"/>
          <w:color w:val="333333"/>
          <w:kern w:val="0"/>
          <w:sz w:val="24"/>
          <w:szCs w:val="24"/>
          <w14:ligatures w14:val="none"/>
        </w:rPr>
        <w:t>A/B</w:t>
      </w:r>
      <w:r w:rsidRPr="005E7B64">
        <w:rPr>
          <w:rFonts w:ascii="Segoe UI" w:eastAsia="宋体" w:hAnsi="Segoe UI" w:cs="Segoe UI"/>
          <w:color w:val="333333"/>
          <w:kern w:val="0"/>
          <w:sz w:val="24"/>
          <w:szCs w:val="24"/>
          <w14:ligatures w14:val="none"/>
        </w:rPr>
        <w:t>基金以及货币基金的完整的行情、净值数据等，请点击</w:t>
      </w:r>
      <w:hyperlink r:id="rId18" w:history="1">
        <w:r w:rsidRPr="005E7B64">
          <w:rPr>
            <w:rFonts w:ascii="Segoe UI" w:eastAsia="宋体" w:hAnsi="Segoe UI" w:cs="Segoe UI"/>
            <w:color w:val="0E90D2"/>
            <w:kern w:val="0"/>
            <w:sz w:val="24"/>
            <w:szCs w:val="24"/>
            <w:u w:val="single"/>
            <w14:ligatures w14:val="none"/>
          </w:rPr>
          <w:t>基金数据</w:t>
        </w:r>
      </w:hyperlink>
      <w:r w:rsidRPr="005E7B64">
        <w:rPr>
          <w:rFonts w:ascii="Segoe UI" w:eastAsia="宋体" w:hAnsi="Segoe UI" w:cs="Segoe UI"/>
          <w:color w:val="333333"/>
          <w:kern w:val="0"/>
          <w:sz w:val="24"/>
          <w:szCs w:val="24"/>
          <w14:ligatures w14:val="none"/>
        </w:rPr>
        <w:t>查看。</w:t>
      </w:r>
    </w:p>
    <w:p w14:paraId="30BDBD4D"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金融期货数据：我们提供中金所推出的所有</w:t>
      </w:r>
      <w:hyperlink r:id="rId19" w:history="1">
        <w:r w:rsidRPr="005E7B64">
          <w:rPr>
            <w:rFonts w:ascii="Segoe UI" w:eastAsia="宋体" w:hAnsi="Segoe UI" w:cs="Segoe UI"/>
            <w:color w:val="0E90D2"/>
            <w:kern w:val="0"/>
            <w:sz w:val="24"/>
            <w:szCs w:val="24"/>
            <w:u w:val="single"/>
            <w14:ligatures w14:val="none"/>
          </w:rPr>
          <w:t>金融期货产品</w:t>
        </w:r>
      </w:hyperlink>
      <w:r w:rsidRPr="005E7B64">
        <w:rPr>
          <w:rFonts w:ascii="Segoe UI" w:eastAsia="宋体" w:hAnsi="Segoe UI" w:cs="Segoe UI"/>
          <w:color w:val="333333"/>
          <w:kern w:val="0"/>
          <w:sz w:val="24"/>
          <w:szCs w:val="24"/>
          <w14:ligatures w14:val="none"/>
        </w:rPr>
        <w:t>的行情数据，并包含历史产品的数据。</w:t>
      </w:r>
    </w:p>
    <w:p w14:paraId="7A13F25C"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股票指数：我们支持近</w:t>
      </w:r>
      <w:r w:rsidRPr="005E7B64">
        <w:rPr>
          <w:rFonts w:ascii="Segoe UI" w:eastAsia="宋体" w:hAnsi="Segoe UI" w:cs="Segoe UI"/>
          <w:color w:val="333333"/>
          <w:kern w:val="0"/>
          <w:sz w:val="24"/>
          <w:szCs w:val="24"/>
          <w14:ligatures w14:val="none"/>
        </w:rPr>
        <w:t>600</w:t>
      </w:r>
      <w:r w:rsidRPr="005E7B64">
        <w:rPr>
          <w:rFonts w:ascii="Segoe UI" w:eastAsia="宋体" w:hAnsi="Segoe UI" w:cs="Segoe UI"/>
          <w:color w:val="333333"/>
          <w:kern w:val="0"/>
          <w:sz w:val="24"/>
          <w:szCs w:val="24"/>
          <w14:ligatures w14:val="none"/>
        </w:rPr>
        <w:t>种</w:t>
      </w:r>
      <w:hyperlink r:id="rId20" w:history="1">
        <w:r w:rsidRPr="005E7B64">
          <w:rPr>
            <w:rFonts w:ascii="Segoe UI" w:eastAsia="宋体" w:hAnsi="Segoe UI" w:cs="Segoe UI"/>
            <w:color w:val="0E90D2"/>
            <w:kern w:val="0"/>
            <w:sz w:val="24"/>
            <w:szCs w:val="24"/>
            <w:u w:val="single"/>
            <w14:ligatures w14:val="none"/>
          </w:rPr>
          <w:t>指数数据</w:t>
        </w:r>
      </w:hyperlink>
      <w:r w:rsidRPr="005E7B64">
        <w:rPr>
          <w:rFonts w:ascii="Segoe UI" w:eastAsia="宋体" w:hAnsi="Segoe UI" w:cs="Segoe UI"/>
          <w:color w:val="333333"/>
          <w:kern w:val="0"/>
          <w:sz w:val="24"/>
          <w:szCs w:val="24"/>
          <w14:ligatures w14:val="none"/>
        </w:rPr>
        <w:t>，包括指数的行情数据以及成分股数据。为了避免未来函数，我们支持获取历史任意时刻的指数成分股信息，具体见</w:t>
      </w:r>
      <w:hyperlink r:id="rId21" w:anchor="get_index_stocks" w:history="1">
        <w:r w:rsidRPr="005E7B64">
          <w:rPr>
            <w:rFonts w:ascii="Segoe UI" w:eastAsia="宋体" w:hAnsi="Segoe UI" w:cs="Segoe UI"/>
            <w:color w:val="0E90D2"/>
            <w:kern w:val="0"/>
            <w:sz w:val="24"/>
            <w:szCs w:val="24"/>
            <w:u w:val="single"/>
            <w14:ligatures w14:val="none"/>
          </w:rPr>
          <w:t>get_index_stocks</w:t>
        </w:r>
      </w:hyperlink>
      <w:r w:rsidRPr="005E7B64">
        <w:rPr>
          <w:rFonts w:ascii="Segoe UI" w:eastAsia="宋体" w:hAnsi="Segoe UI" w:cs="Segoe UI"/>
          <w:color w:val="333333"/>
          <w:kern w:val="0"/>
          <w:sz w:val="24"/>
          <w:szCs w:val="24"/>
          <w14:ligatures w14:val="none"/>
        </w:rPr>
        <w:t>。</w:t>
      </w:r>
    </w:p>
    <w:p w14:paraId="6A45A6E2"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行业板块：我们支持按行业、</w:t>
      </w:r>
      <w:proofErr w:type="gramStart"/>
      <w:r w:rsidRPr="005E7B64">
        <w:rPr>
          <w:rFonts w:ascii="Segoe UI" w:eastAsia="宋体" w:hAnsi="Segoe UI" w:cs="Segoe UI"/>
          <w:color w:val="333333"/>
          <w:kern w:val="0"/>
          <w:sz w:val="24"/>
          <w:szCs w:val="24"/>
          <w14:ligatures w14:val="none"/>
        </w:rPr>
        <w:t>按板块选</w:t>
      </w:r>
      <w:proofErr w:type="gramEnd"/>
      <w:r w:rsidRPr="005E7B64">
        <w:rPr>
          <w:rFonts w:ascii="Segoe UI" w:eastAsia="宋体" w:hAnsi="Segoe UI" w:cs="Segoe UI"/>
          <w:color w:val="333333"/>
          <w:kern w:val="0"/>
          <w:sz w:val="24"/>
          <w:szCs w:val="24"/>
          <w14:ligatures w14:val="none"/>
        </w:rPr>
        <w:t>股，具体见</w:t>
      </w:r>
      <w:hyperlink r:id="rId22" w:anchor="get_industry_stocks" w:history="1">
        <w:r w:rsidRPr="005E7B64">
          <w:rPr>
            <w:rFonts w:ascii="Segoe UI" w:eastAsia="宋体" w:hAnsi="Segoe UI" w:cs="Segoe UI"/>
            <w:color w:val="0E90D2"/>
            <w:kern w:val="0"/>
            <w:sz w:val="24"/>
            <w:szCs w:val="24"/>
            <w:u w:val="single"/>
            <w14:ligatures w14:val="none"/>
          </w:rPr>
          <w:t>get_industry_stocks</w:t>
        </w:r>
      </w:hyperlink>
    </w:p>
    <w:p w14:paraId="0D2028DC"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概念板块：我们支持按概念板块选股，具体见</w:t>
      </w:r>
      <w:hyperlink r:id="rId23" w:anchor="get_concept_stocks" w:history="1">
        <w:r w:rsidRPr="005E7B64">
          <w:rPr>
            <w:rFonts w:ascii="Segoe UI" w:eastAsia="宋体" w:hAnsi="Segoe UI" w:cs="Segoe UI"/>
            <w:color w:val="0E90D2"/>
            <w:kern w:val="0"/>
            <w:sz w:val="24"/>
            <w:szCs w:val="24"/>
            <w:u w:val="single"/>
            <w14:ligatures w14:val="none"/>
          </w:rPr>
          <w:t>get_concept_stocks</w:t>
        </w:r>
      </w:hyperlink>
    </w:p>
    <w:p w14:paraId="25CC43F5"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所有的行情数据我们均已处理</w:t>
      </w:r>
      <w:proofErr w:type="gramStart"/>
      <w:r w:rsidRPr="005E7B64">
        <w:rPr>
          <w:rFonts w:ascii="Segoe UI" w:eastAsia="宋体" w:hAnsi="Segoe UI" w:cs="Segoe UI"/>
          <w:color w:val="333333"/>
          <w:kern w:val="0"/>
          <w:sz w:val="24"/>
          <w:szCs w:val="24"/>
          <w14:ligatures w14:val="none"/>
        </w:rPr>
        <w:t>好前复权</w:t>
      </w:r>
      <w:proofErr w:type="gramEnd"/>
      <w:r w:rsidRPr="005E7B64">
        <w:rPr>
          <w:rFonts w:ascii="Segoe UI" w:eastAsia="宋体" w:hAnsi="Segoe UI" w:cs="Segoe UI"/>
          <w:color w:val="333333"/>
          <w:kern w:val="0"/>
          <w:sz w:val="24"/>
          <w:szCs w:val="24"/>
          <w14:ligatures w14:val="none"/>
        </w:rPr>
        <w:t>信息。</w:t>
      </w:r>
    </w:p>
    <w:p w14:paraId="2857E526"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我们当日</w:t>
      </w:r>
      <w:proofErr w:type="gramStart"/>
      <w:r w:rsidRPr="005E7B64">
        <w:rPr>
          <w:rFonts w:ascii="Segoe UI" w:eastAsia="宋体" w:hAnsi="Segoe UI" w:cs="Segoe UI"/>
          <w:color w:val="333333"/>
          <w:kern w:val="0"/>
          <w:sz w:val="24"/>
          <w:szCs w:val="24"/>
          <w14:ligatures w14:val="none"/>
        </w:rPr>
        <w:t>的回测数据</w:t>
      </w:r>
      <w:proofErr w:type="gramEnd"/>
      <w:r w:rsidRPr="005E7B64">
        <w:rPr>
          <w:rFonts w:ascii="Segoe UI" w:eastAsia="宋体" w:hAnsi="Segoe UI" w:cs="Segoe UI"/>
          <w:color w:val="333333"/>
          <w:kern w:val="0"/>
          <w:sz w:val="24"/>
          <w:szCs w:val="24"/>
          <w14:ligatures w14:val="none"/>
        </w:rPr>
        <w:t>会在收盘后通过多数据源进行校验，并在</w:t>
      </w:r>
      <w:r w:rsidRPr="005E7B64">
        <w:rPr>
          <w:rFonts w:ascii="Segoe UI" w:eastAsia="宋体" w:hAnsi="Segoe UI" w:cs="Segoe UI"/>
          <w:color w:val="333333"/>
          <w:kern w:val="0"/>
          <w:sz w:val="24"/>
          <w:szCs w:val="24"/>
          <w14:ligatures w14:val="none"/>
        </w:rPr>
        <w:t>T+1</w:t>
      </w:r>
      <w:r w:rsidRPr="005E7B64">
        <w:rPr>
          <w:rFonts w:ascii="Segoe UI" w:eastAsia="宋体" w:hAnsi="Segoe UI" w:cs="Segoe UI"/>
          <w:color w:val="333333"/>
          <w:kern w:val="0"/>
          <w:sz w:val="24"/>
          <w:szCs w:val="24"/>
          <w14:ligatures w14:val="none"/>
        </w:rPr>
        <w:t>（第二天）的</w:t>
      </w:r>
      <w:r w:rsidRPr="005E7B64">
        <w:rPr>
          <w:rFonts w:ascii="Segoe UI" w:eastAsia="宋体" w:hAnsi="Segoe UI" w:cs="Segoe UI"/>
          <w:color w:val="333333"/>
          <w:kern w:val="0"/>
          <w:sz w:val="24"/>
          <w:szCs w:val="24"/>
          <w14:ligatures w14:val="none"/>
        </w:rPr>
        <w:t>00:01</w:t>
      </w:r>
      <w:r w:rsidRPr="005E7B64">
        <w:rPr>
          <w:rFonts w:ascii="Segoe UI" w:eastAsia="宋体" w:hAnsi="Segoe UI" w:cs="Segoe UI"/>
          <w:color w:val="333333"/>
          <w:kern w:val="0"/>
          <w:sz w:val="24"/>
          <w:szCs w:val="24"/>
          <w14:ligatures w14:val="none"/>
        </w:rPr>
        <w:t>更新。</w:t>
      </w:r>
    </w:p>
    <w:p w14:paraId="4EFE9FCC"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我们提供的所有行情</w:t>
      </w:r>
      <w:r w:rsidRPr="005E7B64">
        <w:rPr>
          <w:rFonts w:ascii="Segoe UI" w:eastAsia="宋体" w:hAnsi="Segoe UI" w:cs="Segoe UI"/>
          <w:color w:val="333333"/>
          <w:kern w:val="0"/>
          <w:sz w:val="24"/>
          <w:szCs w:val="24"/>
          <w14:ligatures w14:val="none"/>
        </w:rPr>
        <w:t>K</w:t>
      </w:r>
      <w:proofErr w:type="gramStart"/>
      <w:r w:rsidRPr="005E7B64">
        <w:rPr>
          <w:rFonts w:ascii="Segoe UI" w:eastAsia="宋体" w:hAnsi="Segoe UI" w:cs="Segoe UI"/>
          <w:color w:val="333333"/>
          <w:kern w:val="0"/>
          <w:sz w:val="24"/>
          <w:szCs w:val="24"/>
          <w14:ligatures w14:val="none"/>
        </w:rPr>
        <w:t>线数据</w:t>
      </w:r>
      <w:proofErr w:type="gramEnd"/>
      <w:r w:rsidRPr="005E7B64">
        <w:rPr>
          <w:rFonts w:ascii="Segoe UI" w:eastAsia="宋体" w:hAnsi="Segoe UI" w:cs="Segoe UI"/>
          <w:color w:val="333333"/>
          <w:kern w:val="0"/>
          <w:sz w:val="24"/>
          <w:szCs w:val="24"/>
          <w14:ligatures w14:val="none"/>
        </w:rPr>
        <w:t>为后对齐，标识</w:t>
      </w:r>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线的时间为数据的结束时间。在一分钟</w:t>
      </w:r>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线上，没有</w:t>
      </w:r>
      <w:r w:rsidRPr="005E7B64">
        <w:rPr>
          <w:rFonts w:ascii="Segoe UI" w:eastAsia="宋体" w:hAnsi="Segoe UI" w:cs="Segoe UI"/>
          <w:color w:val="333333"/>
          <w:kern w:val="0"/>
          <w:sz w:val="24"/>
          <w:szCs w:val="24"/>
          <w14:ligatures w14:val="none"/>
        </w:rPr>
        <w:t>09:30</w:t>
      </w:r>
      <w:r w:rsidRPr="005E7B64">
        <w:rPr>
          <w:rFonts w:ascii="Segoe UI" w:eastAsia="宋体" w:hAnsi="Segoe UI" w:cs="Segoe UI"/>
          <w:color w:val="333333"/>
          <w:kern w:val="0"/>
          <w:sz w:val="24"/>
          <w:szCs w:val="24"/>
          <w14:ligatures w14:val="none"/>
        </w:rPr>
        <w:t>，从</w:t>
      </w:r>
      <w:r w:rsidRPr="005E7B64">
        <w:rPr>
          <w:rFonts w:ascii="Segoe UI" w:eastAsia="宋体" w:hAnsi="Segoe UI" w:cs="Segoe UI"/>
          <w:color w:val="333333"/>
          <w:kern w:val="0"/>
          <w:sz w:val="24"/>
          <w:szCs w:val="24"/>
          <w14:ligatures w14:val="none"/>
        </w:rPr>
        <w:t>09:31</w:t>
      </w:r>
      <w:r w:rsidRPr="005E7B64">
        <w:rPr>
          <w:rFonts w:ascii="Segoe UI" w:eastAsia="宋体" w:hAnsi="Segoe UI" w:cs="Segoe UI"/>
          <w:color w:val="333333"/>
          <w:kern w:val="0"/>
          <w:sz w:val="24"/>
          <w:szCs w:val="24"/>
          <w14:ligatures w14:val="none"/>
        </w:rPr>
        <w:t>开始，有</w:t>
      </w:r>
      <w:r w:rsidRPr="005E7B64">
        <w:rPr>
          <w:rFonts w:ascii="Segoe UI" w:eastAsia="宋体" w:hAnsi="Segoe UI" w:cs="Segoe UI"/>
          <w:color w:val="333333"/>
          <w:kern w:val="0"/>
          <w:sz w:val="24"/>
          <w:szCs w:val="24"/>
          <w14:ligatures w14:val="none"/>
        </w:rPr>
        <w:t>15:00</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线，共计</w:t>
      </w:r>
      <w:r w:rsidRPr="005E7B64">
        <w:rPr>
          <w:rFonts w:ascii="Segoe UI" w:eastAsia="宋体" w:hAnsi="Segoe UI" w:cs="Segoe UI"/>
          <w:color w:val="333333"/>
          <w:kern w:val="0"/>
          <w:sz w:val="24"/>
          <w:szCs w:val="24"/>
          <w14:ligatures w14:val="none"/>
        </w:rPr>
        <w:t>240</w:t>
      </w:r>
      <w:r w:rsidRPr="005E7B64">
        <w:rPr>
          <w:rFonts w:ascii="Segoe UI" w:eastAsia="宋体" w:hAnsi="Segoe UI" w:cs="Segoe UI"/>
          <w:color w:val="333333"/>
          <w:kern w:val="0"/>
          <w:sz w:val="24"/>
          <w:szCs w:val="24"/>
          <w14:ligatures w14:val="none"/>
        </w:rPr>
        <w:t>根。表示时间为</w:t>
      </w:r>
      <w:r w:rsidRPr="005E7B64">
        <w:rPr>
          <w:rFonts w:ascii="Segoe UI" w:eastAsia="宋体" w:hAnsi="Segoe UI" w:cs="Segoe UI"/>
          <w:color w:val="333333"/>
          <w:kern w:val="0"/>
          <w:sz w:val="24"/>
          <w:szCs w:val="24"/>
          <w14:ligatures w14:val="none"/>
        </w:rPr>
        <w:t>09:31</w:t>
      </w:r>
      <w:r w:rsidRPr="005E7B64">
        <w:rPr>
          <w:rFonts w:ascii="Segoe UI" w:eastAsia="宋体" w:hAnsi="Segoe UI" w:cs="Segoe UI"/>
          <w:color w:val="333333"/>
          <w:kern w:val="0"/>
          <w:sz w:val="24"/>
          <w:szCs w:val="24"/>
          <w14:ligatures w14:val="none"/>
        </w:rPr>
        <w:t>的一分钟</w:t>
      </w:r>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线，其数据时间为</w:t>
      </w:r>
      <w:r w:rsidRPr="005E7B64">
        <w:rPr>
          <w:rFonts w:ascii="Segoe UI" w:eastAsia="宋体" w:hAnsi="Segoe UI" w:cs="Segoe UI"/>
          <w:color w:val="333333"/>
          <w:kern w:val="0"/>
          <w:sz w:val="24"/>
          <w:szCs w:val="24"/>
          <w14:ligatures w14:val="none"/>
        </w:rPr>
        <w:t>09:25:00~09:30:59</w:t>
      </w:r>
      <w:r w:rsidRPr="005E7B64">
        <w:rPr>
          <w:rFonts w:ascii="Segoe UI" w:eastAsia="宋体" w:hAnsi="Segoe UI" w:cs="Segoe UI"/>
          <w:color w:val="333333"/>
          <w:kern w:val="0"/>
          <w:sz w:val="24"/>
          <w:szCs w:val="24"/>
          <w14:ligatures w14:val="none"/>
        </w:rPr>
        <w:t>，这一分钟的开盘价是</w:t>
      </w:r>
      <w:r w:rsidRPr="005E7B64">
        <w:rPr>
          <w:rFonts w:ascii="Segoe UI" w:eastAsia="宋体" w:hAnsi="Segoe UI" w:cs="Segoe UI"/>
          <w:color w:val="333333"/>
          <w:kern w:val="0"/>
          <w:sz w:val="24"/>
          <w:szCs w:val="24"/>
          <w14:ligatures w14:val="none"/>
        </w:rPr>
        <w:t>09:25</w:t>
      </w:r>
      <w:r w:rsidRPr="005E7B64">
        <w:rPr>
          <w:rFonts w:ascii="Segoe UI" w:eastAsia="宋体" w:hAnsi="Segoe UI" w:cs="Segoe UI"/>
          <w:color w:val="333333"/>
          <w:kern w:val="0"/>
          <w:sz w:val="24"/>
          <w:szCs w:val="24"/>
          <w14:ligatures w14:val="none"/>
        </w:rPr>
        <w:t>的集合竞价的价格。</w:t>
      </w:r>
    </w:p>
    <w:p w14:paraId="19452968" w14:textId="77777777" w:rsidR="005E7B64" w:rsidRPr="005E7B64" w:rsidRDefault="005E7B64" w:rsidP="005E7B64">
      <w:pPr>
        <w:widowControl/>
        <w:numPr>
          <w:ilvl w:val="0"/>
          <w:numId w:val="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期货</w:t>
      </w:r>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线的划分方式：将标的当天的开盘时间到收盘时间的日历时间按照划分单位划分区间，然后将同一个区间的分钟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合并。例如，某个标的</w:t>
      </w:r>
      <w:proofErr w:type="gramStart"/>
      <w:r w:rsidRPr="005E7B64">
        <w:rPr>
          <w:rFonts w:ascii="Segoe UI" w:eastAsia="宋体" w:hAnsi="Segoe UI" w:cs="Segoe UI"/>
          <w:color w:val="333333"/>
          <w:kern w:val="0"/>
          <w:sz w:val="24"/>
          <w:szCs w:val="24"/>
          <w14:ligatures w14:val="none"/>
        </w:rPr>
        <w:t>的</w:t>
      </w:r>
      <w:proofErr w:type="gramEnd"/>
      <w:r w:rsidRPr="005E7B64">
        <w:rPr>
          <w:rFonts w:ascii="Segoe UI" w:eastAsia="宋体" w:hAnsi="Segoe UI" w:cs="Segoe UI"/>
          <w:color w:val="333333"/>
          <w:kern w:val="0"/>
          <w:sz w:val="24"/>
          <w:szCs w:val="24"/>
          <w14:ligatures w14:val="none"/>
        </w:rPr>
        <w:t>开盘时间为</w:t>
      </w:r>
      <w:r w:rsidRPr="005E7B64">
        <w:rPr>
          <w:rFonts w:ascii="Segoe UI" w:eastAsia="宋体" w:hAnsi="Segoe UI" w:cs="Segoe UI"/>
          <w:color w:val="333333"/>
          <w:kern w:val="0"/>
          <w:sz w:val="24"/>
          <w:szCs w:val="24"/>
          <w14:ligatures w14:val="none"/>
        </w:rPr>
        <w:t>09:30,</w:t>
      </w:r>
      <w:r w:rsidRPr="005E7B64">
        <w:rPr>
          <w:rFonts w:ascii="Segoe UI" w:eastAsia="宋体" w:hAnsi="Segoe UI" w:cs="Segoe UI"/>
          <w:color w:val="333333"/>
          <w:kern w:val="0"/>
          <w:sz w:val="24"/>
          <w:szCs w:val="24"/>
          <w14:ligatures w14:val="none"/>
        </w:rPr>
        <w:t>收盘时间为</w:t>
      </w:r>
      <w:r w:rsidRPr="005E7B64">
        <w:rPr>
          <w:rFonts w:ascii="Segoe UI" w:eastAsia="宋体" w:hAnsi="Segoe UI" w:cs="Segoe UI"/>
          <w:color w:val="333333"/>
          <w:kern w:val="0"/>
          <w:sz w:val="24"/>
          <w:szCs w:val="24"/>
          <w14:ligatures w14:val="none"/>
        </w:rPr>
        <w:t>15:00</w:t>
      </w:r>
      <w:r w:rsidRPr="005E7B64">
        <w:rPr>
          <w:rFonts w:ascii="Segoe UI" w:eastAsia="宋体" w:hAnsi="Segoe UI" w:cs="Segoe UI"/>
          <w:color w:val="333333"/>
          <w:kern w:val="0"/>
          <w:sz w:val="24"/>
          <w:szCs w:val="24"/>
          <w14:ligatures w14:val="none"/>
        </w:rPr>
        <w:t>，然后划分单位为</w:t>
      </w:r>
      <w:r w:rsidRPr="005E7B64">
        <w:rPr>
          <w:rFonts w:ascii="Segoe UI" w:eastAsia="宋体" w:hAnsi="Segoe UI" w:cs="Segoe UI"/>
          <w:color w:val="333333"/>
          <w:kern w:val="0"/>
          <w:sz w:val="24"/>
          <w:szCs w:val="24"/>
          <w14:ligatures w14:val="none"/>
        </w:rPr>
        <w:t>5m</w:t>
      </w:r>
      <w:r w:rsidRPr="005E7B64">
        <w:rPr>
          <w:rFonts w:ascii="Segoe UI" w:eastAsia="宋体" w:hAnsi="Segoe UI" w:cs="Segoe UI"/>
          <w:color w:val="333333"/>
          <w:kern w:val="0"/>
          <w:sz w:val="24"/>
          <w:szCs w:val="24"/>
          <w14:ligatures w14:val="none"/>
        </w:rPr>
        <w:t>，划分</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的逻辑如下：将</w:t>
      </w:r>
      <w:r w:rsidRPr="005E7B64">
        <w:rPr>
          <w:rFonts w:ascii="Segoe UI" w:eastAsia="宋体" w:hAnsi="Segoe UI" w:cs="Segoe UI"/>
          <w:color w:val="333333"/>
          <w:kern w:val="0"/>
          <w:sz w:val="24"/>
          <w:szCs w:val="24"/>
          <w14:ligatures w14:val="none"/>
        </w:rPr>
        <w:t>09:30-15:00</w:t>
      </w:r>
      <w:r w:rsidRPr="005E7B64">
        <w:rPr>
          <w:rFonts w:ascii="Segoe UI" w:eastAsia="宋体" w:hAnsi="Segoe UI" w:cs="Segoe UI"/>
          <w:color w:val="333333"/>
          <w:kern w:val="0"/>
          <w:sz w:val="24"/>
          <w:szCs w:val="24"/>
          <w14:ligatures w14:val="none"/>
        </w:rPr>
        <w:t>按照</w:t>
      </w:r>
      <w:r w:rsidRPr="005E7B64">
        <w:rPr>
          <w:rFonts w:ascii="Segoe UI" w:eastAsia="宋体" w:hAnsi="Segoe UI" w:cs="Segoe UI"/>
          <w:color w:val="333333"/>
          <w:kern w:val="0"/>
          <w:sz w:val="24"/>
          <w:szCs w:val="24"/>
          <w14:ligatures w14:val="none"/>
        </w:rPr>
        <w:t>5m</w:t>
      </w:r>
      <w:r w:rsidRPr="005E7B64">
        <w:rPr>
          <w:rFonts w:ascii="Segoe UI" w:eastAsia="宋体" w:hAnsi="Segoe UI" w:cs="Segoe UI"/>
          <w:color w:val="333333"/>
          <w:kern w:val="0"/>
          <w:sz w:val="24"/>
          <w:szCs w:val="24"/>
          <w14:ligatures w14:val="none"/>
        </w:rPr>
        <w:t>划分区间，然后将这个标当天行情在同一个区间的分钟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合并。</w:t>
      </w:r>
    </w:p>
    <w:p w14:paraId="0D523B86"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运行频率</w:t>
      </w:r>
    </w:p>
    <w:p w14:paraId="26C234C2"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lastRenderedPageBreak/>
        <w:t>聚宽支持天、分钟及</w:t>
      </w:r>
      <w:proofErr w:type="gramEnd"/>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频率，其他频率您可以在此基础上自己根据时间判断，有关</w:t>
      </w:r>
      <w:hyperlink r:id="rId24" w:history="1">
        <w:r w:rsidRPr="005E7B64">
          <w:rPr>
            <w:rFonts w:ascii="Segoe UI" w:eastAsia="宋体" w:hAnsi="Segoe UI" w:cs="Segoe UI"/>
            <w:color w:val="0E90D2"/>
            <w:kern w:val="0"/>
            <w:sz w:val="24"/>
            <w:szCs w:val="24"/>
            <w:u w:val="single"/>
            <w14:ligatures w14:val="none"/>
          </w:rPr>
          <w:t>运行频率解析及</w:t>
        </w:r>
        <w:proofErr w:type="gramStart"/>
        <w:r w:rsidRPr="005E7B64">
          <w:rPr>
            <w:rFonts w:ascii="Segoe UI" w:eastAsia="宋体" w:hAnsi="Segoe UI" w:cs="Segoe UI"/>
            <w:color w:val="0E90D2"/>
            <w:kern w:val="0"/>
            <w:sz w:val="24"/>
            <w:szCs w:val="24"/>
            <w:u w:val="single"/>
            <w14:ligatures w14:val="none"/>
          </w:rPr>
          <w:t>隔固定</w:t>
        </w:r>
        <w:proofErr w:type="gramEnd"/>
        <w:r w:rsidRPr="005E7B64">
          <w:rPr>
            <w:rFonts w:ascii="Segoe UI" w:eastAsia="宋体" w:hAnsi="Segoe UI" w:cs="Segoe UI"/>
            <w:color w:val="0E90D2"/>
            <w:kern w:val="0"/>
            <w:sz w:val="24"/>
            <w:szCs w:val="24"/>
            <w:u w:val="single"/>
            <w14:ligatures w14:val="none"/>
          </w:rPr>
          <w:t>时间运行方法请点击查看</w:t>
        </w:r>
      </w:hyperlink>
      <w:r w:rsidRPr="005E7B64">
        <w:rPr>
          <w:rFonts w:ascii="Segoe UI" w:eastAsia="宋体" w:hAnsi="Segoe UI" w:cs="Segoe UI"/>
          <w:color w:val="333333"/>
          <w:kern w:val="0"/>
          <w:sz w:val="24"/>
          <w:szCs w:val="24"/>
          <w14:ligatures w14:val="none"/>
        </w:rPr>
        <w:t>，下面是运行频率的详细说明。</w:t>
      </w:r>
    </w:p>
    <w:p w14:paraId="036ECF58"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 xml:space="preserve">1. Bar </w:t>
      </w:r>
      <w:r w:rsidRPr="005E7B64">
        <w:rPr>
          <w:rFonts w:ascii="Segoe UI" w:eastAsia="宋体" w:hAnsi="Segoe UI" w:cs="Segoe UI"/>
          <w:b/>
          <w:bCs/>
          <w:color w:val="333333"/>
          <w:kern w:val="0"/>
          <w:sz w:val="24"/>
          <w:szCs w:val="24"/>
          <w14:ligatures w14:val="none"/>
        </w:rPr>
        <w:t>的概念</w:t>
      </w:r>
    </w:p>
    <w:p w14:paraId="4D1526C7"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在一定时间段内的时间序列就构成了一根</w:t>
      </w:r>
      <w:r w:rsidRPr="005E7B64">
        <w:rPr>
          <w:rFonts w:ascii="Segoe UI" w:eastAsia="宋体" w:hAnsi="Segoe UI" w:cs="Segoe UI"/>
          <w:color w:val="333333"/>
          <w:kern w:val="0"/>
          <w:sz w:val="24"/>
          <w:szCs w:val="24"/>
          <w14:ligatures w14:val="none"/>
        </w:rPr>
        <w:t xml:space="preserve"> K </w:t>
      </w:r>
      <w:r w:rsidRPr="005E7B64">
        <w:rPr>
          <w:rFonts w:ascii="Segoe UI" w:eastAsia="宋体" w:hAnsi="Segoe UI" w:cs="Segoe UI"/>
          <w:color w:val="333333"/>
          <w:kern w:val="0"/>
          <w:sz w:val="24"/>
          <w:szCs w:val="24"/>
          <w14:ligatures w14:val="none"/>
        </w:rPr>
        <w:t>线（日本蜡烛图），单根</w:t>
      </w:r>
      <w:r w:rsidRPr="005E7B64">
        <w:rPr>
          <w:rFonts w:ascii="Segoe UI" w:eastAsia="宋体" w:hAnsi="Segoe UI" w:cs="Segoe UI"/>
          <w:color w:val="333333"/>
          <w:kern w:val="0"/>
          <w:sz w:val="24"/>
          <w:szCs w:val="24"/>
          <w14:ligatures w14:val="none"/>
        </w:rPr>
        <w:t xml:space="preserve"> K </w:t>
      </w:r>
      <w:r w:rsidRPr="005E7B64">
        <w:rPr>
          <w:rFonts w:ascii="Segoe UI" w:eastAsia="宋体" w:hAnsi="Segoe UI" w:cs="Segoe UI"/>
          <w:color w:val="333333"/>
          <w:kern w:val="0"/>
          <w:sz w:val="24"/>
          <w:szCs w:val="24"/>
          <w14:ligatures w14:val="none"/>
        </w:rPr>
        <w:t>线被称为</w:t>
      </w:r>
      <w:r w:rsidRPr="005E7B64">
        <w:rPr>
          <w:rFonts w:ascii="Segoe UI" w:eastAsia="宋体" w:hAnsi="Segoe UI" w:cs="Segoe UI"/>
          <w:color w:val="333333"/>
          <w:kern w:val="0"/>
          <w:sz w:val="24"/>
          <w:szCs w:val="24"/>
          <w14:ligatures w14:val="none"/>
        </w:rPr>
        <w:t xml:space="preserve"> Bar</w:t>
      </w:r>
      <w:r w:rsidRPr="005E7B64">
        <w:rPr>
          <w:rFonts w:ascii="Segoe UI" w:eastAsia="宋体" w:hAnsi="Segoe UI" w:cs="Segoe UI"/>
          <w:color w:val="333333"/>
          <w:kern w:val="0"/>
          <w:sz w:val="24"/>
          <w:szCs w:val="24"/>
          <w14:ligatures w14:val="none"/>
        </w:rPr>
        <w:t>。</w:t>
      </w:r>
    </w:p>
    <w:p w14:paraId="3F7D88E5"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如果是一分钟内的</w:t>
      </w:r>
      <w:r w:rsidRPr="005E7B64">
        <w:rPr>
          <w:rFonts w:ascii="Segoe UI" w:eastAsia="宋体" w:hAnsi="Segoe UI" w:cs="Segoe UI"/>
          <w:color w:val="333333"/>
          <w:kern w:val="0"/>
          <w:sz w:val="24"/>
          <w:szCs w:val="24"/>
          <w14:ligatures w14:val="none"/>
        </w:rPr>
        <w:t xml:space="preserve"> Tick </w:t>
      </w:r>
      <w:r w:rsidRPr="005E7B64">
        <w:rPr>
          <w:rFonts w:ascii="Segoe UI" w:eastAsia="宋体" w:hAnsi="Segoe UI" w:cs="Segoe UI"/>
          <w:color w:val="333333"/>
          <w:kern w:val="0"/>
          <w:sz w:val="24"/>
          <w:szCs w:val="24"/>
          <w14:ligatures w14:val="none"/>
        </w:rPr>
        <w:t>序列，即构成一根分钟</w:t>
      </w:r>
      <w:r w:rsidRPr="005E7B64">
        <w:rPr>
          <w:rFonts w:ascii="Segoe UI" w:eastAsia="宋体" w:hAnsi="Segoe UI" w:cs="Segoe UI"/>
          <w:color w:val="333333"/>
          <w:kern w:val="0"/>
          <w:sz w:val="24"/>
          <w:szCs w:val="24"/>
          <w14:ligatures w14:val="none"/>
        </w:rPr>
        <w:t xml:space="preserve"> K </w:t>
      </w:r>
      <w:r w:rsidRPr="005E7B64">
        <w:rPr>
          <w:rFonts w:ascii="Segoe UI" w:eastAsia="宋体" w:hAnsi="Segoe UI" w:cs="Segoe UI"/>
          <w:color w:val="333333"/>
          <w:kern w:val="0"/>
          <w:sz w:val="24"/>
          <w:szCs w:val="24"/>
          <w14:ligatures w14:val="none"/>
        </w:rPr>
        <w:t>线，又称分钟</w:t>
      </w:r>
      <w:r w:rsidRPr="005E7B64">
        <w:rPr>
          <w:rFonts w:ascii="Segoe UI" w:eastAsia="宋体" w:hAnsi="Segoe UI" w:cs="Segoe UI"/>
          <w:color w:val="333333"/>
          <w:kern w:val="0"/>
          <w:sz w:val="24"/>
          <w:szCs w:val="24"/>
          <w14:ligatures w14:val="none"/>
        </w:rPr>
        <w:t xml:space="preserve"> Bar;</w:t>
      </w:r>
      <w:r w:rsidRPr="005E7B64">
        <w:rPr>
          <w:rFonts w:ascii="Segoe UI" w:eastAsia="宋体" w:hAnsi="Segoe UI" w:cs="Segoe UI"/>
          <w:color w:val="333333"/>
          <w:kern w:val="0"/>
          <w:sz w:val="24"/>
          <w:szCs w:val="24"/>
          <w14:ligatures w14:val="none"/>
        </w:rPr>
        <w:br/>
      </w:r>
      <w:r w:rsidRPr="005E7B64">
        <w:rPr>
          <w:rFonts w:ascii="Segoe UI" w:eastAsia="宋体" w:hAnsi="Segoe UI" w:cs="Segoe UI"/>
          <w:color w:val="333333"/>
          <w:kern w:val="0"/>
          <w:sz w:val="24"/>
          <w:szCs w:val="24"/>
          <w14:ligatures w14:val="none"/>
        </w:rPr>
        <w:t>如果是一天内的分钟序列，即构成一根日线</w:t>
      </w:r>
      <w:r w:rsidRPr="005E7B64">
        <w:rPr>
          <w:rFonts w:ascii="Segoe UI" w:eastAsia="宋体" w:hAnsi="Segoe UI" w:cs="Segoe UI"/>
          <w:color w:val="333333"/>
          <w:kern w:val="0"/>
          <w:sz w:val="24"/>
          <w:szCs w:val="24"/>
          <w14:ligatures w14:val="none"/>
        </w:rPr>
        <w:t xml:space="preserve"> K </w:t>
      </w:r>
      <w:r w:rsidRPr="005E7B64">
        <w:rPr>
          <w:rFonts w:ascii="Segoe UI" w:eastAsia="宋体" w:hAnsi="Segoe UI" w:cs="Segoe UI"/>
          <w:color w:val="333333"/>
          <w:kern w:val="0"/>
          <w:sz w:val="24"/>
          <w:szCs w:val="24"/>
          <w14:ligatures w14:val="none"/>
        </w:rPr>
        <w:t>线，又称日线</w:t>
      </w:r>
      <w:r w:rsidRPr="005E7B64">
        <w:rPr>
          <w:rFonts w:ascii="Segoe UI" w:eastAsia="宋体" w:hAnsi="Segoe UI" w:cs="Segoe UI"/>
          <w:color w:val="333333"/>
          <w:kern w:val="0"/>
          <w:sz w:val="24"/>
          <w:szCs w:val="24"/>
          <w14:ligatures w14:val="none"/>
        </w:rPr>
        <w:t xml:space="preserve"> Bar;</w:t>
      </w:r>
    </w:p>
    <w:p w14:paraId="4DF9828C"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Bar </w:t>
      </w:r>
      <w:r w:rsidRPr="005E7B64">
        <w:rPr>
          <w:rFonts w:ascii="Segoe UI" w:eastAsia="宋体" w:hAnsi="Segoe UI" w:cs="Segoe UI"/>
          <w:color w:val="333333"/>
          <w:kern w:val="0"/>
          <w:sz w:val="24"/>
          <w:szCs w:val="24"/>
          <w14:ligatures w14:val="none"/>
        </w:rPr>
        <w:t>的示意图如下所示：</w:t>
      </w:r>
    </w:p>
    <w:p w14:paraId="78120807"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drawing>
          <wp:inline distT="0" distB="0" distL="0" distR="0" wp14:anchorId="4CE47119" wp14:editId="72D3BD39">
            <wp:extent cx="5677535" cy="3208655"/>
            <wp:effectExtent l="0" t="0" r="0" b="0"/>
            <wp:docPr id="2" name="图片 21" descr="Bar 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r 的示意图"/>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7535" cy="3208655"/>
                    </a:xfrm>
                    <a:prstGeom prst="rect">
                      <a:avLst/>
                    </a:prstGeom>
                    <a:noFill/>
                    <a:ln>
                      <a:noFill/>
                    </a:ln>
                  </pic:spPr>
                </pic:pic>
              </a:graphicData>
            </a:graphic>
          </wp:inline>
        </w:drawing>
      </w:r>
    </w:p>
    <w:p w14:paraId="66CAE635"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Bar </w:t>
      </w:r>
      <w:r w:rsidRPr="005E7B64">
        <w:rPr>
          <w:rFonts w:ascii="Segoe UI" w:eastAsia="宋体" w:hAnsi="Segoe UI" w:cs="Segoe UI"/>
          <w:color w:val="333333"/>
          <w:kern w:val="0"/>
          <w:sz w:val="24"/>
          <w:szCs w:val="24"/>
          <w14:ligatures w14:val="none"/>
        </w:rPr>
        <w:t>就是时间维度上，价格在空间维度上变化构成的数据单元。如下图所示，多个数据单元</w:t>
      </w:r>
      <w:r w:rsidRPr="005E7B64">
        <w:rPr>
          <w:rFonts w:ascii="Segoe UI" w:eastAsia="宋体" w:hAnsi="Segoe UI" w:cs="Segoe UI"/>
          <w:color w:val="333333"/>
          <w:kern w:val="0"/>
          <w:sz w:val="24"/>
          <w:szCs w:val="24"/>
          <w14:ligatures w14:val="none"/>
        </w:rPr>
        <w:t xml:space="preserve"> Bar </w:t>
      </w:r>
      <w:r w:rsidRPr="005E7B64">
        <w:rPr>
          <w:rFonts w:ascii="Segoe UI" w:eastAsia="宋体" w:hAnsi="Segoe UI" w:cs="Segoe UI"/>
          <w:color w:val="333333"/>
          <w:kern w:val="0"/>
          <w:sz w:val="24"/>
          <w:szCs w:val="24"/>
          <w14:ligatures w14:val="none"/>
        </w:rPr>
        <w:t>构成的一个时间序列。</w:t>
      </w:r>
    </w:p>
    <w:p w14:paraId="10EE6E3A"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400F1830" wp14:editId="1E1FB33F">
            <wp:extent cx="5267960" cy="3363595"/>
            <wp:effectExtent l="0" t="0" r="8890" b="8255"/>
            <wp:docPr id="3" name="图片 20" descr="K线序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线序列"/>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960" cy="3363595"/>
                    </a:xfrm>
                    <a:prstGeom prst="rect">
                      <a:avLst/>
                    </a:prstGeom>
                    <a:noFill/>
                    <a:ln>
                      <a:noFill/>
                    </a:ln>
                  </pic:spPr>
                </pic:pic>
              </a:graphicData>
            </a:graphic>
          </wp:inline>
        </w:drawing>
      </w:r>
    </w:p>
    <w:p w14:paraId="26075AEC"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 xml:space="preserve">2. </w:t>
      </w:r>
      <w:r w:rsidRPr="005E7B64">
        <w:rPr>
          <w:rFonts w:ascii="Segoe UI" w:eastAsia="宋体" w:hAnsi="Segoe UI" w:cs="Segoe UI"/>
          <w:b/>
          <w:bCs/>
          <w:color w:val="333333"/>
          <w:kern w:val="0"/>
          <w:sz w:val="24"/>
          <w:szCs w:val="24"/>
          <w14:ligatures w14:val="none"/>
        </w:rPr>
        <w:t>频率详解</w:t>
      </w:r>
    </w:p>
    <w:p w14:paraId="0337DDE3"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下列图片中齿轮为</w:t>
      </w:r>
      <w:r w:rsidRPr="005E7B64">
        <w:rPr>
          <w:rFonts w:ascii="Segoe UI" w:eastAsia="宋体" w:hAnsi="Segoe UI" w:cs="Segoe UI"/>
          <w:color w:val="333333"/>
          <w:kern w:val="0"/>
          <w:sz w:val="24"/>
          <w:szCs w:val="24"/>
          <w14:ligatures w14:val="none"/>
        </w:rPr>
        <w:t xml:space="preserve"> handle_data(context, data) </w:t>
      </w:r>
      <w:r w:rsidRPr="005E7B64">
        <w:rPr>
          <w:rFonts w:ascii="Segoe UI" w:eastAsia="宋体" w:hAnsi="Segoe UI" w:cs="Segoe UI"/>
          <w:color w:val="333333"/>
          <w:kern w:val="0"/>
          <w:sz w:val="24"/>
          <w:szCs w:val="24"/>
          <w14:ligatures w14:val="none"/>
        </w:rPr>
        <w:t>的运行时间，</w:t>
      </w:r>
      <w:r w:rsidRPr="005E7B64">
        <w:rPr>
          <w:rFonts w:ascii="Segoe UI" w:eastAsia="宋体" w:hAnsi="Segoe UI" w:cs="Segoe UI"/>
          <w:color w:val="333333"/>
          <w:kern w:val="0"/>
          <w:sz w:val="24"/>
          <w:szCs w:val="24"/>
          <w14:ligatures w14:val="none"/>
        </w:rPr>
        <w:t xml:space="preserve">before_trading_start(context) </w:t>
      </w:r>
      <w:r w:rsidRPr="005E7B64">
        <w:rPr>
          <w:rFonts w:ascii="Segoe UI" w:eastAsia="宋体" w:hAnsi="Segoe UI" w:cs="Segoe UI"/>
          <w:color w:val="333333"/>
          <w:kern w:val="0"/>
          <w:sz w:val="24"/>
          <w:szCs w:val="24"/>
          <w14:ligatures w14:val="none"/>
        </w:rPr>
        <w:t>等其他函数运行时间详见</w:t>
      </w:r>
      <w:hyperlink r:id="rId27" w:anchor="alg_frame" w:history="1">
        <w:r w:rsidRPr="005E7B64">
          <w:rPr>
            <w:rFonts w:ascii="Segoe UI" w:eastAsia="宋体" w:hAnsi="Segoe UI" w:cs="Segoe UI"/>
            <w:color w:val="0E90D2"/>
            <w:kern w:val="0"/>
            <w:sz w:val="24"/>
            <w:szCs w:val="24"/>
            <w:u w:val="single"/>
            <w14:ligatures w14:val="none"/>
          </w:rPr>
          <w:t>相关</w:t>
        </w:r>
        <w:r w:rsidRPr="005E7B64">
          <w:rPr>
            <w:rFonts w:ascii="Segoe UI" w:eastAsia="宋体" w:hAnsi="Segoe UI" w:cs="Segoe UI"/>
            <w:color w:val="0E90D2"/>
            <w:kern w:val="0"/>
            <w:sz w:val="24"/>
            <w:szCs w:val="24"/>
            <w:u w:val="single"/>
            <w14:ligatures w14:val="none"/>
          </w:rPr>
          <w:t>API</w:t>
        </w:r>
      </w:hyperlink>
      <w:r w:rsidRPr="005E7B64">
        <w:rPr>
          <w:rFonts w:ascii="Segoe UI" w:eastAsia="宋体" w:hAnsi="Segoe UI" w:cs="Segoe UI"/>
          <w:color w:val="333333"/>
          <w:kern w:val="0"/>
          <w:sz w:val="24"/>
          <w:szCs w:val="24"/>
          <w14:ligatures w14:val="none"/>
        </w:rPr>
        <w:t>。</w:t>
      </w:r>
    </w:p>
    <w:p w14:paraId="11481241"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频率：天</w:t>
      </w:r>
    </w:p>
    <w:p w14:paraId="14F0F15B"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当选择天频率时，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算法在每根日线</w:t>
      </w:r>
      <w:r w:rsidRPr="005E7B64">
        <w:rPr>
          <w:rFonts w:ascii="Segoe UI" w:eastAsia="宋体" w:hAnsi="Segoe UI" w:cs="Segoe UI"/>
          <w:color w:val="333333"/>
          <w:kern w:val="0"/>
          <w:sz w:val="24"/>
          <w:szCs w:val="24"/>
          <w14:ligatures w14:val="none"/>
        </w:rPr>
        <w:t xml:space="preserve"> Bar </w:t>
      </w:r>
      <w:r w:rsidRPr="005E7B64">
        <w:rPr>
          <w:rFonts w:ascii="Segoe UI" w:eastAsia="宋体" w:hAnsi="Segoe UI" w:cs="Segoe UI"/>
          <w:color w:val="333333"/>
          <w:kern w:val="0"/>
          <w:sz w:val="24"/>
          <w:szCs w:val="24"/>
          <w14:ligatures w14:val="none"/>
        </w:rPr>
        <w:t>都会运行一次，即每天运行一次。</w:t>
      </w:r>
    </w:p>
    <w:p w14:paraId="7A67DAD7"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在算法中，可以获取任何粒度的数据。</w:t>
      </w:r>
    </w:p>
    <w:p w14:paraId="7D435F71"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412C2824" wp14:editId="560CC604">
            <wp:extent cx="5323205" cy="3248025"/>
            <wp:effectExtent l="0" t="0" r="0" b="9525"/>
            <wp:docPr id="4" name="图片 19" descr="日K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日K线"/>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23205" cy="3248025"/>
                    </a:xfrm>
                    <a:prstGeom prst="rect">
                      <a:avLst/>
                    </a:prstGeom>
                    <a:noFill/>
                    <a:ln>
                      <a:noFill/>
                    </a:ln>
                  </pic:spPr>
                </pic:pic>
              </a:graphicData>
            </a:graphic>
          </wp:inline>
        </w:drawing>
      </w:r>
    </w:p>
    <w:p w14:paraId="1CB15D47"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频率：分钟</w:t>
      </w:r>
    </w:p>
    <w:p w14:paraId="5B541D92"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当选择分钟频率时，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算法在每根分钟</w:t>
      </w:r>
      <w:r w:rsidRPr="005E7B64">
        <w:rPr>
          <w:rFonts w:ascii="Segoe UI" w:eastAsia="宋体" w:hAnsi="Segoe UI" w:cs="Segoe UI"/>
          <w:color w:val="333333"/>
          <w:kern w:val="0"/>
          <w:sz w:val="24"/>
          <w:szCs w:val="24"/>
          <w14:ligatures w14:val="none"/>
        </w:rPr>
        <w:t xml:space="preserve"> Bar </w:t>
      </w:r>
      <w:r w:rsidRPr="005E7B64">
        <w:rPr>
          <w:rFonts w:ascii="Segoe UI" w:eastAsia="宋体" w:hAnsi="Segoe UI" w:cs="Segoe UI"/>
          <w:color w:val="333333"/>
          <w:kern w:val="0"/>
          <w:sz w:val="24"/>
          <w:szCs w:val="24"/>
          <w14:ligatures w14:val="none"/>
        </w:rPr>
        <w:t>都会运行一次，即每分钟运行一次。</w:t>
      </w:r>
    </w:p>
    <w:p w14:paraId="44FF4D65"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在算法中，可以获取任何粒度的数据。</w:t>
      </w:r>
    </w:p>
    <w:p w14:paraId="1148EFF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drawing>
          <wp:inline distT="0" distB="0" distL="0" distR="0" wp14:anchorId="43157898" wp14:editId="29C043B3">
            <wp:extent cx="5534025" cy="3542030"/>
            <wp:effectExtent l="0" t="0" r="9525" b="1270"/>
            <wp:docPr id="5" name="图片 18" descr="分钟K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分钟K线"/>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4025" cy="3542030"/>
                    </a:xfrm>
                    <a:prstGeom prst="rect">
                      <a:avLst/>
                    </a:prstGeom>
                    <a:noFill/>
                    <a:ln>
                      <a:noFill/>
                    </a:ln>
                  </pic:spPr>
                </pic:pic>
              </a:graphicData>
            </a:graphic>
          </wp:inline>
        </w:drawing>
      </w:r>
    </w:p>
    <w:p w14:paraId="362B7DA6"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lastRenderedPageBreak/>
        <w:t>频率：</w:t>
      </w:r>
      <w:r w:rsidRPr="005E7B64">
        <w:rPr>
          <w:rFonts w:ascii="Segoe UI" w:eastAsia="宋体" w:hAnsi="Segoe UI" w:cs="Segoe UI"/>
          <w:b/>
          <w:bCs/>
          <w:color w:val="333333"/>
          <w:kern w:val="0"/>
          <w:sz w:val="24"/>
          <w:szCs w:val="24"/>
          <w14:ligatures w14:val="none"/>
        </w:rPr>
        <w:t>Tick</w:t>
      </w:r>
    </w:p>
    <w:p w14:paraId="3D8020BF"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当选择</w:t>
      </w:r>
      <w:r w:rsidRPr="005E7B64">
        <w:rPr>
          <w:rFonts w:ascii="Segoe UI" w:eastAsia="宋体" w:hAnsi="Segoe UI" w:cs="Segoe UI"/>
          <w:color w:val="333333"/>
          <w:kern w:val="0"/>
          <w:sz w:val="24"/>
          <w:szCs w:val="24"/>
          <w14:ligatures w14:val="none"/>
        </w:rPr>
        <w:t xml:space="preserve"> Tick </w:t>
      </w:r>
      <w:r w:rsidRPr="005E7B64">
        <w:rPr>
          <w:rFonts w:ascii="Segoe UI" w:eastAsia="宋体" w:hAnsi="Segoe UI" w:cs="Segoe UI"/>
          <w:color w:val="333333"/>
          <w:kern w:val="0"/>
          <w:sz w:val="24"/>
          <w:szCs w:val="24"/>
          <w14:ligatures w14:val="none"/>
        </w:rPr>
        <w:t>频率时，每当新来一个</w:t>
      </w:r>
      <w:r w:rsidRPr="005E7B64">
        <w:rPr>
          <w:rFonts w:ascii="Segoe UI" w:eastAsia="宋体" w:hAnsi="Segoe UI" w:cs="Segoe UI"/>
          <w:color w:val="333333"/>
          <w:kern w:val="0"/>
          <w:sz w:val="24"/>
          <w:szCs w:val="24"/>
          <w14:ligatures w14:val="none"/>
        </w:rPr>
        <w:t xml:space="preserve"> Tick</w:t>
      </w:r>
      <w:r w:rsidRPr="005E7B64">
        <w:rPr>
          <w:rFonts w:ascii="Segoe UI" w:eastAsia="宋体" w:hAnsi="Segoe UI" w:cs="Segoe UI"/>
          <w:color w:val="333333"/>
          <w:kern w:val="0"/>
          <w:sz w:val="24"/>
          <w:szCs w:val="24"/>
          <w14:ligatures w14:val="none"/>
        </w:rPr>
        <w:t>，算法都会被执行一次。</w:t>
      </w:r>
    </w:p>
    <w:p w14:paraId="77751840"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执行示意图如下图所示：</w:t>
      </w:r>
    </w:p>
    <w:p w14:paraId="6230396C"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drawing>
          <wp:inline distT="0" distB="0" distL="0" distR="0" wp14:anchorId="4FF1F3C2" wp14:editId="10212921">
            <wp:extent cx="5649595" cy="3331845"/>
            <wp:effectExtent l="0" t="0" r="8255" b="1905"/>
            <wp:docPr id="6" name="图片 17" descr="Tick序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ck序列"/>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9595" cy="3331845"/>
                    </a:xfrm>
                    <a:prstGeom prst="rect">
                      <a:avLst/>
                    </a:prstGeom>
                    <a:noFill/>
                    <a:ln>
                      <a:noFill/>
                    </a:ln>
                  </pic:spPr>
                </pic:pic>
              </a:graphicData>
            </a:graphic>
          </wp:inline>
        </w:drawing>
      </w:r>
    </w:p>
    <w:p w14:paraId="6F17CCE8"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运行时间</w:t>
      </w:r>
    </w:p>
    <w:p w14:paraId="7F1CD6F7"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设置您的策略什么时候运行，主要由设置策略频率（天、分钟或者</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）与</w:t>
      </w:r>
      <w:hyperlink r:id="rId31" w:anchor="%E7%AD%96%E7%95%A5%E7%A8%8B%E5%BA%8F%E6%9E%B6%E6%9E%84%E2%99%A6" w:history="1">
        <w:r w:rsidRPr="005E7B64">
          <w:rPr>
            <w:rFonts w:ascii="Segoe UI" w:eastAsia="宋体" w:hAnsi="Segoe UI" w:cs="Segoe UI"/>
            <w:color w:val="0E90D2"/>
            <w:kern w:val="0"/>
            <w:sz w:val="24"/>
            <w:szCs w:val="24"/>
            <w:u w:val="single"/>
            <w14:ligatures w14:val="none"/>
          </w:rPr>
          <w:t>控制策略运行时间的</w:t>
        </w:r>
        <w:r w:rsidRPr="005E7B64">
          <w:rPr>
            <w:rFonts w:ascii="Segoe UI" w:eastAsia="宋体" w:hAnsi="Segoe UI" w:cs="Segoe UI"/>
            <w:color w:val="0E90D2"/>
            <w:kern w:val="0"/>
            <w:sz w:val="24"/>
            <w:szCs w:val="24"/>
            <w:u w:val="single"/>
            <w14:ligatures w14:val="none"/>
          </w:rPr>
          <w:t>API</w:t>
        </w:r>
      </w:hyperlink>
      <w:r w:rsidRPr="005E7B64">
        <w:rPr>
          <w:rFonts w:ascii="Segoe UI" w:eastAsia="宋体" w:hAnsi="Segoe UI" w:cs="Segoe UI"/>
          <w:color w:val="333333"/>
          <w:kern w:val="0"/>
          <w:sz w:val="24"/>
          <w:szCs w:val="24"/>
          <w14:ligatures w14:val="none"/>
        </w:rPr>
        <w:t>共同完成</w:t>
      </w:r>
    </w:p>
    <w:p w14:paraId="106FB725" w14:textId="77777777" w:rsidR="005E7B64" w:rsidRPr="005E7B64" w:rsidRDefault="005E7B64" w:rsidP="005E7B64">
      <w:pPr>
        <w:widowControl/>
        <w:numPr>
          <w:ilvl w:val="0"/>
          <w:numId w:val="6"/>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开盘前</w:t>
      </w:r>
      <w:r w:rsidRPr="005E7B64">
        <w:rPr>
          <w:rFonts w:ascii="Segoe UI" w:eastAsia="宋体" w:hAnsi="Segoe UI" w:cs="Segoe UI"/>
          <w:color w:val="333333"/>
          <w:kern w:val="0"/>
          <w:sz w:val="24"/>
          <w:szCs w:val="24"/>
          <w14:ligatures w14:val="none"/>
        </w:rPr>
        <w:t>(9:00)</w:t>
      </w:r>
      <w:r w:rsidRPr="005E7B64">
        <w:rPr>
          <w:rFonts w:ascii="Segoe UI" w:eastAsia="宋体" w:hAnsi="Segoe UI" w:cs="Segoe UI"/>
          <w:color w:val="333333"/>
          <w:kern w:val="0"/>
          <w:sz w:val="24"/>
          <w:szCs w:val="24"/>
          <w14:ligatures w14:val="none"/>
        </w:rPr>
        <w:t>运行</w:t>
      </w:r>
      <w:r w:rsidRPr="005E7B64">
        <w:rPr>
          <w:rFonts w:ascii="Segoe UI" w:eastAsia="宋体" w:hAnsi="Segoe UI" w:cs="Segoe UI"/>
          <w:color w:val="333333"/>
          <w:kern w:val="0"/>
          <w:sz w:val="24"/>
          <w:szCs w:val="24"/>
          <w14:ligatures w14:val="none"/>
        </w:rPr>
        <w:t>:</w:t>
      </w:r>
    </w:p>
    <w:p w14:paraId="28D1D232"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32" w:anchor="run_monthly" w:history="1">
        <w:r w:rsidRPr="005E7B64">
          <w:rPr>
            <w:rFonts w:ascii="Segoe UI" w:eastAsia="宋体" w:hAnsi="Segoe UI" w:cs="Segoe UI"/>
            <w:color w:val="0E90D2"/>
            <w:kern w:val="0"/>
            <w:sz w:val="24"/>
            <w:szCs w:val="24"/>
            <w:u w:val="single"/>
            <w14:ligatures w14:val="none"/>
          </w:rPr>
          <w:t>run_monthly</w:t>
        </w:r>
      </w:hyperlink>
      <w:r w:rsidRPr="005E7B64">
        <w:rPr>
          <w:rFonts w:ascii="Segoe UI" w:eastAsia="宋体" w:hAnsi="Segoe UI" w:cs="Segoe UI"/>
          <w:color w:val="333333"/>
          <w:kern w:val="0"/>
          <w:sz w:val="24"/>
          <w:szCs w:val="24"/>
          <w14:ligatures w14:val="none"/>
        </w:rPr>
        <w:t>/</w:t>
      </w:r>
      <w:hyperlink r:id="rId33" w:anchor="run_weekly" w:history="1">
        <w:r w:rsidRPr="005E7B64">
          <w:rPr>
            <w:rFonts w:ascii="Segoe UI" w:eastAsia="宋体" w:hAnsi="Segoe UI" w:cs="Segoe UI"/>
            <w:color w:val="0E90D2"/>
            <w:kern w:val="0"/>
            <w:sz w:val="24"/>
            <w:szCs w:val="24"/>
            <w:u w:val="single"/>
            <w14:ligatures w14:val="none"/>
          </w:rPr>
          <w:t>run_weekly</w:t>
        </w:r>
      </w:hyperlink>
      <w:r w:rsidRPr="005E7B64">
        <w:rPr>
          <w:rFonts w:ascii="Segoe UI" w:eastAsia="宋体" w:hAnsi="Segoe UI" w:cs="Segoe UI"/>
          <w:color w:val="333333"/>
          <w:kern w:val="0"/>
          <w:sz w:val="24"/>
          <w:szCs w:val="24"/>
          <w14:ligatures w14:val="none"/>
        </w:rPr>
        <w:t>/</w:t>
      </w:r>
      <w:hyperlink r:id="rId34" w:anchor="run_daily" w:history="1">
        <w:r w:rsidRPr="005E7B64">
          <w:rPr>
            <w:rFonts w:ascii="Segoe UI" w:eastAsia="宋体" w:hAnsi="Segoe UI" w:cs="Segoe UI"/>
            <w:color w:val="0E90D2"/>
            <w:kern w:val="0"/>
            <w:sz w:val="24"/>
            <w:szCs w:val="24"/>
            <w:u w:val="single"/>
            <w14:ligatures w14:val="none"/>
          </w:rPr>
          <w:t>run_daily</w:t>
        </w:r>
      </w:hyperlink>
      <w:r w:rsidRPr="005E7B64">
        <w:rPr>
          <w:rFonts w:ascii="Segoe UI" w:eastAsia="宋体" w:hAnsi="Segoe UI" w:cs="Segoe UI"/>
          <w:color w:val="333333"/>
          <w:kern w:val="0"/>
          <w:sz w:val="24"/>
          <w:szCs w:val="24"/>
          <w14:ligatures w14:val="none"/>
        </w:rPr>
        <w:t>中指定</w:t>
      </w:r>
      <w:r w:rsidRPr="005E7B64">
        <w:rPr>
          <w:rFonts w:ascii="Segoe UI" w:eastAsia="宋体" w:hAnsi="Segoe UI" w:cs="Segoe UI"/>
          <w:color w:val="333333"/>
          <w:kern w:val="0"/>
          <w:sz w:val="24"/>
          <w:szCs w:val="24"/>
          <w14:ligatures w14:val="none"/>
        </w:rPr>
        <w:t>time='09:00'</w:t>
      </w:r>
      <w:r w:rsidRPr="005E7B64">
        <w:rPr>
          <w:rFonts w:ascii="Segoe UI" w:eastAsia="宋体" w:hAnsi="Segoe UI" w:cs="Segoe UI"/>
          <w:color w:val="333333"/>
          <w:kern w:val="0"/>
          <w:sz w:val="24"/>
          <w:szCs w:val="24"/>
          <w14:ligatures w14:val="none"/>
        </w:rPr>
        <w:t>运行的函数</w:t>
      </w:r>
    </w:p>
    <w:p w14:paraId="14799425"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35" w:anchor="before_trading_start" w:history="1">
        <w:r w:rsidRPr="005E7B64">
          <w:rPr>
            <w:rFonts w:ascii="Segoe UI" w:eastAsia="宋体" w:hAnsi="Segoe UI" w:cs="Segoe UI"/>
            <w:color w:val="0E90D2"/>
            <w:kern w:val="0"/>
            <w:sz w:val="24"/>
            <w:szCs w:val="24"/>
            <w:u w:val="single"/>
            <w14:ligatures w14:val="none"/>
          </w:rPr>
          <w:t>before_trading_start</w:t>
        </w:r>
      </w:hyperlink>
    </w:p>
    <w:p w14:paraId="173509F7" w14:textId="77777777" w:rsidR="005E7B64" w:rsidRPr="005E7B64" w:rsidRDefault="005E7B64" w:rsidP="005E7B64">
      <w:pPr>
        <w:widowControl/>
        <w:numPr>
          <w:ilvl w:val="0"/>
          <w:numId w:val="6"/>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盘中运行</w:t>
      </w:r>
      <w:r w:rsidRPr="005E7B64">
        <w:rPr>
          <w:rFonts w:ascii="Segoe UI" w:eastAsia="宋体" w:hAnsi="Segoe UI" w:cs="Segoe UI"/>
          <w:color w:val="333333"/>
          <w:kern w:val="0"/>
          <w:sz w:val="24"/>
          <w:szCs w:val="24"/>
          <w14:ligatures w14:val="none"/>
        </w:rPr>
        <w:t>:</w:t>
      </w:r>
    </w:p>
    <w:p w14:paraId="68CBF6E2"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36" w:anchor="run_monthly" w:history="1">
        <w:r w:rsidRPr="005E7B64">
          <w:rPr>
            <w:rFonts w:ascii="Segoe UI" w:eastAsia="宋体" w:hAnsi="Segoe UI" w:cs="Segoe UI"/>
            <w:color w:val="0E90D2"/>
            <w:kern w:val="0"/>
            <w:sz w:val="24"/>
            <w:szCs w:val="24"/>
            <w:u w:val="single"/>
            <w14:ligatures w14:val="none"/>
          </w:rPr>
          <w:t>run_monthly</w:t>
        </w:r>
      </w:hyperlink>
      <w:r w:rsidRPr="005E7B64">
        <w:rPr>
          <w:rFonts w:ascii="Segoe UI" w:eastAsia="宋体" w:hAnsi="Segoe UI" w:cs="Segoe UI"/>
          <w:color w:val="333333"/>
          <w:kern w:val="0"/>
          <w:sz w:val="24"/>
          <w:szCs w:val="24"/>
          <w14:ligatures w14:val="none"/>
        </w:rPr>
        <w:t>/</w:t>
      </w:r>
      <w:hyperlink r:id="rId37" w:anchor="run_weekly" w:history="1">
        <w:r w:rsidRPr="005E7B64">
          <w:rPr>
            <w:rFonts w:ascii="Segoe UI" w:eastAsia="宋体" w:hAnsi="Segoe UI" w:cs="Segoe UI"/>
            <w:color w:val="0E90D2"/>
            <w:kern w:val="0"/>
            <w:sz w:val="24"/>
            <w:szCs w:val="24"/>
            <w:u w:val="single"/>
            <w14:ligatures w14:val="none"/>
          </w:rPr>
          <w:t>run_weekly</w:t>
        </w:r>
      </w:hyperlink>
      <w:r w:rsidRPr="005E7B64">
        <w:rPr>
          <w:rFonts w:ascii="Segoe UI" w:eastAsia="宋体" w:hAnsi="Segoe UI" w:cs="Segoe UI"/>
          <w:color w:val="333333"/>
          <w:kern w:val="0"/>
          <w:sz w:val="24"/>
          <w:szCs w:val="24"/>
          <w14:ligatures w14:val="none"/>
        </w:rPr>
        <w:t>/</w:t>
      </w:r>
      <w:hyperlink r:id="rId38" w:anchor="run_daily" w:history="1">
        <w:r w:rsidRPr="005E7B64">
          <w:rPr>
            <w:rFonts w:ascii="Segoe UI" w:eastAsia="宋体" w:hAnsi="Segoe UI" w:cs="Segoe UI"/>
            <w:color w:val="0E90D2"/>
            <w:kern w:val="0"/>
            <w:sz w:val="24"/>
            <w:szCs w:val="24"/>
            <w:u w:val="single"/>
            <w14:ligatures w14:val="none"/>
          </w:rPr>
          <w:t>run_daily</w:t>
        </w:r>
      </w:hyperlink>
      <w:r w:rsidRPr="005E7B64">
        <w:rPr>
          <w:rFonts w:ascii="Segoe UI" w:eastAsia="宋体" w:hAnsi="Segoe UI" w:cs="Segoe UI"/>
          <w:color w:val="333333"/>
          <w:kern w:val="0"/>
          <w:sz w:val="24"/>
          <w:szCs w:val="24"/>
          <w14:ligatures w14:val="none"/>
        </w:rPr>
        <w:t>中在指定交易时间执行的函数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执行时间为这分钟的第一秒</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例如</w:t>
      </w:r>
      <w:r w:rsidRPr="005E7B64">
        <w:rPr>
          <w:rFonts w:ascii="Segoe UI" w:eastAsia="宋体" w:hAnsi="Segoe UI" w:cs="Segoe UI"/>
          <w:color w:val="333333"/>
          <w:kern w:val="0"/>
          <w:sz w:val="24"/>
          <w:szCs w:val="24"/>
          <w14:ligatures w14:val="none"/>
        </w:rPr>
        <w:t>: </w:t>
      </w:r>
      <w:r w:rsidRPr="005E7B64">
        <w:rPr>
          <w:rFonts w:ascii="Source Code Pro" w:eastAsia="宋体" w:hAnsi="Source Code Pro" w:cs="宋体"/>
          <w:color w:val="C7254E"/>
          <w:kern w:val="0"/>
          <w:sz w:val="22"/>
          <w:shd w:val="clear" w:color="auto" w:fill="F8F8F8"/>
          <w14:ligatures w14:val="none"/>
        </w:rPr>
        <w:t>run_daily(func, '14:50')</w:t>
      </w:r>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会在每天的</w:t>
      </w:r>
      <w:r w:rsidRPr="005E7B64">
        <w:rPr>
          <w:rFonts w:ascii="Segoe UI" w:eastAsia="宋体" w:hAnsi="Segoe UI" w:cs="Segoe UI"/>
          <w:color w:val="333333"/>
          <w:kern w:val="0"/>
          <w:sz w:val="24"/>
          <w:szCs w:val="24"/>
          <w14:ligatures w14:val="none"/>
        </w:rPr>
        <w:t>14:50:00(</w:t>
      </w:r>
      <w:r w:rsidRPr="005E7B64">
        <w:rPr>
          <w:rFonts w:ascii="Segoe UI" w:eastAsia="宋体" w:hAnsi="Segoe UI" w:cs="Segoe UI"/>
          <w:color w:val="333333"/>
          <w:kern w:val="0"/>
          <w:sz w:val="24"/>
          <w:szCs w:val="24"/>
          <w14:ligatures w14:val="none"/>
        </w:rPr>
        <w:t>精确到秒</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执行</w:t>
      </w:r>
    </w:p>
    <w:p w14:paraId="73CB381B"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39" w:anchor="handle_data" w:history="1">
        <w:r w:rsidRPr="005E7B64">
          <w:rPr>
            <w:rFonts w:ascii="Segoe UI" w:eastAsia="宋体" w:hAnsi="Segoe UI" w:cs="Segoe UI"/>
            <w:color w:val="0E90D2"/>
            <w:kern w:val="0"/>
            <w:sz w:val="24"/>
            <w:szCs w:val="24"/>
            <w:u w:val="single"/>
            <w14:ligatures w14:val="none"/>
          </w:rPr>
          <w:t>handle_data</w:t>
        </w:r>
      </w:hyperlink>
    </w:p>
    <w:p w14:paraId="56345540" w14:textId="77777777" w:rsidR="005E7B64" w:rsidRPr="005E7B64" w:rsidRDefault="005E7B64" w:rsidP="005E7B64">
      <w:pPr>
        <w:widowControl/>
        <w:numPr>
          <w:ilvl w:val="2"/>
          <w:numId w:val="6"/>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按日回测</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模拟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在</w:t>
      </w:r>
      <w:r w:rsidRPr="005E7B64">
        <w:rPr>
          <w:rFonts w:ascii="Segoe UI" w:eastAsia="宋体" w:hAnsi="Segoe UI" w:cs="Segoe UI"/>
          <w:color w:val="333333"/>
          <w:kern w:val="0"/>
          <w:sz w:val="24"/>
          <w:szCs w:val="24"/>
          <w14:ligatures w14:val="none"/>
        </w:rPr>
        <w:t>9:30:00(</w:t>
      </w:r>
      <w:r w:rsidRPr="005E7B64">
        <w:rPr>
          <w:rFonts w:ascii="Segoe UI" w:eastAsia="宋体" w:hAnsi="Segoe UI" w:cs="Segoe UI"/>
          <w:color w:val="333333"/>
          <w:kern w:val="0"/>
          <w:sz w:val="24"/>
          <w:szCs w:val="24"/>
          <w14:ligatures w14:val="none"/>
        </w:rPr>
        <w:t>精确到秒</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运行</w:t>
      </w:r>
      <w:r w:rsidRPr="005E7B64">
        <w:rPr>
          <w:rFonts w:ascii="Segoe UI" w:eastAsia="宋体" w:hAnsi="Segoe UI" w:cs="Segoe UI"/>
          <w:color w:val="333333"/>
          <w:kern w:val="0"/>
          <w:sz w:val="24"/>
          <w:szCs w:val="24"/>
          <w14:ligatures w14:val="none"/>
        </w:rPr>
        <w:t>, </w:t>
      </w:r>
      <w:hyperlink r:id="rId40" w:anchor="data" w:history="1">
        <w:r w:rsidRPr="005E7B64">
          <w:rPr>
            <w:rFonts w:ascii="Segoe UI" w:eastAsia="宋体" w:hAnsi="Segoe UI" w:cs="Segoe UI"/>
            <w:color w:val="0E90D2"/>
            <w:kern w:val="0"/>
            <w:sz w:val="24"/>
            <w:szCs w:val="24"/>
            <w:u w:val="single"/>
            <w14:ligatures w14:val="none"/>
          </w:rPr>
          <w:t>data</w:t>
        </w:r>
      </w:hyperlink>
      <w:r w:rsidRPr="005E7B64">
        <w:rPr>
          <w:rFonts w:ascii="Segoe UI" w:eastAsia="宋体" w:hAnsi="Segoe UI" w:cs="Segoe UI"/>
          <w:color w:val="333333"/>
          <w:kern w:val="0"/>
          <w:sz w:val="24"/>
          <w:szCs w:val="24"/>
          <w14:ligatures w14:val="none"/>
        </w:rPr>
        <w:t>为昨天的天数据</w:t>
      </w:r>
    </w:p>
    <w:p w14:paraId="30B75264" w14:textId="77777777" w:rsidR="005E7B64" w:rsidRPr="005E7B64" w:rsidRDefault="005E7B64" w:rsidP="005E7B64">
      <w:pPr>
        <w:widowControl/>
        <w:numPr>
          <w:ilvl w:val="2"/>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w:t>
      </w:r>
      <w:proofErr w:type="gramStart"/>
      <w:r w:rsidRPr="005E7B64">
        <w:rPr>
          <w:rFonts w:ascii="Segoe UI" w:eastAsia="宋体" w:hAnsi="Segoe UI" w:cs="Segoe UI"/>
          <w:color w:val="333333"/>
          <w:kern w:val="0"/>
          <w:sz w:val="24"/>
          <w:szCs w:val="24"/>
          <w14:ligatures w14:val="none"/>
        </w:rPr>
        <w:t>分钟回测</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模拟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在每分钟的第一秒运行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每天执行</w:t>
      </w:r>
      <w:r w:rsidRPr="005E7B64">
        <w:rPr>
          <w:rFonts w:ascii="Segoe UI" w:eastAsia="宋体" w:hAnsi="Segoe UI" w:cs="Segoe UI"/>
          <w:color w:val="333333"/>
          <w:kern w:val="0"/>
          <w:sz w:val="24"/>
          <w:szCs w:val="24"/>
          <w14:ligatures w14:val="none"/>
        </w:rPr>
        <w:t>240</w:t>
      </w:r>
      <w:r w:rsidRPr="005E7B64">
        <w:rPr>
          <w:rFonts w:ascii="Segoe UI" w:eastAsia="宋体" w:hAnsi="Segoe UI" w:cs="Segoe UI"/>
          <w:color w:val="333333"/>
          <w:kern w:val="0"/>
          <w:sz w:val="24"/>
          <w:szCs w:val="24"/>
          <w14:ligatures w14:val="none"/>
        </w:rPr>
        <w:t>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不包括</w:t>
      </w:r>
      <w:r w:rsidRPr="005E7B64">
        <w:rPr>
          <w:rFonts w:ascii="Segoe UI" w:eastAsia="宋体" w:hAnsi="Segoe UI" w:cs="Segoe UI"/>
          <w:color w:val="333333"/>
          <w:kern w:val="0"/>
          <w:sz w:val="24"/>
          <w:szCs w:val="24"/>
          <w14:ligatures w14:val="none"/>
        </w:rPr>
        <w:t>11:30</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15:00</w:t>
      </w:r>
      <w:r w:rsidRPr="005E7B64">
        <w:rPr>
          <w:rFonts w:ascii="Segoe UI" w:eastAsia="宋体" w:hAnsi="Segoe UI" w:cs="Segoe UI"/>
          <w:color w:val="333333"/>
          <w:kern w:val="0"/>
          <w:sz w:val="24"/>
          <w:szCs w:val="24"/>
          <w14:ligatures w14:val="none"/>
        </w:rPr>
        <w:t>这两分钟</w:t>
      </w:r>
      <w:r w:rsidRPr="005E7B64">
        <w:rPr>
          <w:rFonts w:ascii="Segoe UI" w:eastAsia="宋体" w:hAnsi="Segoe UI" w:cs="Segoe UI"/>
          <w:color w:val="333333"/>
          <w:kern w:val="0"/>
          <w:sz w:val="24"/>
          <w:szCs w:val="24"/>
          <w14:ligatures w14:val="none"/>
        </w:rPr>
        <w:t>, </w:t>
      </w:r>
      <w:hyperlink r:id="rId41" w:anchor="data" w:history="1">
        <w:r w:rsidRPr="005E7B64">
          <w:rPr>
            <w:rFonts w:ascii="Segoe UI" w:eastAsia="宋体" w:hAnsi="Segoe UI" w:cs="Segoe UI"/>
            <w:color w:val="0E90D2"/>
            <w:kern w:val="0"/>
            <w:sz w:val="24"/>
            <w:szCs w:val="24"/>
            <w:u w:val="single"/>
            <w14:ligatures w14:val="none"/>
          </w:rPr>
          <w:t>data</w:t>
        </w:r>
      </w:hyperlink>
      <w:r w:rsidRPr="005E7B64">
        <w:rPr>
          <w:rFonts w:ascii="Segoe UI" w:eastAsia="宋体" w:hAnsi="Segoe UI" w:cs="Segoe UI"/>
          <w:color w:val="333333"/>
          <w:kern w:val="0"/>
          <w:sz w:val="24"/>
          <w:szCs w:val="24"/>
          <w14:ligatures w14:val="none"/>
        </w:rPr>
        <w:t>是上一分钟的分钟数据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例如</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当天第一次执行是在</w:t>
      </w:r>
      <w:r w:rsidRPr="005E7B64">
        <w:rPr>
          <w:rFonts w:ascii="Segoe UI" w:eastAsia="宋体" w:hAnsi="Segoe UI" w:cs="Segoe UI"/>
          <w:color w:val="333333"/>
          <w:kern w:val="0"/>
          <w:sz w:val="24"/>
          <w:szCs w:val="24"/>
          <w14:ligatures w14:val="none"/>
        </w:rPr>
        <w:t>9:30:00, </w:t>
      </w:r>
      <w:hyperlink r:id="rId42" w:anchor="data" w:history="1">
        <w:r w:rsidRPr="005E7B64">
          <w:rPr>
            <w:rFonts w:ascii="Segoe UI" w:eastAsia="宋体" w:hAnsi="Segoe UI" w:cs="Segoe UI"/>
            <w:color w:val="0E90D2"/>
            <w:kern w:val="0"/>
            <w:sz w:val="24"/>
            <w:szCs w:val="24"/>
            <w:u w:val="single"/>
            <w14:ligatures w14:val="none"/>
          </w:rPr>
          <w:t>data</w:t>
        </w:r>
      </w:hyperlink>
      <w:r w:rsidRPr="005E7B64">
        <w:rPr>
          <w:rFonts w:ascii="Segoe UI" w:eastAsia="宋体" w:hAnsi="Segoe UI" w:cs="Segoe UI"/>
          <w:color w:val="333333"/>
          <w:kern w:val="0"/>
          <w:sz w:val="24"/>
          <w:szCs w:val="24"/>
          <w14:ligatures w14:val="none"/>
        </w:rPr>
        <w:t>是昨天</w:t>
      </w:r>
      <w:r w:rsidRPr="005E7B64">
        <w:rPr>
          <w:rFonts w:ascii="Segoe UI" w:eastAsia="宋体" w:hAnsi="Segoe UI" w:cs="Segoe UI"/>
          <w:color w:val="333333"/>
          <w:kern w:val="0"/>
          <w:sz w:val="24"/>
          <w:szCs w:val="24"/>
          <w14:ligatures w14:val="none"/>
        </w:rPr>
        <w:t>14:59</w:t>
      </w:r>
      <w:r w:rsidRPr="005E7B64">
        <w:rPr>
          <w:rFonts w:ascii="Segoe UI" w:eastAsia="宋体" w:hAnsi="Segoe UI" w:cs="Segoe UI"/>
          <w:color w:val="333333"/>
          <w:kern w:val="0"/>
          <w:sz w:val="24"/>
          <w:szCs w:val="24"/>
          <w14:ligatures w14:val="none"/>
        </w:rPr>
        <w:t>至</w:t>
      </w:r>
      <w:r w:rsidRPr="005E7B64">
        <w:rPr>
          <w:rFonts w:ascii="Segoe UI" w:eastAsia="宋体" w:hAnsi="Segoe UI" w:cs="Segoe UI"/>
          <w:color w:val="333333"/>
          <w:kern w:val="0"/>
          <w:sz w:val="24"/>
          <w:szCs w:val="24"/>
          <w14:ligatures w14:val="none"/>
        </w:rPr>
        <w:t>15:00</w:t>
      </w:r>
      <w:r w:rsidRPr="005E7B64">
        <w:rPr>
          <w:rFonts w:ascii="Segoe UI" w:eastAsia="宋体" w:hAnsi="Segoe UI" w:cs="Segoe UI"/>
          <w:color w:val="333333"/>
          <w:kern w:val="0"/>
          <w:sz w:val="24"/>
          <w:szCs w:val="24"/>
          <w14:ligatures w14:val="none"/>
        </w:rPr>
        <w:t>这一分钟的分钟数据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当天最后一次执行是在</w:t>
      </w:r>
      <w:r w:rsidRPr="005E7B64">
        <w:rPr>
          <w:rFonts w:ascii="Segoe UI" w:eastAsia="宋体" w:hAnsi="Segoe UI" w:cs="Segoe UI"/>
          <w:color w:val="333333"/>
          <w:kern w:val="0"/>
          <w:sz w:val="24"/>
          <w:szCs w:val="24"/>
          <w14:ligatures w14:val="none"/>
        </w:rPr>
        <w:t>14:59:00, </w:t>
      </w:r>
      <w:hyperlink r:id="rId43" w:anchor="data" w:history="1">
        <w:r w:rsidRPr="005E7B64">
          <w:rPr>
            <w:rFonts w:ascii="Segoe UI" w:eastAsia="宋体" w:hAnsi="Segoe UI" w:cs="Segoe UI"/>
            <w:color w:val="0E90D2"/>
            <w:kern w:val="0"/>
            <w:sz w:val="24"/>
            <w:szCs w:val="24"/>
            <w:u w:val="single"/>
            <w14:ligatures w14:val="none"/>
          </w:rPr>
          <w:t>data</w:t>
        </w:r>
      </w:hyperlink>
      <w:r w:rsidRPr="005E7B64">
        <w:rPr>
          <w:rFonts w:ascii="Segoe UI" w:eastAsia="宋体" w:hAnsi="Segoe UI" w:cs="Segoe UI"/>
          <w:color w:val="333333"/>
          <w:kern w:val="0"/>
          <w:sz w:val="24"/>
          <w:szCs w:val="24"/>
          <w14:ligatures w14:val="none"/>
        </w:rPr>
        <w:t>是</w:t>
      </w:r>
      <w:r w:rsidRPr="005E7B64">
        <w:rPr>
          <w:rFonts w:ascii="Segoe UI" w:eastAsia="宋体" w:hAnsi="Segoe UI" w:cs="Segoe UI"/>
          <w:color w:val="333333"/>
          <w:kern w:val="0"/>
          <w:sz w:val="24"/>
          <w:szCs w:val="24"/>
          <w14:ligatures w14:val="none"/>
        </w:rPr>
        <w:t>14:58</w:t>
      </w:r>
      <w:r w:rsidRPr="005E7B64">
        <w:rPr>
          <w:rFonts w:ascii="Segoe UI" w:eastAsia="宋体" w:hAnsi="Segoe UI" w:cs="Segoe UI"/>
          <w:color w:val="333333"/>
          <w:kern w:val="0"/>
          <w:sz w:val="24"/>
          <w:szCs w:val="24"/>
          <w14:ligatures w14:val="none"/>
        </w:rPr>
        <w:t>至</w:t>
      </w:r>
      <w:r w:rsidRPr="005E7B64">
        <w:rPr>
          <w:rFonts w:ascii="Segoe UI" w:eastAsia="宋体" w:hAnsi="Segoe UI" w:cs="Segoe UI"/>
          <w:color w:val="333333"/>
          <w:kern w:val="0"/>
          <w:sz w:val="24"/>
          <w:szCs w:val="24"/>
          <w14:ligatures w14:val="none"/>
        </w:rPr>
        <w:t>14:59:00</w:t>
      </w:r>
      <w:r w:rsidRPr="005E7B64">
        <w:rPr>
          <w:rFonts w:ascii="Segoe UI" w:eastAsia="宋体" w:hAnsi="Segoe UI" w:cs="Segoe UI"/>
          <w:color w:val="333333"/>
          <w:kern w:val="0"/>
          <w:sz w:val="24"/>
          <w:szCs w:val="24"/>
          <w14:ligatures w14:val="none"/>
        </w:rPr>
        <w:t>这一分钟的分钟数据</w:t>
      </w:r>
      <w:r w:rsidRPr="005E7B64">
        <w:rPr>
          <w:rFonts w:ascii="Segoe UI" w:eastAsia="宋体" w:hAnsi="Segoe UI" w:cs="Segoe UI"/>
          <w:color w:val="333333"/>
          <w:kern w:val="0"/>
          <w:sz w:val="24"/>
          <w:szCs w:val="24"/>
          <w14:ligatures w14:val="none"/>
        </w:rPr>
        <w:t>.</w:t>
      </w:r>
    </w:p>
    <w:p w14:paraId="03E08D84" w14:textId="77777777" w:rsidR="005E7B64" w:rsidRPr="005E7B64" w:rsidRDefault="005E7B64" w:rsidP="005E7B64">
      <w:pPr>
        <w:widowControl/>
        <w:numPr>
          <w:ilvl w:val="0"/>
          <w:numId w:val="6"/>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收盘后</w:t>
      </w:r>
      <w:r w:rsidRPr="005E7B64">
        <w:rPr>
          <w:rFonts w:ascii="Segoe UI" w:eastAsia="宋体" w:hAnsi="Segoe UI" w:cs="Segoe UI"/>
          <w:color w:val="333333"/>
          <w:kern w:val="0"/>
          <w:sz w:val="24"/>
          <w:szCs w:val="24"/>
          <w14:ligatures w14:val="none"/>
        </w:rPr>
        <w:t>(15:00</w:t>
      </w:r>
      <w:r w:rsidRPr="005E7B64">
        <w:rPr>
          <w:rFonts w:ascii="Segoe UI" w:eastAsia="宋体" w:hAnsi="Segoe UI" w:cs="Segoe UI"/>
          <w:color w:val="333333"/>
          <w:kern w:val="0"/>
          <w:sz w:val="24"/>
          <w:szCs w:val="24"/>
          <w14:ligatures w14:val="none"/>
        </w:rPr>
        <w:t>后半小时内</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运行</w:t>
      </w:r>
      <w:r w:rsidRPr="005E7B64">
        <w:rPr>
          <w:rFonts w:ascii="Segoe UI" w:eastAsia="宋体" w:hAnsi="Segoe UI" w:cs="Segoe UI"/>
          <w:color w:val="333333"/>
          <w:kern w:val="0"/>
          <w:sz w:val="24"/>
          <w:szCs w:val="24"/>
          <w14:ligatures w14:val="none"/>
        </w:rPr>
        <w:t>:</w:t>
      </w:r>
    </w:p>
    <w:p w14:paraId="58A1A37E"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44" w:anchor="run_monthly" w:history="1">
        <w:r w:rsidRPr="005E7B64">
          <w:rPr>
            <w:rFonts w:ascii="Segoe UI" w:eastAsia="宋体" w:hAnsi="Segoe UI" w:cs="Segoe UI"/>
            <w:color w:val="0E90D2"/>
            <w:kern w:val="0"/>
            <w:sz w:val="24"/>
            <w:szCs w:val="24"/>
            <w:u w:val="single"/>
            <w14:ligatures w14:val="none"/>
          </w:rPr>
          <w:t>run_monthly</w:t>
        </w:r>
      </w:hyperlink>
      <w:r w:rsidRPr="005E7B64">
        <w:rPr>
          <w:rFonts w:ascii="Segoe UI" w:eastAsia="宋体" w:hAnsi="Segoe UI" w:cs="Segoe UI"/>
          <w:color w:val="333333"/>
          <w:kern w:val="0"/>
          <w:sz w:val="24"/>
          <w:szCs w:val="24"/>
          <w14:ligatures w14:val="none"/>
        </w:rPr>
        <w:t>/</w:t>
      </w:r>
      <w:hyperlink r:id="rId45" w:anchor="run_weekly" w:history="1">
        <w:r w:rsidRPr="005E7B64">
          <w:rPr>
            <w:rFonts w:ascii="Segoe UI" w:eastAsia="宋体" w:hAnsi="Segoe UI" w:cs="Segoe UI"/>
            <w:color w:val="0E90D2"/>
            <w:kern w:val="0"/>
            <w:sz w:val="24"/>
            <w:szCs w:val="24"/>
            <w:u w:val="single"/>
            <w14:ligatures w14:val="none"/>
          </w:rPr>
          <w:t>run_weekly</w:t>
        </w:r>
      </w:hyperlink>
      <w:r w:rsidRPr="005E7B64">
        <w:rPr>
          <w:rFonts w:ascii="Segoe UI" w:eastAsia="宋体" w:hAnsi="Segoe UI" w:cs="Segoe UI"/>
          <w:color w:val="333333"/>
          <w:kern w:val="0"/>
          <w:sz w:val="24"/>
          <w:szCs w:val="24"/>
          <w14:ligatures w14:val="none"/>
        </w:rPr>
        <w:t>/</w:t>
      </w:r>
      <w:hyperlink r:id="rId46" w:anchor="run_daily" w:history="1">
        <w:r w:rsidRPr="005E7B64">
          <w:rPr>
            <w:rFonts w:ascii="Segoe UI" w:eastAsia="宋体" w:hAnsi="Segoe UI" w:cs="Segoe UI"/>
            <w:color w:val="0E90D2"/>
            <w:kern w:val="0"/>
            <w:sz w:val="24"/>
            <w:szCs w:val="24"/>
            <w:u w:val="single"/>
            <w14:ligatures w14:val="none"/>
          </w:rPr>
          <w:t>run_daily</w:t>
        </w:r>
      </w:hyperlink>
      <w:r w:rsidRPr="005E7B64">
        <w:rPr>
          <w:rFonts w:ascii="Segoe UI" w:eastAsia="宋体" w:hAnsi="Segoe UI" w:cs="Segoe UI"/>
          <w:color w:val="333333"/>
          <w:kern w:val="0"/>
          <w:sz w:val="24"/>
          <w:szCs w:val="24"/>
          <w14:ligatures w14:val="none"/>
        </w:rPr>
        <w:t>中指定</w:t>
      </w:r>
      <w:r w:rsidRPr="005E7B64">
        <w:rPr>
          <w:rFonts w:ascii="Segoe UI" w:eastAsia="宋体" w:hAnsi="Segoe UI" w:cs="Segoe UI"/>
          <w:color w:val="333333"/>
          <w:kern w:val="0"/>
          <w:sz w:val="24"/>
          <w:szCs w:val="24"/>
          <w14:ligatures w14:val="none"/>
        </w:rPr>
        <w:t>time='15:30'</w:t>
      </w:r>
      <w:r w:rsidRPr="005E7B64">
        <w:rPr>
          <w:rFonts w:ascii="Segoe UI" w:eastAsia="宋体" w:hAnsi="Segoe UI" w:cs="Segoe UI"/>
          <w:color w:val="333333"/>
          <w:kern w:val="0"/>
          <w:sz w:val="24"/>
          <w:szCs w:val="24"/>
          <w14:ligatures w14:val="none"/>
        </w:rPr>
        <w:t>运行的函数</w:t>
      </w:r>
    </w:p>
    <w:p w14:paraId="4C0A0EDC"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hyperlink r:id="rId47" w:anchor="after_trading_end" w:history="1">
        <w:r w:rsidRPr="005E7B64">
          <w:rPr>
            <w:rFonts w:ascii="Segoe UI" w:eastAsia="宋体" w:hAnsi="Segoe UI" w:cs="Segoe UI"/>
            <w:color w:val="0E90D2"/>
            <w:kern w:val="0"/>
            <w:sz w:val="24"/>
            <w:szCs w:val="24"/>
            <w:u w:val="single"/>
            <w14:ligatures w14:val="none"/>
          </w:rPr>
          <w:t>after_trading_end</w:t>
        </w:r>
      </w:hyperlink>
    </w:p>
    <w:p w14:paraId="38E8F1F4" w14:textId="77777777" w:rsidR="005E7B64" w:rsidRPr="005E7B64" w:rsidRDefault="005E7B64" w:rsidP="005E7B64">
      <w:pPr>
        <w:widowControl/>
        <w:numPr>
          <w:ilvl w:val="0"/>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同一个时间点</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总是先运行</w:t>
      </w:r>
      <w:r w:rsidRPr="005E7B64">
        <w:rPr>
          <w:rFonts w:ascii="Segoe UI" w:eastAsia="宋体" w:hAnsi="Segoe UI" w:cs="Segoe UI"/>
          <w:color w:val="333333"/>
          <w:kern w:val="0"/>
          <w:sz w:val="24"/>
          <w:szCs w:val="24"/>
          <w14:ligatures w14:val="none"/>
        </w:rPr>
        <w:t xml:space="preserve"> run_xxx </w:t>
      </w:r>
      <w:r w:rsidRPr="005E7B64">
        <w:rPr>
          <w:rFonts w:ascii="Segoe UI" w:eastAsia="宋体" w:hAnsi="Segoe UI" w:cs="Segoe UI"/>
          <w:color w:val="333333"/>
          <w:kern w:val="0"/>
          <w:sz w:val="24"/>
          <w:szCs w:val="24"/>
          <w14:ligatures w14:val="none"/>
        </w:rPr>
        <w:t>指定的函数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然后是</w:t>
      </w:r>
      <w:r w:rsidRPr="005E7B64">
        <w:rPr>
          <w:rFonts w:ascii="Segoe UI" w:eastAsia="宋体" w:hAnsi="Segoe UI" w:cs="Segoe UI"/>
          <w:color w:val="333333"/>
          <w:kern w:val="0"/>
          <w:sz w:val="24"/>
          <w:szCs w:val="24"/>
          <w14:ligatures w14:val="none"/>
        </w:rPr>
        <w:t> </w:t>
      </w:r>
      <w:hyperlink r:id="rId48" w:anchor="before_trading_start" w:history="1">
        <w:r w:rsidRPr="005E7B64">
          <w:rPr>
            <w:rFonts w:ascii="Segoe UI" w:eastAsia="宋体" w:hAnsi="Segoe UI" w:cs="Segoe UI"/>
            <w:color w:val="0E90D2"/>
            <w:kern w:val="0"/>
            <w:sz w:val="24"/>
            <w:szCs w:val="24"/>
            <w:u w:val="single"/>
            <w14:ligatures w14:val="none"/>
          </w:rPr>
          <w:t>before_trading_start</w:t>
        </w:r>
      </w:hyperlink>
      <w:r w:rsidRPr="005E7B64">
        <w:rPr>
          <w:rFonts w:ascii="Segoe UI" w:eastAsia="宋体" w:hAnsi="Segoe UI" w:cs="Segoe UI"/>
          <w:color w:val="333333"/>
          <w:kern w:val="0"/>
          <w:sz w:val="24"/>
          <w:szCs w:val="24"/>
          <w14:ligatures w14:val="none"/>
        </w:rPr>
        <w:t> , </w:t>
      </w:r>
      <w:hyperlink r:id="rId49" w:anchor="handle_data" w:history="1">
        <w:r w:rsidRPr="005E7B64">
          <w:rPr>
            <w:rFonts w:ascii="Segoe UI" w:eastAsia="宋体" w:hAnsi="Segoe UI" w:cs="Segoe UI"/>
            <w:color w:val="0E90D2"/>
            <w:kern w:val="0"/>
            <w:sz w:val="24"/>
            <w:szCs w:val="24"/>
            <w:u w:val="single"/>
            <w14:ligatures w14:val="none"/>
          </w:rPr>
          <w:t>handle_data</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 </w:t>
      </w:r>
      <w:hyperlink r:id="rId50" w:anchor="after_trading_end" w:history="1">
        <w:r w:rsidRPr="005E7B64">
          <w:rPr>
            <w:rFonts w:ascii="Segoe UI" w:eastAsia="宋体" w:hAnsi="Segoe UI" w:cs="Segoe UI"/>
            <w:color w:val="0E90D2"/>
            <w:kern w:val="0"/>
            <w:sz w:val="24"/>
            <w:szCs w:val="24"/>
            <w:u w:val="single"/>
            <w14:ligatures w14:val="none"/>
          </w:rPr>
          <w:t>after_trading_end</w:t>
        </w:r>
      </w:hyperlink>
    </w:p>
    <w:p w14:paraId="5B96E3EC" w14:textId="77777777" w:rsidR="005E7B64" w:rsidRPr="005E7B64" w:rsidRDefault="005E7B64" w:rsidP="005E7B64">
      <w:pPr>
        <w:widowControl/>
        <w:numPr>
          <w:ilvl w:val="0"/>
          <w:numId w:val="6"/>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注意</w:t>
      </w:r>
      <w:r w:rsidRPr="005E7B64">
        <w:rPr>
          <w:rFonts w:ascii="Segoe UI" w:eastAsia="宋体" w:hAnsi="Segoe UI" w:cs="Segoe UI"/>
          <w:color w:val="333333"/>
          <w:kern w:val="0"/>
          <w:sz w:val="24"/>
          <w:szCs w:val="24"/>
          <w14:ligatures w14:val="none"/>
        </w:rPr>
        <w:t>:</w:t>
      </w:r>
    </w:p>
    <w:p w14:paraId="46B2BD1C"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为了避免您换算错误，建议设置</w:t>
      </w:r>
      <w:r w:rsidRPr="005E7B64">
        <w:rPr>
          <w:rFonts w:ascii="Segoe UI" w:eastAsia="宋体" w:hAnsi="Segoe UI" w:cs="Segoe UI"/>
          <w:b/>
          <w:bCs/>
          <w:color w:val="333333"/>
          <w:kern w:val="0"/>
          <w:sz w:val="24"/>
          <w:szCs w:val="24"/>
          <w14:ligatures w14:val="none"/>
        </w:rPr>
        <w:t>time</w:t>
      </w:r>
      <w:r w:rsidRPr="005E7B64">
        <w:rPr>
          <w:rFonts w:ascii="Segoe UI" w:eastAsia="宋体" w:hAnsi="Segoe UI" w:cs="Segoe UI"/>
          <w:b/>
          <w:bCs/>
          <w:color w:val="333333"/>
          <w:kern w:val="0"/>
          <w:sz w:val="24"/>
          <w:szCs w:val="24"/>
          <w14:ligatures w14:val="none"/>
        </w:rPr>
        <w:t>为具体的时间（例如：</w:t>
      </w:r>
      <w:r w:rsidRPr="005E7B64">
        <w:rPr>
          <w:rFonts w:ascii="Segoe UI" w:eastAsia="宋体" w:hAnsi="Segoe UI" w:cs="Segoe UI"/>
          <w:b/>
          <w:bCs/>
          <w:color w:val="333333"/>
          <w:kern w:val="0"/>
          <w:sz w:val="24"/>
          <w:szCs w:val="24"/>
          <w14:ligatures w14:val="none"/>
        </w:rPr>
        <w:t>time='9:30'</w:t>
      </w:r>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color w:val="333333"/>
          <w:kern w:val="0"/>
          <w:sz w:val="24"/>
          <w:szCs w:val="24"/>
          <w14:ligatures w14:val="none"/>
        </w:rPr>
        <w:t>;</w:t>
      </w:r>
    </w:p>
    <w:p w14:paraId="520DB5FC"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run_xxx</w:t>
      </w:r>
      <w:r w:rsidRPr="005E7B64">
        <w:rPr>
          <w:rFonts w:ascii="Segoe UI" w:eastAsia="宋体" w:hAnsi="Segoe UI" w:cs="Segoe UI"/>
          <w:color w:val="333333"/>
          <w:kern w:val="0"/>
          <w:sz w:val="24"/>
          <w:szCs w:val="24"/>
          <w14:ligatures w14:val="none"/>
        </w:rPr>
        <w:t>指</w:t>
      </w:r>
      <w:r w:rsidRPr="005E7B64">
        <w:rPr>
          <w:rFonts w:ascii="Segoe UI" w:eastAsia="宋体" w:hAnsi="Segoe UI" w:cs="Segoe UI"/>
          <w:color w:val="333333"/>
          <w:kern w:val="0"/>
          <w:sz w:val="24"/>
          <w:szCs w:val="24"/>
          <w14:ligatures w14:val="none"/>
        </w:rPr>
        <w:t>run_monthly/run_weekly/run_daily</w:t>
      </w:r>
      <w:r w:rsidRPr="005E7B64">
        <w:rPr>
          <w:rFonts w:ascii="Segoe UI" w:eastAsia="宋体" w:hAnsi="Segoe UI" w:cs="Segoe UI"/>
          <w:color w:val="333333"/>
          <w:kern w:val="0"/>
          <w:sz w:val="24"/>
          <w:szCs w:val="24"/>
          <w14:ligatures w14:val="none"/>
        </w:rPr>
        <w:t>中的任意一个</w:t>
      </w:r>
    </w:p>
    <w:p w14:paraId="730B6414"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 xml:space="preserve">run_xxx </w:t>
      </w:r>
      <w:r w:rsidRPr="005E7B64">
        <w:rPr>
          <w:rFonts w:ascii="Segoe UI" w:eastAsia="宋体" w:hAnsi="Segoe UI" w:cs="Segoe UI"/>
          <w:color w:val="333333"/>
          <w:kern w:val="0"/>
          <w:sz w:val="24"/>
          <w:szCs w:val="24"/>
          <w14:ligatures w14:val="none"/>
        </w:rPr>
        <w:t>指定的函数只能有一个参数</w:t>
      </w:r>
      <w:r w:rsidRPr="005E7B64">
        <w:rPr>
          <w:rFonts w:ascii="Segoe UI" w:eastAsia="宋体" w:hAnsi="Segoe UI" w:cs="Segoe UI"/>
          <w:color w:val="333333"/>
          <w:kern w:val="0"/>
          <w:sz w:val="24"/>
          <w:szCs w:val="24"/>
          <w14:ligatures w14:val="none"/>
        </w:rPr>
        <w:t> </w:t>
      </w:r>
      <w:hyperlink r:id="rId51" w:anchor="Context" w:history="1">
        <w:r w:rsidRPr="005E7B64">
          <w:rPr>
            <w:rFonts w:ascii="Segoe UI" w:eastAsia="宋体" w:hAnsi="Segoe UI" w:cs="Segoe UI"/>
            <w:color w:val="0E90D2"/>
            <w:kern w:val="0"/>
            <w:sz w:val="24"/>
            <w:szCs w:val="24"/>
            <w:u w:val="single"/>
            <w14:ligatures w14:val="none"/>
          </w:rPr>
          <w:t>context</w:t>
        </w:r>
      </w:hyperlink>
      <w:r w:rsidRPr="005E7B64">
        <w:rPr>
          <w:rFonts w:ascii="Segoe UI" w:eastAsia="宋体" w:hAnsi="Segoe UI" w:cs="Segoe UI"/>
          <w:color w:val="333333"/>
          <w:kern w:val="0"/>
          <w:sz w:val="24"/>
          <w:szCs w:val="24"/>
          <w14:ligatures w14:val="none"/>
        </w:rPr>
        <w:t>, </w:t>
      </w:r>
      <w:hyperlink r:id="rId52" w:anchor="data" w:history="1">
        <w:r w:rsidRPr="005E7B64">
          <w:rPr>
            <w:rFonts w:ascii="Segoe UI" w:eastAsia="宋体" w:hAnsi="Segoe UI" w:cs="Segoe UI"/>
            <w:color w:val="0E90D2"/>
            <w:kern w:val="0"/>
            <w:sz w:val="24"/>
            <w:szCs w:val="24"/>
            <w:u w:val="single"/>
            <w14:ligatures w14:val="none"/>
          </w:rPr>
          <w:t>data</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不再提供</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请使用</w:t>
      </w:r>
      <w:r w:rsidRPr="005E7B64">
        <w:rPr>
          <w:rFonts w:ascii="Segoe UI" w:eastAsia="宋体" w:hAnsi="Segoe UI" w:cs="Segoe UI"/>
          <w:color w:val="333333"/>
          <w:kern w:val="0"/>
          <w:sz w:val="24"/>
          <w:szCs w:val="24"/>
          <w14:ligatures w14:val="none"/>
        </w:rPr>
        <w:t> </w:t>
      </w:r>
      <w:hyperlink r:id="rId53" w:anchor="history" w:history="1">
        <w:r w:rsidRPr="005E7B64">
          <w:rPr>
            <w:rFonts w:ascii="Segoe UI" w:eastAsia="宋体" w:hAnsi="Segoe UI" w:cs="Segoe UI"/>
            <w:color w:val="0E90D2"/>
            <w:kern w:val="0"/>
            <w:sz w:val="24"/>
            <w:szCs w:val="24"/>
            <w:u w:val="single"/>
            <w14:ligatures w14:val="none"/>
          </w:rPr>
          <w:t>history</w:t>
        </w:r>
      </w:hyperlink>
      <w:r w:rsidRPr="005E7B64">
        <w:rPr>
          <w:rFonts w:ascii="Segoe UI" w:eastAsia="宋体" w:hAnsi="Segoe UI" w:cs="Segoe UI"/>
          <w:color w:val="333333"/>
          <w:kern w:val="0"/>
          <w:sz w:val="24"/>
          <w:szCs w:val="24"/>
          <w14:ligatures w14:val="none"/>
        </w:rPr>
        <w:t>等获取</w:t>
      </w:r>
      <w:r w:rsidRPr="005E7B64">
        <w:rPr>
          <w:rFonts w:ascii="Segoe UI" w:eastAsia="宋体" w:hAnsi="Segoe UI" w:cs="Segoe UI"/>
          <w:color w:val="333333"/>
          <w:kern w:val="0"/>
          <w:sz w:val="24"/>
          <w:szCs w:val="24"/>
          <w14:ligatures w14:val="none"/>
        </w:rPr>
        <w:t>;</w:t>
      </w:r>
    </w:p>
    <w:p w14:paraId="170B43D0"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initialize / before_trading_start / after_trading_end / handle_data </w:t>
      </w:r>
      <w:r w:rsidRPr="005E7B64">
        <w:rPr>
          <w:rFonts w:ascii="Segoe UI" w:eastAsia="宋体" w:hAnsi="Segoe UI" w:cs="Segoe UI"/>
          <w:color w:val="333333"/>
          <w:kern w:val="0"/>
          <w:sz w:val="24"/>
          <w:szCs w:val="24"/>
          <w14:ligatures w14:val="none"/>
        </w:rPr>
        <w:t>都是可选的</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如果不是必须的</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不要实现这些函数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一个空函数会降低运行速度</w:t>
      </w:r>
      <w:r w:rsidRPr="005E7B64">
        <w:rPr>
          <w:rFonts w:ascii="Segoe UI" w:eastAsia="宋体" w:hAnsi="Segoe UI" w:cs="Segoe UI"/>
          <w:color w:val="333333"/>
          <w:kern w:val="0"/>
          <w:sz w:val="24"/>
          <w:szCs w:val="24"/>
          <w14:ligatures w14:val="none"/>
        </w:rPr>
        <w:t>;</w:t>
      </w:r>
    </w:p>
    <w:p w14:paraId="26352F72"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run_xxx</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不要在同一个策略中使用，建议使用</w:t>
      </w:r>
      <w:r w:rsidRPr="005E7B64">
        <w:rPr>
          <w:rFonts w:ascii="Segoe UI" w:eastAsia="宋体" w:hAnsi="Segoe UI" w:cs="Segoe UI"/>
          <w:color w:val="333333"/>
          <w:kern w:val="0"/>
          <w:sz w:val="24"/>
          <w:szCs w:val="24"/>
          <w14:ligatures w14:val="none"/>
        </w:rPr>
        <w:t>run_xxxx;</w:t>
      </w:r>
    </w:p>
    <w:p w14:paraId="6169FAAF" w14:textId="77777777" w:rsidR="005E7B64" w:rsidRPr="005E7B64" w:rsidRDefault="005E7B64" w:rsidP="005E7B64">
      <w:pPr>
        <w:widowControl/>
        <w:numPr>
          <w:ilvl w:val="1"/>
          <w:numId w:val="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一个策略中可以写多个</w:t>
      </w:r>
      <w:r w:rsidRPr="005E7B64">
        <w:rPr>
          <w:rFonts w:ascii="Segoe UI" w:eastAsia="宋体" w:hAnsi="Segoe UI" w:cs="Segoe UI"/>
          <w:color w:val="333333"/>
          <w:kern w:val="0"/>
          <w:sz w:val="24"/>
          <w:szCs w:val="24"/>
          <w14:ligatures w14:val="none"/>
        </w:rPr>
        <w:t>run_xxx</w:t>
      </w:r>
      <w:r w:rsidRPr="005E7B64">
        <w:rPr>
          <w:rFonts w:ascii="Segoe UI" w:eastAsia="宋体" w:hAnsi="Segoe UI" w:cs="Segoe UI"/>
          <w:color w:val="333333"/>
          <w:kern w:val="0"/>
          <w:sz w:val="24"/>
          <w:szCs w:val="24"/>
          <w14:ligatures w14:val="none"/>
        </w:rPr>
        <w:t>函数，例如需要每分钟运行和定时运行的话，可以这样设置：</w:t>
      </w:r>
    </w:p>
    <w:p w14:paraId="39C2F659"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func1, func2, func3</w:t>
      </w:r>
      <w:r w:rsidRPr="005E7B64">
        <w:rPr>
          <w:rFonts w:ascii="Source Code Pro" w:eastAsia="宋体" w:hAnsi="Source Code Pro" w:cs="宋体"/>
          <w:color w:val="555555"/>
          <w:kern w:val="0"/>
          <w:sz w:val="24"/>
          <w:szCs w:val="24"/>
          <w14:ligatures w14:val="none"/>
        </w:rPr>
        <w:t>都是您自己实现的函数</w:t>
      </w:r>
    </w:p>
    <w:p w14:paraId="077187F5"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w:t>
      </w:r>
      <w:r w:rsidRPr="005E7B64">
        <w:rPr>
          <w:rFonts w:ascii="Source Code Pro" w:eastAsia="宋体" w:hAnsi="Source Code Pro" w:cs="宋体"/>
          <w:color w:val="555555"/>
          <w:kern w:val="0"/>
          <w:sz w:val="24"/>
          <w:szCs w:val="24"/>
          <w14:ligatures w14:val="none"/>
        </w:rPr>
        <w:t>每分钟运行</w:t>
      </w:r>
      <w:r w:rsidRPr="005E7B64">
        <w:rPr>
          <w:rFonts w:ascii="Source Code Pro" w:eastAsia="宋体" w:hAnsi="Source Code Pro" w:cs="宋体"/>
          <w:color w:val="555555"/>
          <w:kern w:val="0"/>
          <w:sz w:val="24"/>
          <w:szCs w:val="24"/>
          <w14:ligatures w14:val="none"/>
        </w:rPr>
        <w:t xml:space="preserve">     </w:t>
      </w:r>
    </w:p>
    <w:p w14:paraId="29796A64"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run_</w:t>
      </w:r>
      <w:proofErr w:type="gramStart"/>
      <w:r w:rsidRPr="005E7B64">
        <w:rPr>
          <w:rFonts w:ascii="Source Code Pro" w:eastAsia="宋体" w:hAnsi="Source Code Pro" w:cs="宋体"/>
          <w:color w:val="555555"/>
          <w:kern w:val="0"/>
          <w:sz w:val="24"/>
          <w:szCs w:val="24"/>
          <w14:ligatures w14:val="none"/>
        </w:rPr>
        <w:t>daily(</w:t>
      </w:r>
      <w:proofErr w:type="gramEnd"/>
      <w:r w:rsidRPr="005E7B64">
        <w:rPr>
          <w:rFonts w:ascii="Source Code Pro" w:eastAsia="宋体" w:hAnsi="Source Code Pro" w:cs="宋体"/>
          <w:color w:val="555555"/>
          <w:kern w:val="0"/>
          <w:sz w:val="24"/>
          <w:szCs w:val="24"/>
          <w14:ligatures w14:val="none"/>
        </w:rPr>
        <w:t xml:space="preserve">func1, time='every_bar')      </w:t>
      </w:r>
    </w:p>
    <w:p w14:paraId="31F3547F"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11:00</w:t>
      </w:r>
      <w:r w:rsidRPr="005E7B64">
        <w:rPr>
          <w:rFonts w:ascii="Source Code Pro" w:eastAsia="宋体" w:hAnsi="Source Code Pro" w:cs="宋体"/>
          <w:color w:val="555555"/>
          <w:kern w:val="0"/>
          <w:sz w:val="24"/>
          <w:szCs w:val="24"/>
          <w14:ligatures w14:val="none"/>
        </w:rPr>
        <w:t>定时运行</w:t>
      </w:r>
      <w:r w:rsidRPr="005E7B64">
        <w:rPr>
          <w:rFonts w:ascii="Source Code Pro" w:eastAsia="宋体" w:hAnsi="Source Code Pro" w:cs="宋体"/>
          <w:color w:val="555555"/>
          <w:kern w:val="0"/>
          <w:sz w:val="24"/>
          <w:szCs w:val="24"/>
          <w14:ligatures w14:val="none"/>
        </w:rPr>
        <w:t xml:space="preserve">        </w:t>
      </w:r>
    </w:p>
    <w:p w14:paraId="5EFD61A1"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run_</w:t>
      </w:r>
      <w:proofErr w:type="gramStart"/>
      <w:r w:rsidRPr="005E7B64">
        <w:rPr>
          <w:rFonts w:ascii="Source Code Pro" w:eastAsia="宋体" w:hAnsi="Source Code Pro" w:cs="宋体"/>
          <w:color w:val="555555"/>
          <w:kern w:val="0"/>
          <w:sz w:val="24"/>
          <w:szCs w:val="24"/>
          <w14:ligatures w14:val="none"/>
        </w:rPr>
        <w:t>daily(</w:t>
      </w:r>
      <w:proofErr w:type="gramEnd"/>
      <w:r w:rsidRPr="005E7B64">
        <w:rPr>
          <w:rFonts w:ascii="Source Code Pro" w:eastAsia="宋体" w:hAnsi="Source Code Pro" w:cs="宋体"/>
          <w:color w:val="555555"/>
          <w:kern w:val="0"/>
          <w:sz w:val="24"/>
          <w:szCs w:val="24"/>
          <w14:ligatures w14:val="none"/>
        </w:rPr>
        <w:t xml:space="preserve">func2, time='11:00')     </w:t>
      </w:r>
    </w:p>
    <w:p w14:paraId="399740FE"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14:00</w:t>
      </w:r>
      <w:r w:rsidRPr="005E7B64">
        <w:rPr>
          <w:rFonts w:ascii="Source Code Pro" w:eastAsia="宋体" w:hAnsi="Source Code Pro" w:cs="宋体"/>
          <w:color w:val="555555"/>
          <w:kern w:val="0"/>
          <w:sz w:val="24"/>
          <w:szCs w:val="24"/>
          <w14:ligatures w14:val="none"/>
        </w:rPr>
        <w:t>定时运行</w:t>
      </w:r>
      <w:r w:rsidRPr="005E7B64">
        <w:rPr>
          <w:rFonts w:ascii="Source Code Pro" w:eastAsia="宋体" w:hAnsi="Source Code Pro" w:cs="宋体"/>
          <w:color w:val="555555"/>
          <w:kern w:val="0"/>
          <w:sz w:val="24"/>
          <w:szCs w:val="24"/>
          <w14:ligatures w14:val="none"/>
        </w:rPr>
        <w:t xml:space="preserve">        </w:t>
      </w:r>
    </w:p>
    <w:p w14:paraId="7AA53280"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run_</w:t>
      </w:r>
      <w:proofErr w:type="gramStart"/>
      <w:r w:rsidRPr="005E7B64">
        <w:rPr>
          <w:rFonts w:ascii="Source Code Pro" w:eastAsia="宋体" w:hAnsi="Source Code Pro" w:cs="宋体"/>
          <w:color w:val="555555"/>
          <w:kern w:val="0"/>
          <w:sz w:val="24"/>
          <w:szCs w:val="24"/>
          <w14:ligatures w14:val="none"/>
        </w:rPr>
        <w:t>daily(</w:t>
      </w:r>
      <w:proofErr w:type="gramEnd"/>
      <w:r w:rsidRPr="005E7B64">
        <w:rPr>
          <w:rFonts w:ascii="Source Code Pro" w:eastAsia="宋体" w:hAnsi="Source Code Pro" w:cs="宋体"/>
          <w:color w:val="555555"/>
          <w:kern w:val="0"/>
          <w:sz w:val="24"/>
          <w:szCs w:val="24"/>
          <w14:ligatures w14:val="none"/>
        </w:rPr>
        <w:t xml:space="preserve">func3, time='14:00')  </w:t>
      </w:r>
    </w:p>
    <w:p w14:paraId="2E8F5DB9"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14:50</w:t>
      </w:r>
      <w:r w:rsidRPr="005E7B64">
        <w:rPr>
          <w:rFonts w:ascii="Source Code Pro" w:eastAsia="宋体" w:hAnsi="Source Code Pro" w:cs="宋体"/>
          <w:color w:val="555555"/>
          <w:kern w:val="0"/>
          <w:sz w:val="24"/>
          <w:szCs w:val="24"/>
          <w14:ligatures w14:val="none"/>
        </w:rPr>
        <w:t>定时运行</w:t>
      </w:r>
      <w:r w:rsidRPr="005E7B64">
        <w:rPr>
          <w:rFonts w:ascii="Source Code Pro" w:eastAsia="宋体" w:hAnsi="Source Code Pro" w:cs="宋体"/>
          <w:color w:val="555555"/>
          <w:kern w:val="0"/>
          <w:sz w:val="24"/>
          <w:szCs w:val="24"/>
          <w14:ligatures w14:val="none"/>
        </w:rPr>
        <w:t xml:space="preserve">        </w:t>
      </w:r>
    </w:p>
    <w:p w14:paraId="4D0B5A8C" w14:textId="77777777" w:rsidR="005E7B64" w:rsidRPr="005E7B64" w:rsidRDefault="005E7B64" w:rsidP="005E7B64">
      <w:pPr>
        <w:widowControl/>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run_</w:t>
      </w:r>
      <w:proofErr w:type="gramStart"/>
      <w:r w:rsidRPr="005E7B64">
        <w:rPr>
          <w:rFonts w:ascii="Source Code Pro" w:eastAsia="宋体" w:hAnsi="Source Code Pro" w:cs="宋体"/>
          <w:color w:val="555555"/>
          <w:kern w:val="0"/>
          <w:sz w:val="24"/>
          <w:szCs w:val="24"/>
          <w14:ligatures w14:val="none"/>
        </w:rPr>
        <w:t>daily(</w:t>
      </w:r>
      <w:proofErr w:type="gramEnd"/>
      <w:r w:rsidRPr="005E7B64">
        <w:rPr>
          <w:rFonts w:ascii="Source Code Pro" w:eastAsia="宋体" w:hAnsi="Source Code Pro" w:cs="宋体"/>
          <w:color w:val="555555"/>
          <w:kern w:val="0"/>
          <w:sz w:val="24"/>
          <w:szCs w:val="24"/>
          <w14:ligatures w14:val="none"/>
        </w:rPr>
        <w:t xml:space="preserve">func2, time='14:50')      </w:t>
      </w:r>
    </w:p>
    <w:p w14:paraId="479D8C9E"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订单处理</w:t>
      </w:r>
    </w:p>
    <w:p w14:paraId="0228687D"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订单处理总体过程：</w:t>
      </w:r>
    </w:p>
    <w:p w14:paraId="633D23C7" w14:textId="77777777" w:rsidR="005E7B64" w:rsidRPr="005E7B64" w:rsidRDefault="005E7B64" w:rsidP="005E7B64">
      <w:pPr>
        <w:widowControl/>
        <w:numPr>
          <w:ilvl w:val="0"/>
          <w:numId w:val="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从委托到成交的流程</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br/>
      </w:r>
      <w:r w:rsidRPr="005E7B64">
        <w:rPr>
          <w:rFonts w:ascii="Segoe UI" w:eastAsia="宋体" w:hAnsi="Segoe UI" w:cs="Segoe UI"/>
          <w:color w:val="333333"/>
          <w:kern w:val="0"/>
          <w:sz w:val="24"/>
          <w:szCs w:val="24"/>
          <w14:ligatures w14:val="none"/>
        </w:rPr>
        <w:t>订单创建</w:t>
      </w:r>
      <w:r w:rsidRPr="005E7B64">
        <w:rPr>
          <w:rFonts w:ascii="Segoe UI" w:eastAsia="宋体" w:hAnsi="Segoe UI" w:cs="Segoe UI"/>
          <w:color w:val="333333"/>
          <w:kern w:val="0"/>
          <w:sz w:val="24"/>
          <w:szCs w:val="24"/>
          <w14:ligatures w14:val="none"/>
        </w:rPr>
        <w:t>-&gt;</w:t>
      </w:r>
      <w:r w:rsidRPr="005E7B64">
        <w:rPr>
          <w:rFonts w:ascii="Segoe UI" w:eastAsia="宋体" w:hAnsi="Segoe UI" w:cs="Segoe UI"/>
          <w:color w:val="333333"/>
          <w:kern w:val="0"/>
          <w:sz w:val="24"/>
          <w:szCs w:val="24"/>
          <w14:ligatures w14:val="none"/>
        </w:rPr>
        <w:t>订单检查</w:t>
      </w:r>
      <w:r w:rsidRPr="005E7B64">
        <w:rPr>
          <w:rFonts w:ascii="Segoe UI" w:eastAsia="宋体" w:hAnsi="Segoe UI" w:cs="Segoe UI"/>
          <w:color w:val="333333"/>
          <w:kern w:val="0"/>
          <w:sz w:val="24"/>
          <w:szCs w:val="24"/>
          <w14:ligatures w14:val="none"/>
        </w:rPr>
        <w:t>-&gt;</w:t>
      </w:r>
      <w:r w:rsidRPr="005E7B64">
        <w:rPr>
          <w:rFonts w:ascii="Segoe UI" w:eastAsia="宋体" w:hAnsi="Segoe UI" w:cs="Segoe UI"/>
          <w:color w:val="333333"/>
          <w:kern w:val="0"/>
          <w:sz w:val="24"/>
          <w:szCs w:val="24"/>
          <w14:ligatures w14:val="none"/>
        </w:rPr>
        <w:t>报单</w:t>
      </w:r>
      <w:r w:rsidRPr="005E7B64">
        <w:rPr>
          <w:rFonts w:ascii="Segoe UI" w:eastAsia="宋体" w:hAnsi="Segoe UI" w:cs="Segoe UI"/>
          <w:color w:val="333333"/>
          <w:kern w:val="0"/>
          <w:sz w:val="24"/>
          <w:szCs w:val="24"/>
          <w14:ligatures w14:val="none"/>
        </w:rPr>
        <w:t>-&gt;</w:t>
      </w:r>
      <w:r w:rsidRPr="005E7B64">
        <w:rPr>
          <w:rFonts w:ascii="Segoe UI" w:eastAsia="宋体" w:hAnsi="Segoe UI" w:cs="Segoe UI"/>
          <w:color w:val="333333"/>
          <w:kern w:val="0"/>
          <w:sz w:val="24"/>
          <w:szCs w:val="24"/>
          <w14:ligatures w14:val="none"/>
        </w:rPr>
        <w:t>确认委托</w:t>
      </w:r>
      <w:r w:rsidRPr="005E7B64">
        <w:rPr>
          <w:rFonts w:ascii="Segoe UI" w:eastAsia="宋体" w:hAnsi="Segoe UI" w:cs="Segoe UI"/>
          <w:color w:val="333333"/>
          <w:kern w:val="0"/>
          <w:sz w:val="24"/>
          <w:szCs w:val="24"/>
          <w14:ligatures w14:val="none"/>
        </w:rPr>
        <w:t>-&gt;</w:t>
      </w:r>
      <w:r w:rsidRPr="005E7B64">
        <w:rPr>
          <w:rFonts w:ascii="Segoe UI" w:eastAsia="宋体" w:hAnsi="Segoe UI" w:cs="Segoe UI"/>
          <w:color w:val="333333"/>
          <w:kern w:val="0"/>
          <w:sz w:val="24"/>
          <w:szCs w:val="24"/>
          <w14:ligatures w14:val="none"/>
        </w:rPr>
        <w:t>撮合，在订单检查时未通过则订单取消；</w:t>
      </w:r>
    </w:p>
    <w:p w14:paraId="3B92751E" w14:textId="77777777" w:rsidR="005E7B64" w:rsidRPr="005E7B64" w:rsidRDefault="005E7B64" w:rsidP="005E7B64">
      <w:pPr>
        <w:widowControl/>
        <w:numPr>
          <w:ilvl w:val="0"/>
          <w:numId w:val="7"/>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回测模式</w:t>
      </w:r>
      <w:proofErr w:type="gramEnd"/>
      <w:r w:rsidRPr="005E7B64">
        <w:rPr>
          <w:rFonts w:ascii="Segoe UI" w:eastAsia="宋体" w:hAnsi="Segoe UI" w:cs="Segoe UI"/>
          <w:color w:val="333333"/>
          <w:kern w:val="0"/>
          <w:sz w:val="24"/>
          <w:szCs w:val="24"/>
          <w14:ligatures w14:val="none"/>
        </w:rPr>
        <w:t>整个过程是同步进行，</w:t>
      </w:r>
      <w:r w:rsidRPr="005E7B64">
        <w:rPr>
          <w:rFonts w:ascii="Segoe UI" w:eastAsia="宋体" w:hAnsi="Segoe UI" w:cs="Segoe UI"/>
          <w:color w:val="333333"/>
          <w:kern w:val="0"/>
          <w:sz w:val="24"/>
          <w:szCs w:val="24"/>
          <w14:ligatures w14:val="none"/>
        </w:rPr>
        <w:t>order_*</w:t>
      </w:r>
      <w:r w:rsidRPr="005E7B64">
        <w:rPr>
          <w:rFonts w:ascii="Segoe UI" w:eastAsia="宋体" w:hAnsi="Segoe UI" w:cs="Segoe UI"/>
          <w:color w:val="333333"/>
          <w:kern w:val="0"/>
          <w:sz w:val="24"/>
          <w:szCs w:val="24"/>
          <w14:ligatures w14:val="none"/>
        </w:rPr>
        <w:t>函数执行成功后会创建一个</w:t>
      </w:r>
      <w:r w:rsidRPr="005E7B64">
        <w:rPr>
          <w:rFonts w:ascii="Segoe UI" w:eastAsia="宋体" w:hAnsi="Segoe UI" w:cs="Segoe UI"/>
          <w:color w:val="333333"/>
          <w:kern w:val="0"/>
          <w:sz w:val="24"/>
          <w:szCs w:val="24"/>
          <w14:ligatures w14:val="none"/>
        </w:rPr>
        <w:t>order</w:t>
      </w:r>
      <w:r w:rsidRPr="005E7B64">
        <w:rPr>
          <w:rFonts w:ascii="Segoe UI" w:eastAsia="宋体" w:hAnsi="Segoe UI" w:cs="Segoe UI"/>
          <w:color w:val="333333"/>
          <w:kern w:val="0"/>
          <w:sz w:val="24"/>
          <w:szCs w:val="24"/>
          <w14:ligatures w14:val="none"/>
        </w:rPr>
        <w:t>对象</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市价单的</w:t>
      </w:r>
      <w:r w:rsidRPr="005E7B64">
        <w:rPr>
          <w:rFonts w:ascii="Segoe UI" w:eastAsia="宋体" w:hAnsi="Segoe UI" w:cs="Segoe UI"/>
          <w:color w:val="333333"/>
          <w:kern w:val="0"/>
          <w:sz w:val="24"/>
          <w:szCs w:val="24"/>
          <w14:ligatures w14:val="none"/>
        </w:rPr>
        <w:t>order</w:t>
      </w:r>
      <w:r w:rsidRPr="005E7B64">
        <w:rPr>
          <w:rFonts w:ascii="Segoe UI" w:eastAsia="宋体" w:hAnsi="Segoe UI" w:cs="Segoe UI"/>
          <w:color w:val="333333"/>
          <w:kern w:val="0"/>
          <w:sz w:val="24"/>
          <w:szCs w:val="24"/>
          <w14:ligatures w14:val="none"/>
        </w:rPr>
        <w:t>对象撮合后</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交易时间下单立即撮合</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会立即获得交易的结果</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限价单的</w:t>
      </w:r>
      <w:r w:rsidRPr="005E7B64">
        <w:rPr>
          <w:rFonts w:ascii="Segoe UI" w:eastAsia="宋体" w:hAnsi="Segoe UI" w:cs="Segoe UI"/>
          <w:color w:val="333333"/>
          <w:kern w:val="0"/>
          <w:sz w:val="24"/>
          <w:szCs w:val="24"/>
          <w14:ligatures w14:val="none"/>
        </w:rPr>
        <w:t>order</w:t>
      </w:r>
      <w:r w:rsidRPr="005E7B64">
        <w:rPr>
          <w:rFonts w:ascii="Segoe UI" w:eastAsia="宋体" w:hAnsi="Segoe UI" w:cs="Segoe UI"/>
          <w:color w:val="333333"/>
          <w:kern w:val="0"/>
          <w:sz w:val="24"/>
          <w:szCs w:val="24"/>
          <w14:ligatures w14:val="none"/>
        </w:rPr>
        <w:t>对象每次成交后都会立即更新；</w:t>
      </w:r>
    </w:p>
    <w:p w14:paraId="7CA3D8FC" w14:textId="77777777" w:rsidR="005E7B64" w:rsidRPr="005E7B64" w:rsidRDefault="005E7B64" w:rsidP="005E7B64">
      <w:pPr>
        <w:widowControl/>
        <w:numPr>
          <w:ilvl w:val="0"/>
          <w:numId w:val="7"/>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目前官网的</w:t>
      </w:r>
      <w:proofErr w:type="gramEnd"/>
      <w:r w:rsidRPr="005E7B64">
        <w:rPr>
          <w:rFonts w:ascii="Segoe UI" w:eastAsia="宋体" w:hAnsi="Segoe UI" w:cs="Segoe UI"/>
          <w:color w:val="333333"/>
          <w:kern w:val="0"/>
          <w:sz w:val="24"/>
          <w:szCs w:val="24"/>
          <w14:ligatures w14:val="none"/>
        </w:rPr>
        <w:t>模拟</w:t>
      </w:r>
      <w:proofErr w:type="gramStart"/>
      <w:r w:rsidRPr="005E7B64">
        <w:rPr>
          <w:rFonts w:ascii="Segoe UI" w:eastAsia="宋体" w:hAnsi="Segoe UI" w:cs="Segoe UI"/>
          <w:color w:val="333333"/>
          <w:kern w:val="0"/>
          <w:sz w:val="24"/>
          <w:szCs w:val="24"/>
          <w14:ligatures w14:val="none"/>
        </w:rPr>
        <w:t>盘过程</w:t>
      </w:r>
      <w:proofErr w:type="gramEnd"/>
      <w:r w:rsidRPr="005E7B64">
        <w:rPr>
          <w:rFonts w:ascii="Segoe UI" w:eastAsia="宋体" w:hAnsi="Segoe UI" w:cs="Segoe UI"/>
          <w:color w:val="333333"/>
          <w:kern w:val="0"/>
          <w:sz w:val="24"/>
          <w:szCs w:val="24"/>
          <w14:ligatures w14:val="none"/>
        </w:rPr>
        <w:t>同回测；</w:t>
      </w:r>
    </w:p>
    <w:p w14:paraId="34C83AA0" w14:textId="77777777" w:rsidR="005E7B64" w:rsidRPr="005E7B64" w:rsidRDefault="005E7B64" w:rsidP="005E7B64">
      <w:pPr>
        <w:widowControl/>
        <w:numPr>
          <w:ilvl w:val="0"/>
          <w:numId w:val="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所有未完成订单将在本交易日结束后撤销。</w:t>
      </w:r>
    </w:p>
    <w:tbl>
      <w:tblPr>
        <w:tblW w:w="0" w:type="auto"/>
        <w:shd w:val="clear" w:color="auto" w:fill="FFFFFF"/>
        <w:tblCellMar>
          <w:left w:w="0" w:type="dxa"/>
          <w:right w:w="0" w:type="dxa"/>
        </w:tblCellMar>
        <w:tblLook w:val="04A0" w:firstRow="1" w:lastRow="0" w:firstColumn="1" w:lastColumn="0" w:noHBand="0" w:noVBand="1"/>
      </w:tblPr>
      <w:tblGrid>
        <w:gridCol w:w="844"/>
        <w:gridCol w:w="766"/>
        <w:gridCol w:w="3617"/>
        <w:gridCol w:w="3079"/>
      </w:tblGrid>
      <w:tr w:rsidR="005E7B64" w:rsidRPr="005E7B64" w14:paraId="66DBE61C" w14:textId="77777777" w:rsidTr="005E7B64">
        <w:trPr>
          <w:tblHeader/>
        </w:trPr>
        <w:tc>
          <w:tcPr>
            <w:tcW w:w="0" w:type="auto"/>
            <w:tcBorders>
              <w:top w:val="nil"/>
            </w:tcBorders>
            <w:shd w:val="clear" w:color="auto" w:fill="FFFFFF"/>
            <w:tcMar>
              <w:top w:w="120" w:type="dxa"/>
              <w:left w:w="120" w:type="dxa"/>
              <w:bottom w:w="120" w:type="dxa"/>
              <w:right w:w="120" w:type="dxa"/>
            </w:tcMar>
            <w:vAlign w:val="bottom"/>
            <w:hideMark/>
          </w:tcPr>
          <w:p w14:paraId="007DE85E"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lastRenderedPageBreak/>
              <w:t>运行频率</w:t>
            </w:r>
          </w:p>
        </w:tc>
        <w:tc>
          <w:tcPr>
            <w:tcW w:w="0" w:type="auto"/>
            <w:tcBorders>
              <w:top w:val="nil"/>
            </w:tcBorders>
            <w:shd w:val="clear" w:color="auto" w:fill="FFFFFF"/>
            <w:tcMar>
              <w:top w:w="120" w:type="dxa"/>
              <w:left w:w="120" w:type="dxa"/>
              <w:bottom w:w="120" w:type="dxa"/>
              <w:right w:w="120" w:type="dxa"/>
            </w:tcMar>
            <w:vAlign w:val="bottom"/>
            <w:hideMark/>
          </w:tcPr>
          <w:p w14:paraId="79480243"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委托类型</w:t>
            </w:r>
          </w:p>
        </w:tc>
        <w:tc>
          <w:tcPr>
            <w:tcW w:w="0" w:type="auto"/>
            <w:tcBorders>
              <w:top w:val="nil"/>
            </w:tcBorders>
            <w:shd w:val="clear" w:color="auto" w:fill="FFFFFF"/>
            <w:tcMar>
              <w:top w:w="120" w:type="dxa"/>
              <w:left w:w="120" w:type="dxa"/>
              <w:bottom w:w="120" w:type="dxa"/>
              <w:right w:w="120" w:type="dxa"/>
            </w:tcMar>
            <w:vAlign w:val="bottom"/>
            <w:hideMark/>
          </w:tcPr>
          <w:p w14:paraId="5A8BB34F"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关闭盘口撮合</w:t>
            </w:r>
          </w:p>
        </w:tc>
        <w:tc>
          <w:tcPr>
            <w:tcW w:w="0" w:type="auto"/>
            <w:tcBorders>
              <w:top w:val="nil"/>
            </w:tcBorders>
            <w:shd w:val="clear" w:color="auto" w:fill="FFFFFF"/>
            <w:tcMar>
              <w:top w:w="120" w:type="dxa"/>
              <w:left w:w="120" w:type="dxa"/>
              <w:bottom w:w="120" w:type="dxa"/>
              <w:right w:w="120" w:type="dxa"/>
            </w:tcMar>
            <w:vAlign w:val="bottom"/>
            <w:hideMark/>
          </w:tcPr>
          <w:p w14:paraId="3C6AC387"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启用盘口撮合</w:t>
            </w:r>
          </w:p>
        </w:tc>
      </w:tr>
      <w:tr w:rsidR="005E7B64" w:rsidRPr="005E7B64" w14:paraId="07092D70"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1D17B8B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天</w:t>
            </w:r>
          </w:p>
        </w:tc>
        <w:tc>
          <w:tcPr>
            <w:tcW w:w="0" w:type="auto"/>
            <w:tcBorders>
              <w:top w:val="single" w:sz="6" w:space="0" w:color="DDDDDD"/>
            </w:tcBorders>
            <w:shd w:val="clear" w:color="auto" w:fill="FFFFFF"/>
            <w:tcMar>
              <w:top w:w="120" w:type="dxa"/>
              <w:left w:w="120" w:type="dxa"/>
              <w:bottom w:w="120" w:type="dxa"/>
              <w:right w:w="120" w:type="dxa"/>
            </w:tcMar>
            <w:hideMark/>
          </w:tcPr>
          <w:p w14:paraId="3216C1B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市价单</w:t>
            </w:r>
          </w:p>
        </w:tc>
        <w:tc>
          <w:tcPr>
            <w:tcW w:w="0" w:type="auto"/>
            <w:tcBorders>
              <w:top w:val="single" w:sz="6" w:space="0" w:color="DDDDDD"/>
            </w:tcBorders>
            <w:shd w:val="clear" w:color="auto" w:fill="FFFFFF"/>
            <w:tcMar>
              <w:top w:w="120" w:type="dxa"/>
              <w:left w:w="120" w:type="dxa"/>
              <w:bottom w:w="120" w:type="dxa"/>
              <w:right w:w="120" w:type="dxa"/>
            </w:tcMar>
            <w:hideMark/>
          </w:tcPr>
          <w:p w14:paraId="2E13476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p>
        </w:tc>
        <w:tc>
          <w:tcPr>
            <w:tcW w:w="0" w:type="auto"/>
            <w:tcBorders>
              <w:top w:val="single" w:sz="6" w:space="0" w:color="DDDDDD"/>
            </w:tcBorders>
            <w:shd w:val="clear" w:color="auto" w:fill="FFFFFF"/>
            <w:tcMar>
              <w:top w:w="120" w:type="dxa"/>
              <w:left w:w="120" w:type="dxa"/>
              <w:bottom w:w="120" w:type="dxa"/>
              <w:right w:w="120" w:type="dxa"/>
            </w:tcMar>
            <w:hideMark/>
          </w:tcPr>
          <w:p w14:paraId="34A708CB"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按盘口撮合</w:t>
            </w:r>
          </w:p>
        </w:tc>
      </w:tr>
      <w:tr w:rsidR="005E7B64" w:rsidRPr="005E7B64" w14:paraId="1F7CCB10"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0620E56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p>
        </w:tc>
        <w:tc>
          <w:tcPr>
            <w:tcW w:w="0" w:type="auto"/>
            <w:tcBorders>
              <w:top w:val="single" w:sz="6" w:space="0" w:color="DDDDDD"/>
            </w:tcBorders>
            <w:shd w:val="clear" w:color="auto" w:fill="FFFFFF"/>
            <w:tcMar>
              <w:top w:w="120" w:type="dxa"/>
              <w:left w:w="120" w:type="dxa"/>
              <w:bottom w:w="120" w:type="dxa"/>
              <w:right w:w="120" w:type="dxa"/>
            </w:tcMar>
            <w:hideMark/>
          </w:tcPr>
          <w:p w14:paraId="370E41DE"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限价单</w:t>
            </w:r>
          </w:p>
        </w:tc>
        <w:tc>
          <w:tcPr>
            <w:tcW w:w="0" w:type="auto"/>
            <w:tcBorders>
              <w:top w:val="single" w:sz="6" w:space="0" w:color="DDDDDD"/>
            </w:tcBorders>
            <w:shd w:val="clear" w:color="auto" w:fill="FFFFFF"/>
            <w:tcMar>
              <w:top w:w="120" w:type="dxa"/>
              <w:left w:w="120" w:type="dxa"/>
              <w:bottom w:w="120" w:type="dxa"/>
              <w:right w:w="120" w:type="dxa"/>
            </w:tcMar>
            <w:hideMark/>
          </w:tcPr>
          <w:p w14:paraId="3901AF20"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r w:rsidRPr="005E7B64">
              <w:rPr>
                <w:rFonts w:ascii="Segoe UI" w:eastAsia="宋体" w:hAnsi="Segoe UI" w:cs="Segoe UI"/>
                <w:color w:val="333333"/>
                <w:kern w:val="0"/>
                <w:sz w:val="24"/>
                <w:szCs w:val="24"/>
                <w14:ligatures w14:val="none"/>
              </w:rPr>
              <w:t>，剩余部分挂单每分钟</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撮合</w:t>
            </w:r>
          </w:p>
        </w:tc>
        <w:tc>
          <w:tcPr>
            <w:tcW w:w="0" w:type="auto"/>
            <w:tcBorders>
              <w:top w:val="single" w:sz="6" w:space="0" w:color="DDDDDD"/>
            </w:tcBorders>
            <w:shd w:val="clear" w:color="auto" w:fill="FFFFFF"/>
            <w:tcMar>
              <w:top w:w="120" w:type="dxa"/>
              <w:left w:w="120" w:type="dxa"/>
              <w:bottom w:w="120" w:type="dxa"/>
              <w:right w:w="120" w:type="dxa"/>
            </w:tcMar>
            <w:hideMark/>
          </w:tcPr>
          <w:p w14:paraId="10A8316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下单时按盘口撮合，剩余部分挂单每分钟</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撮合</w:t>
            </w:r>
          </w:p>
        </w:tc>
      </w:tr>
      <w:tr w:rsidR="005E7B64" w:rsidRPr="005E7B64" w14:paraId="72588D4A"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1186DB9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分钟</w:t>
            </w:r>
          </w:p>
        </w:tc>
        <w:tc>
          <w:tcPr>
            <w:tcW w:w="0" w:type="auto"/>
            <w:tcBorders>
              <w:top w:val="single" w:sz="6" w:space="0" w:color="DDDDDD"/>
            </w:tcBorders>
            <w:shd w:val="clear" w:color="auto" w:fill="FFFFFF"/>
            <w:tcMar>
              <w:top w:w="120" w:type="dxa"/>
              <w:left w:w="120" w:type="dxa"/>
              <w:bottom w:w="120" w:type="dxa"/>
              <w:right w:w="120" w:type="dxa"/>
            </w:tcMar>
            <w:hideMark/>
          </w:tcPr>
          <w:p w14:paraId="7DA2DAD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市价单</w:t>
            </w:r>
          </w:p>
        </w:tc>
        <w:tc>
          <w:tcPr>
            <w:tcW w:w="0" w:type="auto"/>
            <w:tcBorders>
              <w:top w:val="single" w:sz="6" w:space="0" w:color="DDDDDD"/>
            </w:tcBorders>
            <w:shd w:val="clear" w:color="auto" w:fill="FFFFFF"/>
            <w:tcMar>
              <w:top w:w="120" w:type="dxa"/>
              <w:left w:w="120" w:type="dxa"/>
              <w:bottom w:w="120" w:type="dxa"/>
              <w:right w:w="120" w:type="dxa"/>
            </w:tcMar>
            <w:hideMark/>
          </w:tcPr>
          <w:p w14:paraId="6BB3342A"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p>
        </w:tc>
        <w:tc>
          <w:tcPr>
            <w:tcW w:w="0" w:type="auto"/>
            <w:tcBorders>
              <w:top w:val="single" w:sz="6" w:space="0" w:color="DDDDDD"/>
            </w:tcBorders>
            <w:shd w:val="clear" w:color="auto" w:fill="FFFFFF"/>
            <w:tcMar>
              <w:top w:w="120" w:type="dxa"/>
              <w:left w:w="120" w:type="dxa"/>
              <w:bottom w:w="120" w:type="dxa"/>
              <w:right w:w="120" w:type="dxa"/>
            </w:tcMar>
            <w:hideMark/>
          </w:tcPr>
          <w:p w14:paraId="54E50E0B"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按盘口撮合</w:t>
            </w:r>
          </w:p>
        </w:tc>
      </w:tr>
      <w:tr w:rsidR="005E7B64" w:rsidRPr="005E7B64" w14:paraId="375208CA"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4A315328"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p>
        </w:tc>
        <w:tc>
          <w:tcPr>
            <w:tcW w:w="0" w:type="auto"/>
            <w:tcBorders>
              <w:top w:val="single" w:sz="6" w:space="0" w:color="DDDDDD"/>
            </w:tcBorders>
            <w:shd w:val="clear" w:color="auto" w:fill="FFFFFF"/>
            <w:tcMar>
              <w:top w:w="120" w:type="dxa"/>
              <w:left w:w="120" w:type="dxa"/>
              <w:bottom w:w="120" w:type="dxa"/>
              <w:right w:w="120" w:type="dxa"/>
            </w:tcMar>
            <w:hideMark/>
          </w:tcPr>
          <w:p w14:paraId="6150085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限价单</w:t>
            </w:r>
          </w:p>
        </w:tc>
        <w:tc>
          <w:tcPr>
            <w:tcW w:w="0" w:type="auto"/>
            <w:tcBorders>
              <w:top w:val="single" w:sz="6" w:space="0" w:color="DDDDDD"/>
            </w:tcBorders>
            <w:shd w:val="clear" w:color="auto" w:fill="FFFFFF"/>
            <w:tcMar>
              <w:top w:w="120" w:type="dxa"/>
              <w:left w:w="120" w:type="dxa"/>
              <w:bottom w:w="120" w:type="dxa"/>
              <w:right w:w="120" w:type="dxa"/>
            </w:tcMar>
            <w:hideMark/>
          </w:tcPr>
          <w:p w14:paraId="565DA1AA"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r w:rsidRPr="005E7B64">
              <w:rPr>
                <w:rFonts w:ascii="Segoe UI" w:eastAsia="宋体" w:hAnsi="Segoe UI" w:cs="Segoe UI"/>
                <w:color w:val="333333"/>
                <w:kern w:val="0"/>
                <w:sz w:val="24"/>
                <w:szCs w:val="24"/>
                <w14:ligatures w14:val="none"/>
              </w:rPr>
              <w:t>，剩余部分挂单每分钟</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撮合</w:t>
            </w:r>
          </w:p>
        </w:tc>
        <w:tc>
          <w:tcPr>
            <w:tcW w:w="0" w:type="auto"/>
            <w:tcBorders>
              <w:top w:val="single" w:sz="6" w:space="0" w:color="DDDDDD"/>
            </w:tcBorders>
            <w:shd w:val="clear" w:color="auto" w:fill="FFFFFF"/>
            <w:tcMar>
              <w:top w:w="120" w:type="dxa"/>
              <w:left w:w="120" w:type="dxa"/>
              <w:bottom w:w="120" w:type="dxa"/>
              <w:right w:w="120" w:type="dxa"/>
            </w:tcMar>
            <w:hideMark/>
          </w:tcPr>
          <w:p w14:paraId="610FD45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下单时按盘口撮合，剩余部分挂单每分钟</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撮合</w:t>
            </w:r>
          </w:p>
        </w:tc>
      </w:tr>
      <w:tr w:rsidR="005E7B64" w:rsidRPr="005E7B64" w14:paraId="55653EE9"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6127F88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tick</w:t>
            </w:r>
          </w:p>
        </w:tc>
        <w:tc>
          <w:tcPr>
            <w:tcW w:w="0" w:type="auto"/>
            <w:tcBorders>
              <w:top w:val="single" w:sz="6" w:space="0" w:color="DDDDDD"/>
            </w:tcBorders>
            <w:shd w:val="clear" w:color="auto" w:fill="FFFFFF"/>
            <w:tcMar>
              <w:top w:w="120" w:type="dxa"/>
              <w:left w:w="120" w:type="dxa"/>
              <w:bottom w:w="120" w:type="dxa"/>
              <w:right w:w="120" w:type="dxa"/>
            </w:tcMar>
            <w:hideMark/>
          </w:tcPr>
          <w:p w14:paraId="557680BA"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市价单</w:t>
            </w:r>
          </w:p>
        </w:tc>
        <w:tc>
          <w:tcPr>
            <w:tcW w:w="0" w:type="auto"/>
            <w:tcBorders>
              <w:top w:val="single" w:sz="6" w:space="0" w:color="DDDDDD"/>
            </w:tcBorders>
            <w:shd w:val="clear" w:color="auto" w:fill="FFFFFF"/>
            <w:tcMar>
              <w:top w:w="120" w:type="dxa"/>
              <w:left w:w="120" w:type="dxa"/>
              <w:bottom w:w="120" w:type="dxa"/>
              <w:right w:w="120" w:type="dxa"/>
            </w:tcMar>
            <w:hideMark/>
          </w:tcPr>
          <w:p w14:paraId="3E353B0F"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p>
        </w:tc>
        <w:tc>
          <w:tcPr>
            <w:tcW w:w="0" w:type="auto"/>
            <w:tcBorders>
              <w:top w:val="single" w:sz="6" w:space="0" w:color="DDDDDD"/>
            </w:tcBorders>
            <w:shd w:val="clear" w:color="auto" w:fill="FFFFFF"/>
            <w:tcMar>
              <w:top w:w="120" w:type="dxa"/>
              <w:left w:w="120" w:type="dxa"/>
              <w:bottom w:w="120" w:type="dxa"/>
              <w:right w:w="120" w:type="dxa"/>
            </w:tcMar>
            <w:hideMark/>
          </w:tcPr>
          <w:p w14:paraId="1B277FF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按盘口撮合</w:t>
            </w:r>
          </w:p>
        </w:tc>
      </w:tr>
      <w:tr w:rsidR="005E7B64" w:rsidRPr="005E7B64" w14:paraId="59DE2667"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282B471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p>
        </w:tc>
        <w:tc>
          <w:tcPr>
            <w:tcW w:w="0" w:type="auto"/>
            <w:tcBorders>
              <w:top w:val="single" w:sz="6" w:space="0" w:color="DDDDDD"/>
            </w:tcBorders>
            <w:shd w:val="clear" w:color="auto" w:fill="FFFFFF"/>
            <w:tcMar>
              <w:top w:w="120" w:type="dxa"/>
              <w:left w:w="120" w:type="dxa"/>
              <w:bottom w:w="120" w:type="dxa"/>
              <w:right w:w="120" w:type="dxa"/>
            </w:tcMar>
            <w:hideMark/>
          </w:tcPr>
          <w:p w14:paraId="1F53EE8A"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限价单</w:t>
            </w:r>
          </w:p>
        </w:tc>
        <w:tc>
          <w:tcPr>
            <w:tcW w:w="0" w:type="auto"/>
            <w:tcBorders>
              <w:top w:val="single" w:sz="6" w:space="0" w:color="DDDDDD"/>
            </w:tcBorders>
            <w:shd w:val="clear" w:color="auto" w:fill="FFFFFF"/>
            <w:tcMar>
              <w:top w:w="120" w:type="dxa"/>
              <w:left w:w="120" w:type="dxa"/>
              <w:bottom w:w="120" w:type="dxa"/>
              <w:right w:w="120" w:type="dxa"/>
            </w:tcMar>
            <w:hideMark/>
          </w:tcPr>
          <w:p w14:paraId="71F2F72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w:t>
            </w:r>
            <w:proofErr w:type="gramStart"/>
            <w:r w:rsidRPr="005E7B64">
              <w:rPr>
                <w:rFonts w:ascii="Segoe UI" w:eastAsia="宋体" w:hAnsi="Segoe UI" w:cs="Segoe UI"/>
                <w:color w:val="333333"/>
                <w:kern w:val="0"/>
                <w:sz w:val="24"/>
                <w:szCs w:val="24"/>
                <w14:ligatures w14:val="none"/>
              </w:rPr>
              <w:t>尝试按</w:t>
            </w:r>
            <w:proofErr w:type="gramEnd"/>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滑点撮合</w:t>
            </w:r>
            <w:proofErr w:type="gramEnd"/>
            <w:r w:rsidRPr="005E7B64">
              <w:rPr>
                <w:rFonts w:ascii="Segoe UI" w:eastAsia="宋体" w:hAnsi="Segoe UI" w:cs="Segoe UI"/>
                <w:color w:val="333333"/>
                <w:kern w:val="0"/>
                <w:sz w:val="24"/>
                <w:szCs w:val="24"/>
                <w14:ligatures w14:val="none"/>
              </w:rPr>
              <w:t>，剩余部分</w:t>
            </w:r>
            <w:proofErr w:type="gramStart"/>
            <w:r w:rsidRPr="005E7B64">
              <w:rPr>
                <w:rFonts w:ascii="Segoe UI" w:eastAsia="宋体" w:hAnsi="Segoe UI" w:cs="Segoe UI"/>
                <w:color w:val="333333"/>
                <w:kern w:val="0"/>
                <w:sz w:val="24"/>
                <w:szCs w:val="24"/>
                <w14:ligatures w14:val="none"/>
              </w:rPr>
              <w:t>挂单每</w:t>
            </w:r>
            <w:proofErr w:type="gramEnd"/>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按</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撮合</w:t>
            </w:r>
          </w:p>
        </w:tc>
        <w:tc>
          <w:tcPr>
            <w:tcW w:w="0" w:type="auto"/>
            <w:tcBorders>
              <w:top w:val="single" w:sz="6" w:space="0" w:color="DDDDDD"/>
            </w:tcBorders>
            <w:shd w:val="clear" w:color="auto" w:fill="FFFFFF"/>
            <w:tcMar>
              <w:top w:w="120" w:type="dxa"/>
              <w:left w:w="120" w:type="dxa"/>
              <w:bottom w:w="120" w:type="dxa"/>
              <w:right w:w="120" w:type="dxa"/>
            </w:tcMar>
            <w:hideMark/>
          </w:tcPr>
          <w:p w14:paraId="110076E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下单时按盘口撮合，剩余部分</w:t>
            </w:r>
            <w:proofErr w:type="gramStart"/>
            <w:r w:rsidRPr="005E7B64">
              <w:rPr>
                <w:rFonts w:ascii="Segoe UI" w:eastAsia="宋体" w:hAnsi="Segoe UI" w:cs="Segoe UI"/>
                <w:color w:val="333333"/>
                <w:kern w:val="0"/>
                <w:sz w:val="24"/>
                <w:szCs w:val="24"/>
                <w14:ligatures w14:val="none"/>
              </w:rPr>
              <w:t>挂单每</w:t>
            </w:r>
            <w:proofErr w:type="gramEnd"/>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按</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撮合</w:t>
            </w:r>
          </w:p>
        </w:tc>
      </w:tr>
    </w:tbl>
    <w:p w14:paraId="3A7416E2"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撮合流程</w:t>
      </w:r>
    </w:p>
    <w:p w14:paraId="129EB14C" w14:textId="77777777" w:rsidR="005E7B64" w:rsidRPr="005E7B64" w:rsidRDefault="005E7B64" w:rsidP="005E7B64">
      <w:pPr>
        <w:widowControl/>
        <w:numPr>
          <w:ilvl w:val="0"/>
          <w:numId w:val="8"/>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在回测和</w:t>
      </w:r>
      <w:proofErr w:type="gramEnd"/>
      <w:r w:rsidRPr="005E7B64">
        <w:rPr>
          <w:rFonts w:ascii="Segoe UI" w:eastAsia="宋体" w:hAnsi="Segoe UI" w:cs="Segoe UI"/>
          <w:color w:val="333333"/>
          <w:kern w:val="0"/>
          <w:sz w:val="24"/>
          <w:szCs w:val="24"/>
          <w14:ligatures w14:val="none"/>
        </w:rPr>
        <w:t>模拟交易中，所有的委托（无论市价单还是限价单）在下单后都将尝试进行撮合，撮合的逻辑根据是否打开盘口撮合进行选择；</w:t>
      </w:r>
    </w:p>
    <w:p w14:paraId="6D04783D" w14:textId="77777777" w:rsidR="005E7B64" w:rsidRPr="005E7B64" w:rsidRDefault="005E7B64" w:rsidP="005E7B64">
      <w:pPr>
        <w:widowControl/>
        <w:numPr>
          <w:ilvl w:val="0"/>
          <w:numId w:val="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若委托未能完全成交且为限价单，则挂单，然后根据挂单撮合逻辑进行后续的流程。</w:t>
      </w:r>
    </w:p>
    <w:p w14:paraId="5F85AEE0"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下单时的撮合逻辑</w:t>
      </w:r>
    </w:p>
    <w:p w14:paraId="2692A4D0"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未启用盘口撮合时</w:t>
      </w:r>
    </w:p>
    <w:p w14:paraId="62C98671" w14:textId="77777777" w:rsidR="005E7B64" w:rsidRPr="005E7B64" w:rsidRDefault="005E7B64" w:rsidP="005E7B64">
      <w:pPr>
        <w:widowControl/>
        <w:numPr>
          <w:ilvl w:val="0"/>
          <w:numId w:val="9"/>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当</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滑点</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在涨跌</w:t>
      </w:r>
      <w:proofErr w:type="gramStart"/>
      <w:r w:rsidRPr="005E7B64">
        <w:rPr>
          <w:rFonts w:ascii="Segoe UI" w:eastAsia="宋体" w:hAnsi="Segoe UI" w:cs="Segoe UI"/>
          <w:color w:val="333333"/>
          <w:kern w:val="0"/>
          <w:sz w:val="24"/>
          <w:szCs w:val="24"/>
          <w14:ligatures w14:val="none"/>
        </w:rPr>
        <w:t>停范围</w:t>
      </w:r>
      <w:proofErr w:type="gramEnd"/>
      <w:r w:rsidRPr="005E7B64">
        <w:rPr>
          <w:rFonts w:ascii="Segoe UI" w:eastAsia="宋体" w:hAnsi="Segoe UI" w:cs="Segoe UI"/>
          <w:color w:val="333333"/>
          <w:kern w:val="0"/>
          <w:sz w:val="24"/>
          <w:szCs w:val="24"/>
          <w14:ligatures w14:val="none"/>
        </w:rPr>
        <w:t>内将尝试进行撮合，若满足以下条件则成交，成交价为最新价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滑点：</w:t>
      </w:r>
    </w:p>
    <w:p w14:paraId="683796CF"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买入</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开多</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平空</w:t>
      </w:r>
      <w:proofErr w:type="gramEnd"/>
      <w:r w:rsidRPr="005E7B64">
        <w:rPr>
          <w:rFonts w:ascii="Segoe UI" w:eastAsia="宋体" w:hAnsi="Segoe UI" w:cs="Segoe UI"/>
          <w:color w:val="333333"/>
          <w:kern w:val="0"/>
          <w:sz w:val="24"/>
          <w:szCs w:val="24"/>
          <w14:ligatures w14:val="none"/>
        </w:rPr>
        <w:t>时，委托价</w:t>
      </w:r>
      <w:r w:rsidRPr="005E7B64">
        <w:rPr>
          <w:rFonts w:ascii="Segoe UI" w:eastAsia="宋体" w:hAnsi="Segoe UI" w:cs="Segoe UI"/>
          <w:color w:val="333333"/>
          <w:kern w:val="0"/>
          <w:sz w:val="24"/>
          <w:szCs w:val="24"/>
          <w14:ligatures w14:val="none"/>
        </w:rPr>
        <w:t xml:space="preserve"> &gt;= </w:t>
      </w:r>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滑点；</w:t>
      </w:r>
    </w:p>
    <w:p w14:paraId="37A16368"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卖出</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开空</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平多时，委托价</w:t>
      </w:r>
      <w:r w:rsidRPr="005E7B64">
        <w:rPr>
          <w:rFonts w:ascii="Segoe UI" w:eastAsia="宋体" w:hAnsi="Segoe UI" w:cs="Segoe UI"/>
          <w:color w:val="333333"/>
          <w:kern w:val="0"/>
          <w:sz w:val="24"/>
          <w:szCs w:val="24"/>
          <w14:ligatures w14:val="none"/>
        </w:rPr>
        <w:t xml:space="preserve"> &lt;= </w:t>
      </w:r>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滑点；</w:t>
      </w:r>
    </w:p>
    <w:p w14:paraId="456F6F50" w14:textId="77777777" w:rsidR="005E7B64" w:rsidRPr="005E7B64" w:rsidRDefault="005E7B64" w:rsidP="005E7B64">
      <w:pPr>
        <w:widowControl/>
        <w:numPr>
          <w:ilvl w:val="0"/>
          <w:numId w:val="9"/>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若标的</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滑点</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不低于涨</w:t>
      </w:r>
      <w:proofErr w:type="gramStart"/>
      <w:r w:rsidRPr="005E7B64">
        <w:rPr>
          <w:rFonts w:ascii="Segoe UI" w:eastAsia="宋体" w:hAnsi="Segoe UI" w:cs="Segoe UI"/>
          <w:color w:val="333333"/>
          <w:kern w:val="0"/>
          <w:sz w:val="24"/>
          <w:szCs w:val="24"/>
          <w14:ligatures w14:val="none"/>
        </w:rPr>
        <w:t>停或者</w:t>
      </w:r>
      <w:proofErr w:type="gramEnd"/>
      <w:r w:rsidRPr="005E7B64">
        <w:rPr>
          <w:rFonts w:ascii="Segoe UI" w:eastAsia="宋体" w:hAnsi="Segoe UI" w:cs="Segoe UI"/>
          <w:color w:val="333333"/>
          <w:kern w:val="0"/>
          <w:sz w:val="24"/>
          <w:szCs w:val="24"/>
          <w14:ligatures w14:val="none"/>
        </w:rPr>
        <w:t>不高于跌停时：</w:t>
      </w:r>
    </w:p>
    <w:p w14:paraId="5F0E246E"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跌停时市价卖单会被撤销，涨停时市价买单会被撤销；</w:t>
      </w:r>
    </w:p>
    <w:p w14:paraId="3C987E08"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限价单会挂单等待撮合。</w:t>
      </w:r>
    </w:p>
    <w:p w14:paraId="4127CC3A" w14:textId="77777777" w:rsidR="005E7B64" w:rsidRPr="005E7B64" w:rsidRDefault="005E7B64" w:rsidP="005E7B64">
      <w:pPr>
        <w:widowControl/>
        <w:numPr>
          <w:ilvl w:val="0"/>
          <w:numId w:val="9"/>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交易价格</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最新价</w:t>
      </w:r>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滑点，如果在开盘时刻运行，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最新价格为开盘价。</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其他情况下，</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为上一分钟的最后一个价格或上一个</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的最新价。</w:t>
      </w:r>
    </w:p>
    <w:p w14:paraId="2ED2A650" w14:textId="77777777" w:rsidR="005E7B64" w:rsidRPr="005E7B64" w:rsidRDefault="005E7B64" w:rsidP="005E7B64">
      <w:pPr>
        <w:widowControl/>
        <w:numPr>
          <w:ilvl w:val="0"/>
          <w:numId w:val="9"/>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满足撮合条件时成交量的限制：</w:t>
      </w:r>
    </w:p>
    <w:p w14:paraId="62430B59"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回测：不超过当日总成交量</w:t>
      </w:r>
      <w:r w:rsidRPr="005E7B64">
        <w:rPr>
          <w:rFonts w:ascii="Segoe UI" w:eastAsia="宋体" w:hAnsi="Segoe UI" w:cs="Segoe UI"/>
          <w:color w:val="333333"/>
          <w:kern w:val="0"/>
          <w:sz w:val="24"/>
          <w:szCs w:val="24"/>
          <w14:ligatures w14:val="none"/>
        </w:rPr>
        <w:t xml:space="preserve"> * order_volume_ratio</w:t>
      </w:r>
      <w:r w:rsidRPr="005E7B64">
        <w:rPr>
          <w:rFonts w:ascii="Segoe UI" w:eastAsia="宋体" w:hAnsi="Segoe UI" w:cs="Segoe UI"/>
          <w:color w:val="333333"/>
          <w:kern w:val="0"/>
          <w:sz w:val="24"/>
          <w:szCs w:val="24"/>
          <w14:ligatures w14:val="none"/>
        </w:rPr>
        <w:t>；</w:t>
      </w:r>
    </w:p>
    <w:p w14:paraId="41174FB1"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模拟交易：全部成交；</w:t>
      </w:r>
    </w:p>
    <w:p w14:paraId="36590488" w14:textId="77777777" w:rsidR="005E7B64" w:rsidRPr="005E7B64" w:rsidRDefault="005E7B64" w:rsidP="005E7B64">
      <w:pPr>
        <w:widowControl/>
        <w:numPr>
          <w:ilvl w:val="0"/>
          <w:numId w:val="9"/>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超出最大成交量的部分：</w:t>
      </w:r>
    </w:p>
    <w:p w14:paraId="100F96F9"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对于市价单，剩余部分将撤单；</w:t>
      </w:r>
    </w:p>
    <w:p w14:paraId="411F7F76" w14:textId="77777777" w:rsidR="005E7B64" w:rsidRPr="005E7B64" w:rsidRDefault="005E7B64" w:rsidP="005E7B64">
      <w:pPr>
        <w:widowControl/>
        <w:numPr>
          <w:ilvl w:val="1"/>
          <w:numId w:val="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对于限价单，将按委托价挂单，根据策略频率使用不同的后续逻辑。</w:t>
      </w:r>
    </w:p>
    <w:p w14:paraId="7069A3C3" w14:textId="77777777" w:rsidR="005E7B64" w:rsidRPr="005E7B64" w:rsidRDefault="005E7B64" w:rsidP="005E7B64">
      <w:pPr>
        <w:widowControl/>
        <w:shd w:val="clear" w:color="auto" w:fill="FFFFFF"/>
        <w:spacing w:before="360" w:after="360"/>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注意</w:t>
      </w:r>
      <w:r w:rsidRPr="005E7B64">
        <w:rPr>
          <w:rFonts w:ascii="Segoe UI" w:eastAsia="宋体" w:hAnsi="Segoe UI" w:cs="Segoe UI"/>
          <w:color w:val="333333"/>
          <w:kern w:val="0"/>
          <w:sz w:val="24"/>
          <w:szCs w:val="24"/>
          <w14:ligatures w14:val="none"/>
        </w:rPr>
        <w:t>:</w:t>
      </w:r>
    </w:p>
    <w:p w14:paraId="1FBC5E23" w14:textId="77777777" w:rsidR="005E7B64" w:rsidRPr="005E7B64" w:rsidRDefault="005E7B64" w:rsidP="005E7B64">
      <w:pPr>
        <w:widowControl/>
        <w:numPr>
          <w:ilvl w:val="0"/>
          <w:numId w:val="10"/>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回测中</w:t>
      </w:r>
      <w:proofErr w:type="gramEnd"/>
      <w:r w:rsidRPr="005E7B64">
        <w:rPr>
          <w:rFonts w:ascii="Segoe UI" w:eastAsia="宋体" w:hAnsi="Segoe UI" w:cs="Segoe UI"/>
          <w:color w:val="333333"/>
          <w:kern w:val="0"/>
          <w:sz w:val="24"/>
          <w:szCs w:val="24"/>
          <w14:ligatures w14:val="none"/>
        </w:rPr>
        <w:t>可通过选项</w:t>
      </w:r>
      <w:r w:rsidRPr="005E7B64">
        <w:rPr>
          <w:rFonts w:ascii="Segoe UI" w:eastAsia="宋体" w:hAnsi="Segoe UI" w:cs="Segoe UI"/>
          <w:color w:val="333333"/>
          <w:kern w:val="0"/>
          <w:sz w:val="24"/>
          <w:szCs w:val="24"/>
          <w14:ligatures w14:val="none"/>
        </w:rPr>
        <w:t xml:space="preserve"> order_volume_ratio </w:t>
      </w:r>
      <w:r w:rsidRPr="005E7B64">
        <w:rPr>
          <w:rFonts w:ascii="Segoe UI" w:eastAsia="宋体" w:hAnsi="Segoe UI" w:cs="Segoe UI"/>
          <w:color w:val="333333"/>
          <w:kern w:val="0"/>
          <w:sz w:val="24"/>
          <w:szCs w:val="24"/>
          <w14:ligatures w14:val="none"/>
        </w:rPr>
        <w:t>设置每日最大的成交量</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例如</w:t>
      </w:r>
      <w:r w:rsidRPr="005E7B64">
        <w:rPr>
          <w:rFonts w:ascii="Segoe UI" w:eastAsia="宋体" w:hAnsi="Segoe UI" w:cs="Segoe UI"/>
          <w:color w:val="333333"/>
          <w:kern w:val="0"/>
          <w:sz w:val="24"/>
          <w:szCs w:val="24"/>
          <w14:ligatures w14:val="none"/>
        </w:rPr>
        <w:t xml:space="preserve">: 0.25 </w:t>
      </w:r>
      <w:r w:rsidRPr="005E7B64">
        <w:rPr>
          <w:rFonts w:ascii="Segoe UI" w:eastAsia="宋体" w:hAnsi="Segoe UI" w:cs="Segoe UI"/>
          <w:color w:val="333333"/>
          <w:kern w:val="0"/>
          <w:sz w:val="24"/>
          <w:szCs w:val="24"/>
          <w14:ligatures w14:val="none"/>
        </w:rPr>
        <w:t>表示下单成交量不会超过本日成交量的</w:t>
      </w:r>
      <w:r w:rsidRPr="005E7B64">
        <w:rPr>
          <w:rFonts w:ascii="Segoe UI" w:eastAsia="宋体" w:hAnsi="Segoe UI" w:cs="Segoe UI"/>
          <w:color w:val="333333"/>
          <w:kern w:val="0"/>
          <w:sz w:val="24"/>
          <w:szCs w:val="24"/>
          <w14:ligatures w14:val="none"/>
        </w:rPr>
        <w:t xml:space="preserve"> 25%</w:t>
      </w:r>
      <w:r w:rsidRPr="005E7B64">
        <w:rPr>
          <w:rFonts w:ascii="Segoe UI" w:eastAsia="宋体" w:hAnsi="Segoe UI" w:cs="Segoe UI"/>
          <w:color w:val="333333"/>
          <w:kern w:val="0"/>
          <w:sz w:val="24"/>
          <w:szCs w:val="24"/>
          <w14:ligatures w14:val="none"/>
        </w:rPr>
        <w:t>；</w:t>
      </w:r>
    </w:p>
    <w:p w14:paraId="18742694" w14:textId="77777777" w:rsidR="005E7B64" w:rsidRPr="005E7B64" w:rsidRDefault="005E7B64" w:rsidP="005E7B64">
      <w:pPr>
        <w:widowControl/>
        <w:numPr>
          <w:ilvl w:val="1"/>
          <w:numId w:val="1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通过选项</w:t>
      </w:r>
      <w:r w:rsidRPr="005E7B64">
        <w:rPr>
          <w:rFonts w:ascii="Segoe UI" w:eastAsia="宋体" w:hAnsi="Segoe UI" w:cs="Segoe UI"/>
          <w:color w:val="333333"/>
          <w:kern w:val="0"/>
          <w:sz w:val="24"/>
          <w:szCs w:val="24"/>
          <w14:ligatures w14:val="none"/>
        </w:rPr>
        <w:t xml:space="preserve"> order_volume_ratio </w:t>
      </w:r>
      <w:r w:rsidRPr="005E7B64">
        <w:rPr>
          <w:rFonts w:ascii="Segoe UI" w:eastAsia="宋体" w:hAnsi="Segoe UI" w:cs="Segoe UI"/>
          <w:color w:val="333333"/>
          <w:kern w:val="0"/>
          <w:sz w:val="24"/>
          <w:szCs w:val="24"/>
          <w14:ligatures w14:val="none"/>
        </w:rPr>
        <w:t>设置每日最大的成交量</w:t>
      </w:r>
      <w:proofErr w:type="gramStart"/>
      <w:r w:rsidRPr="005E7B64">
        <w:rPr>
          <w:rFonts w:ascii="Segoe UI" w:eastAsia="宋体" w:hAnsi="Segoe UI" w:cs="Segoe UI"/>
          <w:color w:val="333333"/>
          <w:kern w:val="0"/>
          <w:sz w:val="24"/>
          <w:szCs w:val="24"/>
          <w14:ligatures w14:val="none"/>
        </w:rPr>
        <w:t>仅限制</w:t>
      </w:r>
      <w:proofErr w:type="gramEnd"/>
      <w:r w:rsidRPr="005E7B64">
        <w:rPr>
          <w:rFonts w:ascii="Segoe UI" w:eastAsia="宋体" w:hAnsi="Segoe UI" w:cs="Segoe UI"/>
          <w:color w:val="333333"/>
          <w:kern w:val="0"/>
          <w:sz w:val="24"/>
          <w:szCs w:val="24"/>
          <w14:ligatures w14:val="none"/>
        </w:rPr>
        <w:t>了每个订单的成交量</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虽然你可以通过多次下单来超过该限制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但是为了对你的</w:t>
      </w:r>
      <w:proofErr w:type="gramStart"/>
      <w:r w:rsidRPr="005E7B64">
        <w:rPr>
          <w:rFonts w:ascii="Segoe UI" w:eastAsia="宋体" w:hAnsi="Segoe UI" w:cs="Segoe UI"/>
          <w:color w:val="333333"/>
          <w:kern w:val="0"/>
          <w:sz w:val="24"/>
          <w:szCs w:val="24"/>
          <w14:ligatures w14:val="none"/>
        </w:rPr>
        <w:t>回测负责请</w:t>
      </w:r>
      <w:proofErr w:type="gramEnd"/>
      <w:r w:rsidRPr="005E7B64">
        <w:rPr>
          <w:rFonts w:ascii="Segoe UI" w:eastAsia="宋体" w:hAnsi="Segoe UI" w:cs="Segoe UI"/>
          <w:color w:val="333333"/>
          <w:kern w:val="0"/>
          <w:sz w:val="24"/>
          <w:szCs w:val="24"/>
          <w14:ligatures w14:val="none"/>
        </w:rPr>
        <w:t>不要这么做；</w:t>
      </w:r>
    </w:p>
    <w:p w14:paraId="3AF8C8A5" w14:textId="77777777" w:rsidR="005E7B64" w:rsidRPr="005E7B64" w:rsidRDefault="005E7B64" w:rsidP="005E7B64">
      <w:pPr>
        <w:widowControl/>
        <w:numPr>
          <w:ilvl w:val="0"/>
          <w:numId w:val="1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context.portfolio </w:t>
      </w:r>
      <w:r w:rsidRPr="005E7B64">
        <w:rPr>
          <w:rFonts w:ascii="Segoe UI" w:eastAsia="宋体" w:hAnsi="Segoe UI" w:cs="Segoe UI"/>
          <w:color w:val="333333"/>
          <w:kern w:val="0"/>
          <w:sz w:val="24"/>
          <w:szCs w:val="24"/>
          <w14:ligatures w14:val="none"/>
        </w:rPr>
        <w:t>中的持仓价格会使用上一分钟的最后一个价格更新。</w:t>
      </w:r>
    </w:p>
    <w:p w14:paraId="7536235A"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lastRenderedPageBreak/>
        <w:t>启用盘口撮合时</w:t>
      </w:r>
    </w:p>
    <w:p w14:paraId="38F7237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仅在模拟交易中可启用盘口撮合。</w:t>
      </w:r>
    </w:p>
    <w:p w14:paraId="7C194C8C"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根据对手盘盘口进行撮合；</w:t>
      </w:r>
    </w:p>
    <w:p w14:paraId="719A8467"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优先从一档（买</w:t>
      </w:r>
      <w:proofErr w:type="gramStart"/>
      <w:r w:rsidRPr="005E7B64">
        <w:rPr>
          <w:rFonts w:ascii="Segoe UI" w:eastAsia="宋体" w:hAnsi="Segoe UI" w:cs="Segoe UI"/>
          <w:color w:val="333333"/>
          <w:kern w:val="0"/>
          <w:sz w:val="24"/>
          <w:szCs w:val="24"/>
          <w14:ligatures w14:val="none"/>
        </w:rPr>
        <w:t>一</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卖一）开始撮合，根据成交量算出加权均价；</w:t>
      </w:r>
    </w:p>
    <w:p w14:paraId="4FD652D6"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盘口撮合不限制成交量；</w:t>
      </w:r>
    </w:p>
    <w:p w14:paraId="6C34B97A"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若无盘口数据，</w:t>
      </w:r>
      <w:r w:rsidRPr="005E7B64">
        <w:rPr>
          <w:rFonts w:ascii="Segoe UI" w:eastAsia="宋体" w:hAnsi="Segoe UI" w:cs="Segoe UI"/>
          <w:b/>
          <w:bCs/>
          <w:color w:val="333333"/>
          <w:kern w:val="0"/>
          <w:sz w:val="24"/>
          <w:szCs w:val="24"/>
          <w14:ligatures w14:val="none"/>
        </w:rPr>
        <w:t>使用未启用盘口撮合时的逻辑尝试进行撮合</w:t>
      </w:r>
      <w:r w:rsidRPr="005E7B64">
        <w:rPr>
          <w:rFonts w:ascii="Segoe UI" w:eastAsia="宋体" w:hAnsi="Segoe UI" w:cs="Segoe UI"/>
          <w:color w:val="333333"/>
          <w:kern w:val="0"/>
          <w:sz w:val="24"/>
          <w:szCs w:val="24"/>
          <w14:ligatures w14:val="none"/>
        </w:rPr>
        <w:t>；</w:t>
      </w:r>
    </w:p>
    <w:p w14:paraId="3DBC6014"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当盘口无法完全成交时：</w:t>
      </w:r>
    </w:p>
    <w:p w14:paraId="7EBEA253" w14:textId="77777777" w:rsidR="005E7B64" w:rsidRPr="005E7B64" w:rsidRDefault="005E7B64" w:rsidP="005E7B64">
      <w:pPr>
        <w:widowControl/>
        <w:numPr>
          <w:ilvl w:val="1"/>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对于市价单，剩余部分将全部按最高一档盘口撮合；</w:t>
      </w:r>
    </w:p>
    <w:p w14:paraId="726639CB" w14:textId="77777777" w:rsidR="005E7B64" w:rsidRPr="005E7B64" w:rsidRDefault="005E7B64" w:rsidP="005E7B64">
      <w:pPr>
        <w:widowControl/>
        <w:numPr>
          <w:ilvl w:val="1"/>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对于限价单，将按委托价挂单，根据策略频率使用不同的后续逻辑；</w:t>
      </w:r>
    </w:p>
    <w:p w14:paraId="56C41376" w14:textId="77777777" w:rsidR="005E7B64" w:rsidRPr="005E7B64" w:rsidRDefault="005E7B64" w:rsidP="005E7B64">
      <w:pPr>
        <w:widowControl/>
        <w:numPr>
          <w:ilvl w:val="0"/>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对涨跌</w:t>
      </w:r>
      <w:proofErr w:type="gramStart"/>
      <w:r w:rsidRPr="005E7B64">
        <w:rPr>
          <w:rFonts w:ascii="Segoe UI" w:eastAsia="宋体" w:hAnsi="Segoe UI" w:cs="Segoe UI"/>
          <w:color w:val="333333"/>
          <w:kern w:val="0"/>
          <w:sz w:val="24"/>
          <w:szCs w:val="24"/>
          <w14:ligatures w14:val="none"/>
        </w:rPr>
        <w:t>停情况</w:t>
      </w:r>
      <w:proofErr w:type="gramEnd"/>
      <w:r w:rsidRPr="005E7B64">
        <w:rPr>
          <w:rFonts w:ascii="Segoe UI" w:eastAsia="宋体" w:hAnsi="Segoe UI" w:cs="Segoe UI"/>
          <w:color w:val="333333"/>
          <w:kern w:val="0"/>
          <w:sz w:val="24"/>
          <w:szCs w:val="24"/>
          <w14:ligatures w14:val="none"/>
        </w:rPr>
        <w:t>的处理：</w:t>
      </w:r>
    </w:p>
    <w:p w14:paraId="3B2B734E" w14:textId="77777777" w:rsidR="005E7B64" w:rsidRPr="005E7B64" w:rsidRDefault="005E7B64" w:rsidP="005E7B64">
      <w:pPr>
        <w:widowControl/>
        <w:numPr>
          <w:ilvl w:val="1"/>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若涨跌停时存在对手盘，则按盘口正常撮合；</w:t>
      </w:r>
    </w:p>
    <w:p w14:paraId="0CF33E39" w14:textId="77777777" w:rsidR="005E7B64" w:rsidRPr="005E7B64" w:rsidRDefault="005E7B64" w:rsidP="005E7B64">
      <w:pPr>
        <w:widowControl/>
        <w:numPr>
          <w:ilvl w:val="1"/>
          <w:numId w:val="1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若没有对手盘，此时转入未启用盘口时的撮合逻辑：跌停时市价卖单会被撤销，涨停时市价买单会被撤销；限价单会挂单等待撮合。</w:t>
      </w:r>
    </w:p>
    <w:p w14:paraId="6AA6BDBD"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挂单时的撮合逻辑</w:t>
      </w:r>
    </w:p>
    <w:p w14:paraId="19C9DBDF"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针对不同频率（天</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分钟，</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）的策略，挂单的限价单将有以下撮合逻辑</w:t>
      </w:r>
    </w:p>
    <w:p w14:paraId="7004B62D"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按分钟</w:t>
      </w:r>
      <w:r w:rsidRPr="005E7B64">
        <w:rPr>
          <w:rFonts w:ascii="Segoe UI" w:eastAsia="宋体" w:hAnsi="Segoe UI" w:cs="Segoe UI"/>
          <w:color w:val="333333"/>
          <w:kern w:val="0"/>
          <w:sz w:val="30"/>
          <w:szCs w:val="30"/>
          <w14:ligatures w14:val="none"/>
        </w:rPr>
        <w:t>Bar</w:t>
      </w:r>
      <w:r w:rsidRPr="005E7B64">
        <w:rPr>
          <w:rFonts w:ascii="Segoe UI" w:eastAsia="宋体" w:hAnsi="Segoe UI" w:cs="Segoe UI"/>
          <w:color w:val="333333"/>
          <w:kern w:val="0"/>
          <w:sz w:val="30"/>
          <w:szCs w:val="30"/>
          <w14:ligatures w14:val="none"/>
        </w:rPr>
        <w:t>撮合</w:t>
      </w:r>
    </w:p>
    <w:p w14:paraId="7FCDD714" w14:textId="77777777" w:rsidR="005E7B64" w:rsidRPr="005E7B64" w:rsidRDefault="005E7B64" w:rsidP="005E7B64">
      <w:pPr>
        <w:widowControl/>
        <w:numPr>
          <w:ilvl w:val="0"/>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天</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分钟频率的策略，挂单的限价单每分钟都将尝试在本分钟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结束时按照</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信息尝试进行撮合，若满足以下条件则成交，成交价为委托价：</w:t>
      </w:r>
    </w:p>
    <w:p w14:paraId="16C1087D" w14:textId="77777777" w:rsidR="005E7B64" w:rsidRPr="005E7B64" w:rsidRDefault="005E7B64" w:rsidP="005E7B64">
      <w:pPr>
        <w:widowControl/>
        <w:numPr>
          <w:ilvl w:val="1"/>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买入</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开多</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平空</w:t>
      </w:r>
      <w:proofErr w:type="gramEnd"/>
      <w:r w:rsidRPr="005E7B64">
        <w:rPr>
          <w:rFonts w:ascii="Segoe UI" w:eastAsia="宋体" w:hAnsi="Segoe UI" w:cs="Segoe UI"/>
          <w:color w:val="333333"/>
          <w:kern w:val="0"/>
          <w:sz w:val="24"/>
          <w:szCs w:val="24"/>
          <w14:ligatures w14:val="none"/>
        </w:rPr>
        <w:t>时，委托价</w:t>
      </w:r>
      <w:r w:rsidRPr="005E7B64">
        <w:rPr>
          <w:rFonts w:ascii="Segoe UI" w:eastAsia="宋体" w:hAnsi="Segoe UI" w:cs="Segoe UI"/>
          <w:color w:val="333333"/>
          <w:kern w:val="0"/>
          <w:sz w:val="24"/>
          <w:szCs w:val="24"/>
          <w14:ligatures w14:val="none"/>
        </w:rPr>
        <w:t xml:space="preserve"> &gt; Bar</w:t>
      </w:r>
      <w:r w:rsidRPr="005E7B64">
        <w:rPr>
          <w:rFonts w:ascii="Segoe UI" w:eastAsia="宋体" w:hAnsi="Segoe UI" w:cs="Segoe UI"/>
          <w:color w:val="333333"/>
          <w:kern w:val="0"/>
          <w:sz w:val="24"/>
          <w:szCs w:val="24"/>
          <w14:ligatures w14:val="none"/>
        </w:rPr>
        <w:t>的最低价；</w:t>
      </w:r>
    </w:p>
    <w:p w14:paraId="066F5E62" w14:textId="77777777" w:rsidR="005E7B64" w:rsidRPr="005E7B64" w:rsidRDefault="005E7B64" w:rsidP="005E7B64">
      <w:pPr>
        <w:widowControl/>
        <w:numPr>
          <w:ilvl w:val="1"/>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卖出</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开空</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平多时，委托价</w:t>
      </w:r>
      <w:r w:rsidRPr="005E7B64">
        <w:rPr>
          <w:rFonts w:ascii="Segoe UI" w:eastAsia="宋体" w:hAnsi="Segoe UI" w:cs="Segoe UI"/>
          <w:color w:val="333333"/>
          <w:kern w:val="0"/>
          <w:sz w:val="24"/>
          <w:szCs w:val="24"/>
          <w14:ligatures w14:val="none"/>
        </w:rPr>
        <w:t xml:space="preserve"> &lt; Bar</w:t>
      </w:r>
      <w:r w:rsidRPr="005E7B64">
        <w:rPr>
          <w:rFonts w:ascii="Segoe UI" w:eastAsia="宋体" w:hAnsi="Segoe UI" w:cs="Segoe UI"/>
          <w:color w:val="333333"/>
          <w:kern w:val="0"/>
          <w:sz w:val="24"/>
          <w:szCs w:val="24"/>
          <w14:ligatures w14:val="none"/>
        </w:rPr>
        <w:t>的</w:t>
      </w:r>
      <w:proofErr w:type="gramStart"/>
      <w:r w:rsidRPr="005E7B64">
        <w:rPr>
          <w:rFonts w:ascii="Segoe UI" w:eastAsia="宋体" w:hAnsi="Segoe UI" w:cs="Segoe UI"/>
          <w:color w:val="333333"/>
          <w:kern w:val="0"/>
          <w:sz w:val="24"/>
          <w:szCs w:val="24"/>
          <w14:ligatures w14:val="none"/>
        </w:rPr>
        <w:t>最</w:t>
      </w:r>
      <w:proofErr w:type="gramEnd"/>
      <w:r w:rsidRPr="005E7B64">
        <w:rPr>
          <w:rFonts w:ascii="Segoe UI" w:eastAsia="宋体" w:hAnsi="Segoe UI" w:cs="Segoe UI"/>
          <w:color w:val="333333"/>
          <w:kern w:val="0"/>
          <w:sz w:val="24"/>
          <w:szCs w:val="24"/>
          <w14:ligatures w14:val="none"/>
        </w:rPr>
        <w:t>高价；</w:t>
      </w:r>
    </w:p>
    <w:p w14:paraId="79848733" w14:textId="77777777" w:rsidR="005E7B64" w:rsidRPr="005E7B64" w:rsidRDefault="005E7B64" w:rsidP="005E7B64">
      <w:pPr>
        <w:widowControl/>
        <w:numPr>
          <w:ilvl w:val="0"/>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成交量限制：</w:t>
      </w:r>
    </w:p>
    <w:p w14:paraId="6C43B92B" w14:textId="77777777" w:rsidR="005E7B64" w:rsidRPr="005E7B64" w:rsidRDefault="005E7B64" w:rsidP="005E7B64">
      <w:pPr>
        <w:widowControl/>
        <w:numPr>
          <w:ilvl w:val="1"/>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模拟交易中不超过本分钟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成交量；</w:t>
      </w:r>
    </w:p>
    <w:p w14:paraId="7D239A62" w14:textId="77777777" w:rsidR="005E7B64" w:rsidRPr="005E7B64" w:rsidRDefault="005E7B64" w:rsidP="005E7B64">
      <w:pPr>
        <w:widowControl/>
        <w:numPr>
          <w:ilvl w:val="1"/>
          <w:numId w:val="12"/>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回测中</w:t>
      </w:r>
      <w:proofErr w:type="gramEnd"/>
      <w:r w:rsidRPr="005E7B64">
        <w:rPr>
          <w:rFonts w:ascii="Segoe UI" w:eastAsia="宋体" w:hAnsi="Segoe UI" w:cs="Segoe UI"/>
          <w:color w:val="333333"/>
          <w:kern w:val="0"/>
          <w:sz w:val="24"/>
          <w:szCs w:val="24"/>
          <w14:ligatures w14:val="none"/>
        </w:rPr>
        <w:t>不超过本分钟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成交量</w:t>
      </w:r>
      <w:r w:rsidRPr="005E7B64">
        <w:rPr>
          <w:rFonts w:ascii="Segoe UI" w:eastAsia="宋体" w:hAnsi="Segoe UI" w:cs="Segoe UI"/>
          <w:color w:val="333333"/>
          <w:kern w:val="0"/>
          <w:sz w:val="24"/>
          <w:szCs w:val="24"/>
          <w14:ligatures w14:val="none"/>
        </w:rPr>
        <w:t xml:space="preserve"> * order_volume_ratio</w:t>
      </w:r>
      <w:r w:rsidRPr="005E7B64">
        <w:rPr>
          <w:rFonts w:ascii="Segoe UI" w:eastAsia="宋体" w:hAnsi="Segoe UI" w:cs="Segoe UI"/>
          <w:color w:val="333333"/>
          <w:kern w:val="0"/>
          <w:sz w:val="24"/>
          <w:szCs w:val="24"/>
          <w14:ligatures w14:val="none"/>
        </w:rPr>
        <w:t>；</w:t>
      </w:r>
    </w:p>
    <w:p w14:paraId="59E693DE" w14:textId="77777777" w:rsidR="005E7B64" w:rsidRPr="005E7B64" w:rsidRDefault="005E7B64" w:rsidP="005E7B64">
      <w:pPr>
        <w:widowControl/>
        <w:numPr>
          <w:ilvl w:val="0"/>
          <w:numId w:val="1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若订单未完全成交，剩余部分将在每个分钟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结束时继续尝试撮合直到全部成交或收盘；</w:t>
      </w:r>
    </w:p>
    <w:p w14:paraId="7DC385A2"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按</w:t>
      </w:r>
      <w:r w:rsidRPr="005E7B64">
        <w:rPr>
          <w:rFonts w:ascii="Segoe UI" w:eastAsia="宋体" w:hAnsi="Segoe UI" w:cs="Segoe UI"/>
          <w:color w:val="333333"/>
          <w:kern w:val="0"/>
          <w:sz w:val="30"/>
          <w:szCs w:val="30"/>
          <w14:ligatures w14:val="none"/>
        </w:rPr>
        <w:t>tick</w:t>
      </w:r>
      <w:r w:rsidRPr="005E7B64">
        <w:rPr>
          <w:rFonts w:ascii="Segoe UI" w:eastAsia="宋体" w:hAnsi="Segoe UI" w:cs="Segoe UI"/>
          <w:color w:val="333333"/>
          <w:kern w:val="0"/>
          <w:sz w:val="30"/>
          <w:szCs w:val="30"/>
          <w14:ligatures w14:val="none"/>
        </w:rPr>
        <w:t>撮合</w:t>
      </w:r>
    </w:p>
    <w:p w14:paraId="50EA9DD3" w14:textId="77777777" w:rsidR="005E7B64" w:rsidRPr="005E7B64" w:rsidRDefault="005E7B64" w:rsidP="005E7B64">
      <w:pPr>
        <w:widowControl/>
        <w:numPr>
          <w:ilvl w:val="0"/>
          <w:numId w:val="1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挂单的限价</w:t>
      </w:r>
      <w:proofErr w:type="gramStart"/>
      <w:r w:rsidRPr="005E7B64">
        <w:rPr>
          <w:rFonts w:ascii="Segoe UI" w:eastAsia="宋体" w:hAnsi="Segoe UI" w:cs="Segoe UI"/>
          <w:color w:val="333333"/>
          <w:kern w:val="0"/>
          <w:sz w:val="24"/>
          <w:szCs w:val="24"/>
          <w14:ligatures w14:val="none"/>
        </w:rPr>
        <w:t>单每个</w:t>
      </w:r>
      <w:proofErr w:type="gramEnd"/>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都将尝试在</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结束时按照</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信息尝试进行撮合，若满足以下条件则成交，成交价为委托价：</w:t>
      </w:r>
    </w:p>
    <w:p w14:paraId="53B578CC" w14:textId="77777777" w:rsidR="005E7B64" w:rsidRPr="005E7B64" w:rsidRDefault="005E7B64" w:rsidP="005E7B64">
      <w:pPr>
        <w:widowControl/>
        <w:numPr>
          <w:ilvl w:val="1"/>
          <w:numId w:val="1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买入</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开多</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平空</w:t>
      </w:r>
      <w:proofErr w:type="gramEnd"/>
      <w:r w:rsidRPr="005E7B64">
        <w:rPr>
          <w:rFonts w:ascii="Segoe UI" w:eastAsia="宋体" w:hAnsi="Segoe UI" w:cs="Segoe UI"/>
          <w:color w:val="333333"/>
          <w:kern w:val="0"/>
          <w:sz w:val="24"/>
          <w:szCs w:val="24"/>
          <w14:ligatures w14:val="none"/>
        </w:rPr>
        <w:t>时，若委托价</w:t>
      </w:r>
      <w:r w:rsidRPr="005E7B64">
        <w:rPr>
          <w:rFonts w:ascii="Segoe UI" w:eastAsia="宋体" w:hAnsi="Segoe UI" w:cs="Segoe UI"/>
          <w:color w:val="333333"/>
          <w:kern w:val="0"/>
          <w:sz w:val="24"/>
          <w:szCs w:val="24"/>
          <w14:ligatures w14:val="none"/>
        </w:rPr>
        <w:t xml:space="preserve"> &gt; tick</w:t>
      </w:r>
      <w:r w:rsidRPr="005E7B64">
        <w:rPr>
          <w:rFonts w:ascii="Segoe UI" w:eastAsia="宋体" w:hAnsi="Segoe UI" w:cs="Segoe UI"/>
          <w:color w:val="333333"/>
          <w:kern w:val="0"/>
          <w:sz w:val="24"/>
          <w:szCs w:val="24"/>
          <w14:ligatures w14:val="none"/>
        </w:rPr>
        <w:t>的最新价，则进行撮合；</w:t>
      </w:r>
    </w:p>
    <w:p w14:paraId="73E81F72" w14:textId="77777777" w:rsidR="005E7B64" w:rsidRPr="005E7B64" w:rsidRDefault="005E7B64" w:rsidP="005E7B64">
      <w:pPr>
        <w:widowControl/>
        <w:numPr>
          <w:ilvl w:val="1"/>
          <w:numId w:val="1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卖出</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开空</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平多时，若委托价</w:t>
      </w:r>
      <w:r w:rsidRPr="005E7B64">
        <w:rPr>
          <w:rFonts w:ascii="Segoe UI" w:eastAsia="宋体" w:hAnsi="Segoe UI" w:cs="Segoe UI"/>
          <w:color w:val="333333"/>
          <w:kern w:val="0"/>
          <w:sz w:val="24"/>
          <w:szCs w:val="24"/>
          <w14:ligatures w14:val="none"/>
        </w:rPr>
        <w:t xml:space="preserve"> &lt; tick</w:t>
      </w:r>
      <w:r w:rsidRPr="005E7B64">
        <w:rPr>
          <w:rFonts w:ascii="Segoe UI" w:eastAsia="宋体" w:hAnsi="Segoe UI" w:cs="Segoe UI"/>
          <w:color w:val="333333"/>
          <w:kern w:val="0"/>
          <w:sz w:val="24"/>
          <w:szCs w:val="24"/>
          <w14:ligatures w14:val="none"/>
        </w:rPr>
        <w:t>的最新价，则进行撮合；</w:t>
      </w:r>
    </w:p>
    <w:p w14:paraId="2B0B437D" w14:textId="77777777" w:rsidR="005E7B64" w:rsidRPr="005E7B64" w:rsidRDefault="005E7B64" w:rsidP="005E7B64">
      <w:pPr>
        <w:widowControl/>
        <w:numPr>
          <w:ilvl w:val="0"/>
          <w:numId w:val="1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成交量限制：</w:t>
      </w:r>
      <w:r w:rsidRPr="005E7B64">
        <w:rPr>
          <w:rFonts w:ascii="Segoe UI" w:eastAsia="宋体" w:hAnsi="Segoe UI" w:cs="Segoe UI"/>
          <w:b/>
          <w:bCs/>
          <w:color w:val="333333"/>
          <w:kern w:val="0"/>
          <w:sz w:val="24"/>
          <w:szCs w:val="24"/>
          <w14:ligatures w14:val="none"/>
        </w:rPr>
        <w:t>按</w:t>
      </w:r>
      <w:r w:rsidRPr="005E7B64">
        <w:rPr>
          <w:rFonts w:ascii="Segoe UI" w:eastAsia="宋体" w:hAnsi="Segoe UI" w:cs="Segoe UI"/>
          <w:b/>
          <w:bCs/>
          <w:color w:val="333333"/>
          <w:kern w:val="0"/>
          <w:sz w:val="24"/>
          <w:szCs w:val="24"/>
          <w14:ligatures w14:val="none"/>
        </w:rPr>
        <w:t>tick</w:t>
      </w:r>
      <w:r w:rsidRPr="005E7B64">
        <w:rPr>
          <w:rFonts w:ascii="Segoe UI" w:eastAsia="宋体" w:hAnsi="Segoe UI" w:cs="Segoe UI"/>
          <w:b/>
          <w:bCs/>
          <w:color w:val="333333"/>
          <w:kern w:val="0"/>
          <w:sz w:val="24"/>
          <w:szCs w:val="24"/>
          <w14:ligatures w14:val="none"/>
        </w:rPr>
        <w:t>撮合时不检查成交量</w:t>
      </w:r>
      <w:r w:rsidRPr="005E7B64">
        <w:rPr>
          <w:rFonts w:ascii="Segoe UI" w:eastAsia="宋体" w:hAnsi="Segoe UI" w:cs="Segoe UI"/>
          <w:color w:val="333333"/>
          <w:kern w:val="0"/>
          <w:sz w:val="24"/>
          <w:szCs w:val="24"/>
          <w14:ligatures w14:val="none"/>
        </w:rPr>
        <w:t>，当出现满足撮合条件的价格后，剩余部分全部以委托价成交。</w:t>
      </w:r>
    </w:p>
    <w:p w14:paraId="6A28DB9D"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proofErr w:type="gramStart"/>
      <w:r w:rsidRPr="005E7B64">
        <w:rPr>
          <w:rFonts w:ascii="Segoe UI" w:eastAsia="宋体" w:hAnsi="Segoe UI" w:cs="Segoe UI"/>
          <w:color w:val="333333"/>
          <w:kern w:val="0"/>
          <w:sz w:val="52"/>
          <w:szCs w:val="52"/>
          <w14:ligatures w14:val="none"/>
        </w:rPr>
        <w:t>非交易</w:t>
      </w:r>
      <w:proofErr w:type="gramEnd"/>
      <w:r w:rsidRPr="005E7B64">
        <w:rPr>
          <w:rFonts w:ascii="Segoe UI" w:eastAsia="宋体" w:hAnsi="Segoe UI" w:cs="Segoe UI"/>
          <w:color w:val="333333"/>
          <w:kern w:val="0"/>
          <w:sz w:val="52"/>
          <w:szCs w:val="52"/>
          <w14:ligatures w14:val="none"/>
        </w:rPr>
        <w:t>时段下单的特别说明</w:t>
      </w:r>
    </w:p>
    <w:p w14:paraId="3C7E01A2" w14:textId="77777777" w:rsidR="005E7B64" w:rsidRPr="005E7B64" w:rsidRDefault="005E7B64" w:rsidP="005E7B64">
      <w:pPr>
        <w:widowControl/>
        <w:numPr>
          <w:ilvl w:val="0"/>
          <w:numId w:val="1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w:t>
      </w:r>
      <w:proofErr w:type="gramStart"/>
      <w:r w:rsidRPr="005E7B64">
        <w:rPr>
          <w:rFonts w:ascii="Segoe UI" w:eastAsia="宋体" w:hAnsi="Segoe UI" w:cs="Segoe UI"/>
          <w:color w:val="333333"/>
          <w:kern w:val="0"/>
          <w:sz w:val="24"/>
          <w:szCs w:val="24"/>
          <w14:ligatures w14:val="none"/>
        </w:rPr>
        <w:t>非交易</w:t>
      </w:r>
      <w:proofErr w:type="gramEnd"/>
      <w:r w:rsidRPr="005E7B64">
        <w:rPr>
          <w:rFonts w:ascii="Segoe UI" w:eastAsia="宋体" w:hAnsi="Segoe UI" w:cs="Segoe UI"/>
          <w:color w:val="333333"/>
          <w:kern w:val="0"/>
          <w:sz w:val="24"/>
          <w:szCs w:val="24"/>
          <w14:ligatures w14:val="none"/>
        </w:rPr>
        <w:t>时间下单且不撮合，不管是市价单还是限价单，都会挂单</w:t>
      </w:r>
    </w:p>
    <w:p w14:paraId="49117765" w14:textId="77777777" w:rsidR="005E7B64" w:rsidRPr="005E7B64" w:rsidRDefault="005E7B64" w:rsidP="005E7B64">
      <w:pPr>
        <w:widowControl/>
        <w:numPr>
          <w:ilvl w:val="0"/>
          <w:numId w:val="1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对于日频级策略，会在开盘时尝试进行撮合；对于分钟或者</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频率的策略，会在下一个分钟</w:t>
      </w:r>
      <w:r w:rsidRPr="005E7B64">
        <w:rPr>
          <w:rFonts w:ascii="Segoe UI" w:eastAsia="宋体" w:hAnsi="Segoe UI" w:cs="Segoe UI"/>
          <w:color w:val="333333"/>
          <w:kern w:val="0"/>
          <w:sz w:val="24"/>
          <w:szCs w:val="24"/>
          <w14:ligatures w14:val="none"/>
        </w:rPr>
        <w:t>bar</w:t>
      </w:r>
      <w:r w:rsidRPr="005E7B64">
        <w:rPr>
          <w:rFonts w:ascii="Segoe UI" w:eastAsia="宋体" w:hAnsi="Segoe UI" w:cs="Segoe UI"/>
          <w:color w:val="333333"/>
          <w:kern w:val="0"/>
          <w:sz w:val="24"/>
          <w:szCs w:val="24"/>
          <w14:ligatures w14:val="none"/>
        </w:rPr>
        <w:t>或者</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完成时尝试撮合</w:t>
      </w:r>
    </w:p>
    <w:p w14:paraId="3E1E4BD6" w14:textId="77777777" w:rsidR="005E7B64" w:rsidRPr="005E7B64" w:rsidRDefault="005E7B64" w:rsidP="005E7B64">
      <w:pPr>
        <w:widowControl/>
        <w:numPr>
          <w:ilvl w:val="0"/>
          <w:numId w:val="1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市价单挂单后开始交易时会按照下单时的逻辑撮合，限价</w:t>
      </w:r>
      <w:proofErr w:type="gramStart"/>
      <w:r w:rsidRPr="005E7B64">
        <w:rPr>
          <w:rFonts w:ascii="Segoe UI" w:eastAsia="宋体" w:hAnsi="Segoe UI" w:cs="Segoe UI"/>
          <w:color w:val="333333"/>
          <w:kern w:val="0"/>
          <w:sz w:val="24"/>
          <w:szCs w:val="24"/>
          <w14:ligatures w14:val="none"/>
        </w:rPr>
        <w:t>单按照</w:t>
      </w:r>
      <w:proofErr w:type="gramEnd"/>
      <w:r w:rsidRPr="005E7B64">
        <w:rPr>
          <w:rFonts w:ascii="Segoe UI" w:eastAsia="宋体" w:hAnsi="Segoe UI" w:cs="Segoe UI"/>
          <w:color w:val="333333"/>
          <w:kern w:val="0"/>
          <w:sz w:val="24"/>
          <w:szCs w:val="24"/>
          <w14:ligatures w14:val="none"/>
        </w:rPr>
        <w:t>bar/tick</w:t>
      </w:r>
      <w:r w:rsidRPr="005E7B64">
        <w:rPr>
          <w:rFonts w:ascii="Segoe UI" w:eastAsia="宋体" w:hAnsi="Segoe UI" w:cs="Segoe UI"/>
          <w:color w:val="333333"/>
          <w:kern w:val="0"/>
          <w:sz w:val="24"/>
          <w:szCs w:val="24"/>
          <w14:ligatures w14:val="none"/>
        </w:rPr>
        <w:t>来撮合</w:t>
      </w:r>
    </w:p>
    <w:p w14:paraId="2B502B08" w14:textId="77777777" w:rsidR="005E7B64" w:rsidRPr="005E7B64" w:rsidRDefault="005E7B64" w:rsidP="005E7B64">
      <w:pPr>
        <w:widowControl/>
        <w:numPr>
          <w:ilvl w:val="0"/>
          <w:numId w:val="1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如果用户在</w:t>
      </w:r>
      <w:r w:rsidRPr="005E7B64">
        <w:rPr>
          <w:rFonts w:ascii="Segoe UI" w:eastAsia="宋体" w:hAnsi="Segoe UI" w:cs="Segoe UI"/>
          <w:color w:val="333333"/>
          <w:kern w:val="0"/>
          <w:sz w:val="24"/>
          <w:szCs w:val="24"/>
          <w14:ligatures w14:val="none"/>
        </w:rPr>
        <w:t xml:space="preserve"> 11:30:01 </w:t>
      </w:r>
      <w:r w:rsidRPr="005E7B64">
        <w:rPr>
          <w:rFonts w:ascii="Segoe UI" w:eastAsia="宋体" w:hAnsi="Segoe UI" w:cs="Segoe UI"/>
          <w:color w:val="333333"/>
          <w:kern w:val="0"/>
          <w:sz w:val="24"/>
          <w:szCs w:val="24"/>
          <w14:ligatures w14:val="none"/>
        </w:rPr>
        <w:t>下单，那么订单挂单，引擎退出；下午开盘前引擎恢复运行时，账户初始化会定位未完成订单的对应频率的数据，如果是</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b/>
          <w:bCs/>
          <w:color w:val="333333"/>
          <w:kern w:val="0"/>
          <w:sz w:val="24"/>
          <w:szCs w:val="24"/>
          <w14:ligatures w14:val="none"/>
        </w:rPr>
        <w:t>可能会影响用户的</w:t>
      </w:r>
      <w:r w:rsidRPr="005E7B64">
        <w:rPr>
          <w:rFonts w:ascii="Segoe UI" w:eastAsia="宋体" w:hAnsi="Segoe UI" w:cs="Segoe UI"/>
          <w:b/>
          <w:bCs/>
          <w:color w:val="333333"/>
          <w:kern w:val="0"/>
          <w:sz w:val="24"/>
          <w:szCs w:val="24"/>
          <w14:ligatures w14:val="none"/>
        </w:rPr>
        <w:t>tick</w:t>
      </w:r>
      <w:r w:rsidRPr="005E7B64">
        <w:rPr>
          <w:rFonts w:ascii="Segoe UI" w:eastAsia="宋体" w:hAnsi="Segoe UI" w:cs="Segoe UI"/>
          <w:b/>
          <w:bCs/>
          <w:color w:val="333333"/>
          <w:kern w:val="0"/>
          <w:sz w:val="24"/>
          <w:szCs w:val="24"/>
          <w14:ligatures w14:val="none"/>
        </w:rPr>
        <w:t>订阅数量</w:t>
      </w:r>
    </w:p>
    <w:p w14:paraId="3D8FA706"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63338DAF" wp14:editId="4BCF6357">
            <wp:extent cx="12030075" cy="8333105"/>
            <wp:effectExtent l="0" t="0" r="9525" b="0"/>
            <wp:docPr id="7" name="图片 16" descr="图解订单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解订单处理"/>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030075" cy="8333105"/>
                    </a:xfrm>
                    <a:prstGeom prst="rect">
                      <a:avLst/>
                    </a:prstGeom>
                    <a:noFill/>
                    <a:ln>
                      <a:noFill/>
                    </a:ln>
                  </pic:spPr>
                </pic:pic>
              </a:graphicData>
            </a:graphic>
          </wp:inline>
        </w:drawing>
      </w:r>
    </w:p>
    <w:p w14:paraId="4B077835"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lastRenderedPageBreak/>
        <w:t>拆分合并与分红</w:t>
      </w:r>
    </w:p>
    <w:p w14:paraId="789B59B9" w14:textId="77777777" w:rsidR="005E7B64" w:rsidRPr="005E7B64" w:rsidRDefault="005E7B64" w:rsidP="005E7B64">
      <w:pPr>
        <w:widowControl/>
        <w:numPr>
          <w:ilvl w:val="0"/>
          <w:numId w:val="1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传统</w:t>
      </w:r>
      <w:proofErr w:type="gramStart"/>
      <w:r w:rsidRPr="005E7B64">
        <w:rPr>
          <w:rFonts w:ascii="Segoe UI" w:eastAsia="宋体" w:hAnsi="Segoe UI" w:cs="Segoe UI"/>
          <w:b/>
          <w:bCs/>
          <w:color w:val="333333"/>
          <w:kern w:val="0"/>
          <w:sz w:val="24"/>
          <w:szCs w:val="24"/>
          <w14:ligatures w14:val="none"/>
        </w:rPr>
        <w:t>前复权回测</w:t>
      </w:r>
      <w:proofErr w:type="gramEnd"/>
      <w:r w:rsidRPr="005E7B64">
        <w:rPr>
          <w:rFonts w:ascii="Segoe UI" w:eastAsia="宋体" w:hAnsi="Segoe UI" w:cs="Segoe UI"/>
          <w:b/>
          <w:bCs/>
          <w:color w:val="333333"/>
          <w:kern w:val="0"/>
          <w:sz w:val="24"/>
          <w:szCs w:val="24"/>
          <w14:ligatures w14:val="none"/>
        </w:rPr>
        <w:t>模式：</w:t>
      </w:r>
      <w:r w:rsidRPr="005E7B64">
        <w:rPr>
          <w:rFonts w:ascii="Segoe UI" w:eastAsia="宋体" w:hAnsi="Segoe UI" w:cs="Segoe UI"/>
          <w:color w:val="333333"/>
          <w:kern w:val="0"/>
          <w:sz w:val="24"/>
          <w:szCs w:val="24"/>
          <w14:ligatures w14:val="none"/>
        </w:rPr>
        <w:t>当股票发生拆分，合并或者分红时，股票价格会受到影响，为了保证价格的连续性</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w:t>
      </w:r>
      <w:proofErr w:type="gramStart"/>
      <w:r w:rsidRPr="005E7B64">
        <w:rPr>
          <w:rFonts w:ascii="Segoe UI" w:eastAsia="宋体" w:hAnsi="Segoe UI" w:cs="Segoe UI"/>
          <w:color w:val="333333"/>
          <w:kern w:val="0"/>
          <w:sz w:val="24"/>
          <w:szCs w:val="24"/>
          <w14:ligatures w14:val="none"/>
        </w:rPr>
        <w:t>使用前复权</w:t>
      </w:r>
      <w:proofErr w:type="gramEnd"/>
      <w:r w:rsidRPr="005E7B64">
        <w:rPr>
          <w:rFonts w:ascii="Segoe UI" w:eastAsia="宋体" w:hAnsi="Segoe UI" w:cs="Segoe UI"/>
          <w:color w:val="333333"/>
          <w:kern w:val="0"/>
          <w:sz w:val="24"/>
          <w:szCs w:val="24"/>
          <w14:ligatures w14:val="none"/>
        </w:rPr>
        <w:t>来处理之前的股票价格，给您的所有股票价格已经</w:t>
      </w:r>
      <w:proofErr w:type="gramStart"/>
      <w:r w:rsidRPr="005E7B64">
        <w:rPr>
          <w:rFonts w:ascii="Segoe UI" w:eastAsia="宋体" w:hAnsi="Segoe UI" w:cs="Segoe UI"/>
          <w:color w:val="333333"/>
          <w:kern w:val="0"/>
          <w:sz w:val="24"/>
          <w:szCs w:val="24"/>
          <w14:ligatures w14:val="none"/>
        </w:rPr>
        <w:t>是前复权</w:t>
      </w:r>
      <w:proofErr w:type="gramEnd"/>
      <w:r w:rsidRPr="005E7B64">
        <w:rPr>
          <w:rFonts w:ascii="Segoe UI" w:eastAsia="宋体" w:hAnsi="Segoe UI" w:cs="Segoe UI"/>
          <w:color w:val="333333"/>
          <w:kern w:val="0"/>
          <w:sz w:val="24"/>
          <w:szCs w:val="24"/>
          <w14:ligatures w14:val="none"/>
        </w:rPr>
        <w:t>的价格。</w:t>
      </w:r>
    </w:p>
    <w:p w14:paraId="7ACE118E" w14:textId="77777777" w:rsidR="005E7B64" w:rsidRPr="005E7B64" w:rsidRDefault="005E7B64" w:rsidP="005E7B64">
      <w:pPr>
        <w:widowControl/>
        <w:numPr>
          <w:ilvl w:val="0"/>
          <w:numId w:val="1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真实价格（动态复权）</w:t>
      </w:r>
      <w:proofErr w:type="gramStart"/>
      <w:r w:rsidRPr="005E7B64">
        <w:rPr>
          <w:rFonts w:ascii="Segoe UI" w:eastAsia="宋体" w:hAnsi="Segoe UI" w:cs="Segoe UI"/>
          <w:b/>
          <w:bCs/>
          <w:color w:val="333333"/>
          <w:kern w:val="0"/>
          <w:sz w:val="24"/>
          <w:szCs w:val="24"/>
          <w14:ligatures w14:val="none"/>
        </w:rPr>
        <w:t>回测模式</w:t>
      </w:r>
      <w:proofErr w:type="gramEnd"/>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color w:val="333333"/>
          <w:kern w:val="0"/>
          <w:sz w:val="24"/>
          <w:szCs w:val="24"/>
          <w14:ligatures w14:val="none"/>
        </w:rPr>
        <w:t>当股票发生拆分，合并或者分红时，会按照历史情况，对账户进行处理，会在</w:t>
      </w:r>
      <w:proofErr w:type="gramStart"/>
      <w:r w:rsidRPr="005E7B64">
        <w:rPr>
          <w:rFonts w:ascii="Segoe UI" w:eastAsia="宋体" w:hAnsi="Segoe UI" w:cs="Segoe UI"/>
          <w:color w:val="333333"/>
          <w:kern w:val="0"/>
          <w:sz w:val="24"/>
          <w:szCs w:val="24"/>
          <w14:ligatures w14:val="none"/>
        </w:rPr>
        <w:t>账户账户</w:t>
      </w:r>
      <w:proofErr w:type="gramEnd"/>
      <w:r w:rsidRPr="005E7B64">
        <w:rPr>
          <w:rFonts w:ascii="Segoe UI" w:eastAsia="宋体" w:hAnsi="Segoe UI" w:cs="Segoe UI"/>
          <w:color w:val="333333"/>
          <w:kern w:val="0"/>
          <w:sz w:val="24"/>
          <w:szCs w:val="24"/>
          <w14:ligatures w14:val="none"/>
        </w:rPr>
        <w:t>中增加现金或持股数量发生变化，并会有日志提示。</w:t>
      </w:r>
    </w:p>
    <w:p w14:paraId="4E845E76"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内容</w:t>
      </w:r>
    </w:p>
    <w:p w14:paraId="4728A1A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传统</w:t>
      </w:r>
      <w:proofErr w:type="gramStart"/>
      <w:r w:rsidRPr="005E7B64">
        <w:rPr>
          <w:rFonts w:ascii="宋体" w:eastAsia="宋体" w:hAnsi="宋体" w:cs="宋体"/>
          <w:kern w:val="0"/>
          <w:sz w:val="24"/>
          <w:szCs w:val="24"/>
          <w14:ligatures w14:val="none"/>
        </w:rPr>
        <w:t>前复权回测模式</w:t>
      </w:r>
      <w:proofErr w:type="gramEnd"/>
      <w:r w:rsidRPr="005E7B64">
        <w:rPr>
          <w:rFonts w:ascii="宋体" w:eastAsia="宋体" w:hAnsi="宋体" w:cs="宋体"/>
          <w:kern w:val="0"/>
          <w:sz w:val="24"/>
          <w:szCs w:val="24"/>
          <w14:ligatures w14:val="none"/>
        </w:rPr>
        <w:t xml:space="preserve"> 与 真实价格（动态复权）</w:t>
      </w:r>
      <w:proofErr w:type="gramStart"/>
      <w:r w:rsidRPr="005E7B64">
        <w:rPr>
          <w:rFonts w:ascii="宋体" w:eastAsia="宋体" w:hAnsi="宋体" w:cs="宋体"/>
          <w:kern w:val="0"/>
          <w:sz w:val="24"/>
          <w:szCs w:val="24"/>
          <w14:ligatures w14:val="none"/>
        </w:rPr>
        <w:t>回测模式</w:t>
      </w:r>
      <w:proofErr w:type="gramEnd"/>
      <w:r w:rsidRPr="005E7B64">
        <w:rPr>
          <w:rFonts w:ascii="宋体" w:eastAsia="宋体" w:hAnsi="宋体" w:cs="宋体"/>
          <w:kern w:val="0"/>
          <w:sz w:val="24"/>
          <w:szCs w:val="24"/>
          <w14:ligatures w14:val="none"/>
        </w:rPr>
        <w:t xml:space="preserve"> 区别</w:t>
      </w:r>
    </w:p>
    <w:p w14:paraId="7CCEFDED" w14:textId="77777777" w:rsidR="005E7B64" w:rsidRPr="005E7B64" w:rsidRDefault="005E7B64" w:rsidP="005E7B64">
      <w:pPr>
        <w:widowControl/>
        <w:spacing w:after="264"/>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使用前复权</w:t>
      </w:r>
      <w:proofErr w:type="gramEnd"/>
      <w:r w:rsidRPr="005E7B64">
        <w:rPr>
          <w:rFonts w:ascii="宋体" w:eastAsia="宋体" w:hAnsi="宋体" w:cs="宋体"/>
          <w:kern w:val="0"/>
          <w:sz w:val="24"/>
          <w:szCs w:val="24"/>
          <w14:ligatures w14:val="none"/>
        </w:rPr>
        <w:t>价格，不论</w:t>
      </w:r>
      <w:proofErr w:type="gramStart"/>
      <w:r w:rsidRPr="005E7B64">
        <w:rPr>
          <w:rFonts w:ascii="宋体" w:eastAsia="宋体" w:hAnsi="宋体" w:cs="宋体"/>
          <w:kern w:val="0"/>
          <w:sz w:val="24"/>
          <w:szCs w:val="24"/>
          <w14:ligatures w14:val="none"/>
        </w:rPr>
        <w:t>回测开始</w:t>
      </w:r>
      <w:proofErr w:type="gramEnd"/>
      <w:r w:rsidRPr="005E7B64">
        <w:rPr>
          <w:rFonts w:ascii="宋体" w:eastAsia="宋体" w:hAnsi="宋体" w:cs="宋体"/>
          <w:kern w:val="0"/>
          <w:sz w:val="24"/>
          <w:szCs w:val="24"/>
          <w14:ligatures w14:val="none"/>
        </w:rPr>
        <w:t>时间、结束时间是何时，使用的数据都是基于今天（</w:t>
      </w:r>
      <w:proofErr w:type="gramStart"/>
      <w:r w:rsidRPr="005E7B64">
        <w:rPr>
          <w:rFonts w:ascii="宋体" w:eastAsia="宋体" w:hAnsi="宋体" w:cs="宋体"/>
          <w:kern w:val="0"/>
          <w:sz w:val="24"/>
          <w:szCs w:val="24"/>
          <w14:ligatures w14:val="none"/>
        </w:rPr>
        <w:t>回测当天</w:t>
      </w:r>
      <w:proofErr w:type="gramEnd"/>
      <w:r w:rsidRPr="005E7B64">
        <w:rPr>
          <w:rFonts w:ascii="宋体" w:eastAsia="宋体" w:hAnsi="宋体" w:cs="宋体"/>
          <w:kern w:val="0"/>
          <w:sz w:val="24"/>
          <w:szCs w:val="24"/>
          <w14:ligatures w14:val="none"/>
        </w:rPr>
        <w:t>）或某个时间的复权因子</w:t>
      </w:r>
      <w:proofErr w:type="gramStart"/>
      <w:r w:rsidRPr="005E7B64">
        <w:rPr>
          <w:rFonts w:ascii="宋体" w:eastAsia="宋体" w:hAnsi="宋体" w:cs="宋体"/>
          <w:kern w:val="0"/>
          <w:sz w:val="24"/>
          <w:szCs w:val="24"/>
          <w14:ligatures w14:val="none"/>
        </w:rPr>
        <w:t>进行前复权</w:t>
      </w:r>
      <w:proofErr w:type="gramEnd"/>
      <w:r w:rsidRPr="005E7B64">
        <w:rPr>
          <w:rFonts w:ascii="宋体" w:eastAsia="宋体" w:hAnsi="宋体" w:cs="宋体"/>
          <w:kern w:val="0"/>
          <w:sz w:val="24"/>
          <w:szCs w:val="24"/>
          <w14:ligatures w14:val="none"/>
        </w:rPr>
        <w:t>获得的价格，因此</w:t>
      </w:r>
      <w:proofErr w:type="gramStart"/>
      <w:r w:rsidRPr="005E7B64">
        <w:rPr>
          <w:rFonts w:ascii="宋体" w:eastAsia="宋体" w:hAnsi="宋体" w:cs="宋体"/>
          <w:kern w:val="0"/>
          <w:sz w:val="24"/>
          <w:szCs w:val="24"/>
          <w14:ligatures w14:val="none"/>
        </w:rPr>
        <w:t>使用前复权</w:t>
      </w:r>
      <w:proofErr w:type="gramEnd"/>
      <w:r w:rsidRPr="005E7B64">
        <w:rPr>
          <w:rFonts w:ascii="宋体" w:eastAsia="宋体" w:hAnsi="宋体" w:cs="宋体"/>
          <w:kern w:val="0"/>
          <w:sz w:val="24"/>
          <w:szCs w:val="24"/>
          <w14:ligatures w14:val="none"/>
        </w:rPr>
        <w:t>价格进行回测，</w:t>
      </w:r>
      <w:proofErr w:type="gramStart"/>
      <w:r w:rsidRPr="005E7B64">
        <w:rPr>
          <w:rFonts w:ascii="宋体" w:eastAsia="宋体" w:hAnsi="宋体" w:cs="宋体"/>
          <w:kern w:val="0"/>
          <w:sz w:val="24"/>
          <w:szCs w:val="24"/>
          <w14:ligatures w14:val="none"/>
        </w:rPr>
        <w:t>回测结果</w:t>
      </w:r>
      <w:proofErr w:type="gramEnd"/>
      <w:r w:rsidRPr="005E7B64">
        <w:rPr>
          <w:rFonts w:ascii="宋体" w:eastAsia="宋体" w:hAnsi="宋体" w:cs="宋体"/>
          <w:kern w:val="0"/>
          <w:sz w:val="24"/>
          <w:szCs w:val="24"/>
          <w14:ligatures w14:val="none"/>
        </w:rPr>
        <w:t>肯定有问题。示意图如下：</w:t>
      </w:r>
    </w:p>
    <w:p w14:paraId="2BF0610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drawing>
          <wp:inline distT="0" distB="0" distL="0" distR="0" wp14:anchorId="6E22E89A" wp14:editId="4C4260A5">
            <wp:extent cx="9251315" cy="3705225"/>
            <wp:effectExtent l="0" t="0" r="6985" b="9525"/>
            <wp:docPr id="8" name="图片 15" descr="传统回测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传统回测模式"/>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251315" cy="3705225"/>
                    </a:xfrm>
                    <a:prstGeom prst="rect">
                      <a:avLst/>
                    </a:prstGeom>
                    <a:noFill/>
                    <a:ln>
                      <a:noFill/>
                    </a:ln>
                  </pic:spPr>
                </pic:pic>
              </a:graphicData>
            </a:graphic>
          </wp:inline>
        </w:drawing>
      </w:r>
    </w:p>
    <w:p w14:paraId="3FC689E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不论历史时刻1或历史时刻2，拿到的数据都是基于未来某一天</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价格，使用这样的数据存在未来函数（未来函数是</w:t>
      </w:r>
      <w:proofErr w:type="gramStart"/>
      <w:r w:rsidRPr="005E7B64">
        <w:rPr>
          <w:rFonts w:ascii="宋体" w:eastAsia="宋体" w:hAnsi="宋体" w:cs="宋体"/>
          <w:kern w:val="0"/>
          <w:sz w:val="24"/>
          <w:szCs w:val="24"/>
          <w14:ligatures w14:val="none"/>
        </w:rPr>
        <w:t>回测最大</w:t>
      </w:r>
      <w:proofErr w:type="gramEnd"/>
      <w:r w:rsidRPr="005E7B64">
        <w:rPr>
          <w:rFonts w:ascii="宋体" w:eastAsia="宋体" w:hAnsi="宋体" w:cs="宋体"/>
          <w:kern w:val="0"/>
          <w:sz w:val="24"/>
          <w:szCs w:val="24"/>
          <w14:ligatures w14:val="none"/>
        </w:rPr>
        <w:t>的敌人之一）</w:t>
      </w:r>
    </w:p>
    <w:p w14:paraId="3EA64122"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lastRenderedPageBreak/>
        <w:drawing>
          <wp:inline distT="0" distB="0" distL="0" distR="0" wp14:anchorId="298267CB" wp14:editId="0AD4A606">
            <wp:extent cx="9179560" cy="3133090"/>
            <wp:effectExtent l="0" t="0" r="2540" b="0"/>
            <wp:docPr id="9" name="图片 14" descr="开启真实价格回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开启真实价格回测"/>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79560" cy="3133090"/>
                    </a:xfrm>
                    <a:prstGeom prst="rect">
                      <a:avLst/>
                    </a:prstGeom>
                    <a:noFill/>
                    <a:ln>
                      <a:noFill/>
                    </a:ln>
                  </pic:spPr>
                </pic:pic>
              </a:graphicData>
            </a:graphic>
          </wp:inline>
        </w:drawing>
      </w:r>
    </w:p>
    <w:p w14:paraId="0B1D8EB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使用真实</w:t>
      </w:r>
      <w:proofErr w:type="gramStart"/>
      <w:r w:rsidRPr="005E7B64">
        <w:rPr>
          <w:rFonts w:ascii="宋体" w:eastAsia="宋体" w:hAnsi="宋体" w:cs="宋体"/>
          <w:kern w:val="0"/>
          <w:sz w:val="24"/>
          <w:szCs w:val="24"/>
          <w14:ligatures w14:val="none"/>
        </w:rPr>
        <w:t>价格回测模式</w:t>
      </w:r>
      <w:proofErr w:type="gramEnd"/>
      <w:r w:rsidRPr="005E7B64">
        <w:rPr>
          <w:rFonts w:ascii="宋体" w:eastAsia="宋体" w:hAnsi="宋体" w:cs="宋体"/>
          <w:kern w:val="0"/>
          <w:sz w:val="24"/>
          <w:szCs w:val="24"/>
          <w14:ligatures w14:val="none"/>
        </w:rPr>
        <w:t>，回测到历史时刻1，使用历史时刻1的真实价格撮合成交；如果需要复权，会使用的历史时刻1的复权因子，对“历史时刻1"之前的价格进行前复权，这样有效避免了未来函数，因为回测全程都不可能使用未来的数据。</w:t>
      </w:r>
    </w:p>
    <w:p w14:paraId="07F9DD4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你可能没有看懂，下面举个例子：</w:t>
      </w:r>
    </w:p>
    <w:p w14:paraId="17A9AC0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lastRenderedPageBreak/>
        <w:drawing>
          <wp:inline distT="0" distB="0" distL="0" distR="0" wp14:anchorId="1AF1EE67" wp14:editId="4E539E10">
            <wp:extent cx="9096375" cy="4536440"/>
            <wp:effectExtent l="0" t="0" r="9525" b="0"/>
            <wp:docPr id="10" name="图片 13"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096375" cy="4536440"/>
                    </a:xfrm>
                    <a:prstGeom prst="rect">
                      <a:avLst/>
                    </a:prstGeom>
                    <a:noFill/>
                    <a:ln>
                      <a:noFill/>
                    </a:ln>
                  </pic:spPr>
                </pic:pic>
              </a:graphicData>
            </a:graphic>
          </wp:inline>
        </w:drawing>
      </w:r>
    </w:p>
    <w:p w14:paraId="63386E5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如现有一只股票，股价一直没有波动，只进行了拆分。</w:t>
      </w:r>
    </w:p>
    <w:p w14:paraId="06EDE07E" w14:textId="77777777" w:rsidR="005E7B64" w:rsidRPr="005E7B64" w:rsidRDefault="005E7B64" w:rsidP="005E7B64">
      <w:pPr>
        <w:widowControl/>
        <w:numPr>
          <w:ilvl w:val="0"/>
          <w:numId w:val="16"/>
        </w:numPr>
        <w:spacing w:after="264"/>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前复权回测</w:t>
      </w:r>
      <w:proofErr w:type="gramEnd"/>
      <w:r w:rsidRPr="005E7B64">
        <w:rPr>
          <w:rFonts w:ascii="宋体" w:eastAsia="宋体" w:hAnsi="宋体" w:cs="宋体"/>
          <w:kern w:val="0"/>
          <w:sz w:val="24"/>
          <w:szCs w:val="24"/>
          <w14:ligatures w14:val="none"/>
        </w:rPr>
        <w:t>模式</w:t>
      </w:r>
    </w:p>
    <w:p w14:paraId="6EC9EFED"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站在“历史时刻3”看历史数据：因为使用今天的复权因子，“历史时刻3”之前的股价均为2；</w:t>
      </w:r>
    </w:p>
    <w:p w14:paraId="5406531A"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站在“历史时刻2”看历史数据：因为使用今天的复权因子，“历史时刻3”的股价是2；</w:t>
      </w:r>
    </w:p>
    <w:p w14:paraId="11AEFDF7"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站在“历史时刻1”看历史数据，因为使用今天的复权因子，“历史时刻2”和“历史时刻3”的股价是2；</w:t>
      </w:r>
    </w:p>
    <w:p w14:paraId="0151A754" w14:textId="77777777" w:rsidR="005E7B64" w:rsidRPr="005E7B64" w:rsidRDefault="005E7B64" w:rsidP="005E7B64">
      <w:pPr>
        <w:widowControl/>
        <w:numPr>
          <w:ilvl w:val="0"/>
          <w:numId w:val="1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真实</w:t>
      </w:r>
      <w:proofErr w:type="gramStart"/>
      <w:r w:rsidRPr="005E7B64">
        <w:rPr>
          <w:rFonts w:ascii="宋体" w:eastAsia="宋体" w:hAnsi="宋体" w:cs="宋体"/>
          <w:kern w:val="0"/>
          <w:sz w:val="24"/>
          <w:szCs w:val="24"/>
          <w14:ligatures w14:val="none"/>
        </w:rPr>
        <w:t>价格回测模式</w:t>
      </w:r>
      <w:proofErr w:type="gramEnd"/>
    </w:p>
    <w:p w14:paraId="348CF6A4"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站在“历史时刻3”看历史数据：因为使用历史时刻3的复权因子，“历史时刻3”之前的股价均为8</w:t>
      </w:r>
    </w:p>
    <w:p w14:paraId="1EDEC31B"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站在“历史时刻2”看历史数据：因为使用历史时刻2的复权因子，“历史时刻3”的股价是4；</w:t>
      </w:r>
    </w:p>
    <w:p w14:paraId="62EF9366" w14:textId="77777777" w:rsidR="005E7B64" w:rsidRPr="005E7B64" w:rsidRDefault="005E7B64" w:rsidP="005E7B64">
      <w:pPr>
        <w:widowControl/>
        <w:numPr>
          <w:ilvl w:val="1"/>
          <w:numId w:val="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站在“历史时刻1”看历史数据：因为使用历史时刻1的复权因子，“历史时刻2”和“历史时刻3”的股价是2；</w:t>
      </w:r>
    </w:p>
    <w:p w14:paraId="1BF6952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因为使用了未来的复权因子，</w:t>
      </w:r>
      <w:proofErr w:type="gramStart"/>
      <w:r w:rsidRPr="005E7B64">
        <w:rPr>
          <w:rFonts w:ascii="宋体" w:eastAsia="宋体" w:hAnsi="宋体" w:cs="宋体"/>
          <w:b/>
          <w:bCs/>
          <w:kern w:val="0"/>
          <w:sz w:val="24"/>
          <w:szCs w:val="24"/>
          <w14:ligatures w14:val="none"/>
        </w:rPr>
        <w:t>前复权回测</w:t>
      </w:r>
      <w:proofErr w:type="gramEnd"/>
      <w:r w:rsidRPr="005E7B64">
        <w:rPr>
          <w:rFonts w:ascii="宋体" w:eastAsia="宋体" w:hAnsi="宋体" w:cs="宋体"/>
          <w:b/>
          <w:bCs/>
          <w:kern w:val="0"/>
          <w:sz w:val="24"/>
          <w:szCs w:val="24"/>
          <w14:ligatures w14:val="none"/>
        </w:rPr>
        <w:t>模式，</w:t>
      </w:r>
      <w:proofErr w:type="gramStart"/>
      <w:r w:rsidRPr="005E7B64">
        <w:rPr>
          <w:rFonts w:ascii="宋体" w:eastAsia="宋体" w:hAnsi="宋体" w:cs="宋体"/>
          <w:b/>
          <w:bCs/>
          <w:kern w:val="0"/>
          <w:sz w:val="24"/>
          <w:szCs w:val="24"/>
          <w14:ligatures w14:val="none"/>
        </w:rPr>
        <w:t>回测过程</w:t>
      </w:r>
      <w:proofErr w:type="gramEnd"/>
      <w:r w:rsidRPr="005E7B64">
        <w:rPr>
          <w:rFonts w:ascii="宋体" w:eastAsia="宋体" w:hAnsi="宋体" w:cs="宋体"/>
          <w:b/>
          <w:bCs/>
          <w:kern w:val="0"/>
          <w:sz w:val="24"/>
          <w:szCs w:val="24"/>
          <w14:ligatures w14:val="none"/>
        </w:rPr>
        <w:t>中使用的价格是不正确的。</w:t>
      </w:r>
    </w:p>
    <w:p w14:paraId="5DC5845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下面再举一个真实的例子，比较一下</w:t>
      </w:r>
      <w:proofErr w:type="gramStart"/>
      <w:r w:rsidRPr="005E7B64">
        <w:rPr>
          <w:rFonts w:ascii="宋体" w:eastAsia="宋体" w:hAnsi="宋体" w:cs="宋体"/>
          <w:kern w:val="0"/>
          <w:sz w:val="24"/>
          <w:szCs w:val="24"/>
          <w14:ligatures w14:val="none"/>
        </w:rPr>
        <w:t>前复权回测模式</w:t>
      </w:r>
      <w:proofErr w:type="gramEnd"/>
      <w:r w:rsidRPr="005E7B64">
        <w:rPr>
          <w:rFonts w:ascii="宋体" w:eastAsia="宋体" w:hAnsi="宋体" w:cs="宋体"/>
          <w:kern w:val="0"/>
          <w:sz w:val="24"/>
          <w:szCs w:val="24"/>
          <w14:ligatures w14:val="none"/>
        </w:rPr>
        <w:t>和真实价格</w:t>
      </w:r>
      <w:proofErr w:type="gramStart"/>
      <w:r w:rsidRPr="005E7B64">
        <w:rPr>
          <w:rFonts w:ascii="宋体" w:eastAsia="宋体" w:hAnsi="宋体" w:cs="宋体"/>
          <w:kern w:val="0"/>
          <w:sz w:val="24"/>
          <w:szCs w:val="24"/>
          <w14:ligatures w14:val="none"/>
        </w:rPr>
        <w:t>回测模式</w:t>
      </w:r>
      <w:proofErr w:type="gramEnd"/>
      <w:r w:rsidRPr="005E7B64">
        <w:rPr>
          <w:rFonts w:ascii="宋体" w:eastAsia="宋体" w:hAnsi="宋体" w:cs="宋体"/>
          <w:kern w:val="0"/>
          <w:sz w:val="24"/>
          <w:szCs w:val="24"/>
          <w14:ligatures w14:val="none"/>
        </w:rPr>
        <w:t>的区别</w:t>
      </w:r>
    </w:p>
    <w:p w14:paraId="7D73B34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drawing>
          <wp:inline distT="0" distB="0" distL="0" distR="0" wp14:anchorId="78E3B1F0" wp14:editId="522E3421">
            <wp:extent cx="9342755" cy="5951855"/>
            <wp:effectExtent l="0" t="0" r="0" b="0"/>
            <wp:docPr id="11" name="图片 12" descr="GL_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L_pr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42755" cy="5951855"/>
                    </a:xfrm>
                    <a:prstGeom prst="rect">
                      <a:avLst/>
                    </a:prstGeom>
                    <a:noFill/>
                    <a:ln>
                      <a:noFill/>
                    </a:ln>
                  </pic:spPr>
                </pic:pic>
              </a:graphicData>
            </a:graphic>
          </wp:inline>
        </w:drawing>
      </w:r>
    </w:p>
    <w:p w14:paraId="5AB1C6A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2007-01-30，波导股份的真实股价（绿色曲线）是低于格力电器（黑色曲线）的；但</w:t>
      </w:r>
      <w:proofErr w:type="gramStart"/>
      <w:r w:rsidRPr="005E7B64">
        <w:rPr>
          <w:rFonts w:ascii="宋体" w:eastAsia="宋体" w:hAnsi="宋体" w:cs="宋体"/>
          <w:kern w:val="0"/>
          <w:sz w:val="24"/>
          <w:szCs w:val="24"/>
          <w14:ligatures w14:val="none"/>
        </w:rPr>
        <w:t>使用前复权</w:t>
      </w:r>
      <w:proofErr w:type="gramEnd"/>
      <w:r w:rsidRPr="005E7B64">
        <w:rPr>
          <w:rFonts w:ascii="宋体" w:eastAsia="宋体" w:hAnsi="宋体" w:cs="宋体"/>
          <w:kern w:val="0"/>
          <w:sz w:val="24"/>
          <w:szCs w:val="24"/>
          <w14:ligatures w14:val="none"/>
        </w:rPr>
        <w:t>价格，波导股份的价格会高于格力电器。 采用最简单的交易思路，购买股价低的股票并持有，</w:t>
      </w:r>
      <w:proofErr w:type="gramStart"/>
      <w:r w:rsidRPr="005E7B64">
        <w:rPr>
          <w:rFonts w:ascii="宋体" w:eastAsia="宋体" w:hAnsi="宋体" w:cs="宋体"/>
          <w:kern w:val="0"/>
          <w:sz w:val="24"/>
          <w:szCs w:val="24"/>
          <w14:ligatures w14:val="none"/>
        </w:rPr>
        <w:t>前复权</w:t>
      </w:r>
      <w:proofErr w:type="gramEnd"/>
      <w:r w:rsidRPr="005E7B64">
        <w:rPr>
          <w:rFonts w:ascii="宋体" w:eastAsia="宋体" w:hAnsi="宋体" w:cs="宋体"/>
          <w:kern w:val="0"/>
          <w:sz w:val="24"/>
          <w:szCs w:val="24"/>
          <w14:ligatures w14:val="none"/>
        </w:rPr>
        <w:t>模式会买入格力电器，真实价格</w:t>
      </w:r>
      <w:proofErr w:type="gramStart"/>
      <w:r w:rsidRPr="005E7B64">
        <w:rPr>
          <w:rFonts w:ascii="宋体" w:eastAsia="宋体" w:hAnsi="宋体" w:cs="宋体"/>
          <w:kern w:val="0"/>
          <w:sz w:val="24"/>
          <w:szCs w:val="24"/>
          <w14:ligatures w14:val="none"/>
        </w:rPr>
        <w:t>回测模式</w:t>
      </w:r>
      <w:proofErr w:type="gramEnd"/>
      <w:r w:rsidRPr="005E7B64">
        <w:rPr>
          <w:rFonts w:ascii="宋体" w:eastAsia="宋体" w:hAnsi="宋体" w:cs="宋体"/>
          <w:kern w:val="0"/>
          <w:sz w:val="24"/>
          <w:szCs w:val="24"/>
          <w14:ligatures w14:val="none"/>
        </w:rPr>
        <w:t>会买入波导股份。</w:t>
      </w:r>
    </w:p>
    <w:p w14:paraId="711E7A9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下面我们进行回测，根据2007-01-30当天格力电器与波导股份的收盘价，买入低价位股票并持有到现在。</w:t>
      </w:r>
      <w:proofErr w:type="gramStart"/>
      <w:r w:rsidRPr="005E7B64">
        <w:rPr>
          <w:rFonts w:ascii="宋体" w:eastAsia="宋体" w:hAnsi="宋体" w:cs="宋体"/>
          <w:kern w:val="0"/>
          <w:sz w:val="24"/>
          <w:szCs w:val="24"/>
          <w14:ligatures w14:val="none"/>
        </w:rPr>
        <w:t>回测结果</w:t>
      </w:r>
      <w:proofErr w:type="gramEnd"/>
      <w:r w:rsidRPr="005E7B64">
        <w:rPr>
          <w:rFonts w:ascii="宋体" w:eastAsia="宋体" w:hAnsi="宋体" w:cs="宋体"/>
          <w:kern w:val="0"/>
          <w:sz w:val="24"/>
          <w:szCs w:val="24"/>
          <w14:ligatures w14:val="none"/>
        </w:rPr>
        <w:t>如下所示：</w:t>
      </w:r>
    </w:p>
    <w:p w14:paraId="3951B3BE"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前复权回测模式的回测</w:t>
      </w:r>
      <w:proofErr w:type="gramEnd"/>
      <w:r w:rsidRPr="005E7B64">
        <w:rPr>
          <w:rFonts w:ascii="宋体" w:eastAsia="宋体" w:hAnsi="宋体" w:cs="宋体"/>
          <w:b/>
          <w:bCs/>
          <w:kern w:val="0"/>
          <w:sz w:val="24"/>
          <w:szCs w:val="24"/>
          <w14:ligatures w14:val="none"/>
        </w:rPr>
        <w:t>结果：</w:t>
      </w:r>
      <w:r w:rsidRPr="005E7B64">
        <w:rPr>
          <w:rFonts w:ascii="宋体" w:eastAsia="宋体" w:hAnsi="宋体" w:cs="宋体"/>
          <w:kern w:val="0"/>
          <w:sz w:val="24"/>
          <w:szCs w:val="24"/>
          <w14:ligatures w14:val="none"/>
        </w:rPr>
        <w:t> 初始资金：100,000 策略收益：776.54% 沪深300收益：21.98% 最大回撤：64.98%</w:t>
      </w:r>
    </w:p>
    <w:p w14:paraId="0E69658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lastRenderedPageBreak/>
        <w:drawing>
          <wp:inline distT="0" distB="0" distL="0" distR="0" wp14:anchorId="5192BE36" wp14:editId="059810DC">
            <wp:extent cx="9335135" cy="4210050"/>
            <wp:effectExtent l="0" t="0" r="0" b="0"/>
            <wp:docPr id="12" name="图片 11" descr="gb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bz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335135" cy="4210050"/>
                    </a:xfrm>
                    <a:prstGeom prst="rect">
                      <a:avLst/>
                    </a:prstGeom>
                    <a:noFill/>
                    <a:ln>
                      <a:noFill/>
                    </a:ln>
                  </pic:spPr>
                </pic:pic>
              </a:graphicData>
            </a:graphic>
          </wp:inline>
        </w:drawing>
      </w:r>
    </w:p>
    <w:p w14:paraId="7C69B0C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真实价格</w:t>
      </w:r>
      <w:proofErr w:type="gramStart"/>
      <w:r w:rsidRPr="005E7B64">
        <w:rPr>
          <w:rFonts w:ascii="宋体" w:eastAsia="宋体" w:hAnsi="宋体" w:cs="宋体"/>
          <w:b/>
          <w:bCs/>
          <w:kern w:val="0"/>
          <w:sz w:val="24"/>
          <w:szCs w:val="24"/>
          <w14:ligatures w14:val="none"/>
        </w:rPr>
        <w:t>回测模式的回测</w:t>
      </w:r>
      <w:proofErr w:type="gramEnd"/>
      <w:r w:rsidRPr="005E7B64">
        <w:rPr>
          <w:rFonts w:ascii="宋体" w:eastAsia="宋体" w:hAnsi="宋体" w:cs="宋体"/>
          <w:b/>
          <w:bCs/>
          <w:kern w:val="0"/>
          <w:sz w:val="24"/>
          <w:szCs w:val="24"/>
          <w14:ligatures w14:val="none"/>
        </w:rPr>
        <w:t>结果：</w:t>
      </w:r>
      <w:r w:rsidRPr="005E7B64">
        <w:rPr>
          <w:rFonts w:ascii="宋体" w:eastAsia="宋体" w:hAnsi="宋体" w:cs="宋体"/>
          <w:kern w:val="0"/>
          <w:sz w:val="24"/>
          <w:szCs w:val="24"/>
          <w14:ligatures w14:val="none"/>
        </w:rPr>
        <w:t> 初始资金：100,000 策略收益：78.35% 沪深300收益：21.98% 最大回撤：79.78%</w:t>
      </w:r>
    </w:p>
    <w:p w14:paraId="7DAFCB5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lastRenderedPageBreak/>
        <w:drawing>
          <wp:inline distT="0" distB="0" distL="0" distR="0" wp14:anchorId="35CB8956" wp14:editId="5C6071AC">
            <wp:extent cx="9295130" cy="4170680"/>
            <wp:effectExtent l="0" t="0" r="1270" b="1270"/>
            <wp:docPr id="13" name="图片 10" descr="kq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qz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295130" cy="4170680"/>
                    </a:xfrm>
                    <a:prstGeom prst="rect">
                      <a:avLst/>
                    </a:prstGeom>
                    <a:noFill/>
                    <a:ln>
                      <a:noFill/>
                    </a:ln>
                  </pic:spPr>
                </pic:pic>
              </a:graphicData>
            </a:graphic>
          </wp:inline>
        </w:drawing>
      </w:r>
    </w:p>
    <w:p w14:paraId="5C18849F"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由回测结果</w:t>
      </w:r>
      <w:proofErr w:type="gramEnd"/>
      <w:r w:rsidRPr="005E7B64">
        <w:rPr>
          <w:rFonts w:ascii="宋体" w:eastAsia="宋体" w:hAnsi="宋体" w:cs="宋体"/>
          <w:b/>
          <w:bCs/>
          <w:kern w:val="0"/>
          <w:sz w:val="24"/>
          <w:szCs w:val="24"/>
          <w14:ligatures w14:val="none"/>
        </w:rPr>
        <w:t>不难看出，</w:t>
      </w:r>
      <w:proofErr w:type="gramStart"/>
      <w:r w:rsidRPr="005E7B64">
        <w:rPr>
          <w:rFonts w:ascii="宋体" w:eastAsia="宋体" w:hAnsi="宋体" w:cs="宋体"/>
          <w:b/>
          <w:bCs/>
          <w:kern w:val="0"/>
          <w:sz w:val="24"/>
          <w:szCs w:val="24"/>
          <w14:ligatures w14:val="none"/>
        </w:rPr>
        <w:t>前复权回测模式</w:t>
      </w:r>
      <w:proofErr w:type="gramEnd"/>
      <w:r w:rsidRPr="005E7B64">
        <w:rPr>
          <w:rFonts w:ascii="宋体" w:eastAsia="宋体" w:hAnsi="宋体" w:cs="宋体"/>
          <w:b/>
          <w:bCs/>
          <w:kern w:val="0"/>
          <w:sz w:val="24"/>
          <w:szCs w:val="24"/>
          <w14:ligatures w14:val="none"/>
        </w:rPr>
        <w:t>因为存在未来函数，结果是不准确的，使用</w:t>
      </w:r>
      <w:proofErr w:type="gramStart"/>
      <w:r w:rsidRPr="005E7B64">
        <w:rPr>
          <w:rFonts w:ascii="宋体" w:eastAsia="宋体" w:hAnsi="宋体" w:cs="宋体"/>
          <w:b/>
          <w:bCs/>
          <w:kern w:val="0"/>
          <w:sz w:val="24"/>
          <w:szCs w:val="24"/>
          <w14:ligatures w14:val="none"/>
        </w:rPr>
        <w:t>前复权回测模式</w:t>
      </w:r>
      <w:proofErr w:type="gramEnd"/>
      <w:r w:rsidRPr="005E7B64">
        <w:rPr>
          <w:rFonts w:ascii="宋体" w:eastAsia="宋体" w:hAnsi="宋体" w:cs="宋体"/>
          <w:b/>
          <w:bCs/>
          <w:kern w:val="0"/>
          <w:sz w:val="24"/>
          <w:szCs w:val="24"/>
          <w14:ligatures w14:val="none"/>
        </w:rPr>
        <w:t>可能会让你获得非常高的收益，但实盘时，效果却非常一般；在某些策略中，如使用到价格因子，</w:t>
      </w:r>
      <w:proofErr w:type="gramStart"/>
      <w:r w:rsidRPr="005E7B64">
        <w:rPr>
          <w:rFonts w:ascii="宋体" w:eastAsia="宋体" w:hAnsi="宋体" w:cs="宋体"/>
          <w:b/>
          <w:bCs/>
          <w:kern w:val="0"/>
          <w:sz w:val="24"/>
          <w:szCs w:val="24"/>
          <w14:ligatures w14:val="none"/>
        </w:rPr>
        <w:t>前复权</w:t>
      </w:r>
      <w:proofErr w:type="gramEnd"/>
      <w:r w:rsidRPr="005E7B64">
        <w:rPr>
          <w:rFonts w:ascii="宋体" w:eastAsia="宋体" w:hAnsi="宋体" w:cs="宋体"/>
          <w:b/>
          <w:bCs/>
          <w:kern w:val="0"/>
          <w:sz w:val="24"/>
          <w:szCs w:val="24"/>
          <w14:ligatures w14:val="none"/>
        </w:rPr>
        <w:t>模式会</w:t>
      </w:r>
      <w:proofErr w:type="gramStart"/>
      <w:r w:rsidRPr="005E7B64">
        <w:rPr>
          <w:rFonts w:ascii="宋体" w:eastAsia="宋体" w:hAnsi="宋体" w:cs="宋体"/>
          <w:b/>
          <w:bCs/>
          <w:kern w:val="0"/>
          <w:sz w:val="24"/>
          <w:szCs w:val="24"/>
          <w14:ligatures w14:val="none"/>
        </w:rPr>
        <w:t>导致回测</w:t>
      </w:r>
      <w:proofErr w:type="gramEnd"/>
      <w:r w:rsidRPr="005E7B64">
        <w:rPr>
          <w:rFonts w:ascii="宋体" w:eastAsia="宋体" w:hAnsi="宋体" w:cs="宋体"/>
          <w:b/>
          <w:bCs/>
          <w:kern w:val="0"/>
          <w:sz w:val="24"/>
          <w:szCs w:val="24"/>
          <w14:ligatures w14:val="none"/>
        </w:rPr>
        <w:t>中买卖信号与实际中不一致，从而</w:t>
      </w:r>
      <w:proofErr w:type="gramStart"/>
      <w:r w:rsidRPr="005E7B64">
        <w:rPr>
          <w:rFonts w:ascii="宋体" w:eastAsia="宋体" w:hAnsi="宋体" w:cs="宋体"/>
          <w:b/>
          <w:bCs/>
          <w:kern w:val="0"/>
          <w:sz w:val="24"/>
          <w:szCs w:val="24"/>
          <w14:ligatures w14:val="none"/>
        </w:rPr>
        <w:t>导致回测</w:t>
      </w:r>
      <w:proofErr w:type="gramEnd"/>
      <w:r w:rsidRPr="005E7B64">
        <w:rPr>
          <w:rFonts w:ascii="宋体" w:eastAsia="宋体" w:hAnsi="宋体" w:cs="宋体"/>
          <w:b/>
          <w:bCs/>
          <w:kern w:val="0"/>
          <w:sz w:val="24"/>
          <w:szCs w:val="24"/>
          <w14:ligatures w14:val="none"/>
        </w:rPr>
        <w:t>结果不准确，影响策略在真实场景中的应用。</w:t>
      </w:r>
    </w:p>
    <w:p w14:paraId="33A4B4A2"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开启真实</w:t>
      </w:r>
      <w:proofErr w:type="gramStart"/>
      <w:r w:rsidRPr="005E7B64">
        <w:rPr>
          <w:rFonts w:ascii="宋体" w:eastAsia="宋体" w:hAnsi="宋体" w:cs="宋体"/>
          <w:kern w:val="0"/>
          <w:sz w:val="24"/>
          <w:szCs w:val="24"/>
          <w14:ligatures w14:val="none"/>
        </w:rPr>
        <w:t>价格回测功能</w:t>
      </w:r>
      <w:proofErr w:type="gramEnd"/>
    </w:p>
    <w:p w14:paraId="50B281C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其实很简单，只需一步即可搞定：</w:t>
      </w:r>
    </w:p>
    <w:p w14:paraId="6B29310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在initialize中使用set_option即可，如下所示：</w:t>
      </w:r>
    </w:p>
    <w:p w14:paraId="264A47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0A96E3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599ACA8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是否开启动态复权(真实价格)模式对模拟交易的影响</w:t>
      </w:r>
    </w:p>
    <w:p w14:paraId="22596B4D"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近来，很多用户反馈在模拟</w:t>
      </w:r>
      <w:proofErr w:type="gramStart"/>
      <w:r w:rsidRPr="005E7B64">
        <w:rPr>
          <w:rFonts w:ascii="宋体" w:eastAsia="宋体" w:hAnsi="宋体" w:cs="宋体"/>
          <w:kern w:val="0"/>
          <w:sz w:val="24"/>
          <w:szCs w:val="24"/>
          <w14:ligatures w14:val="none"/>
        </w:rPr>
        <w:t>盘看到</w:t>
      </w:r>
      <w:proofErr w:type="gramEnd"/>
      <w:r w:rsidRPr="005E7B64">
        <w:rPr>
          <w:rFonts w:ascii="宋体" w:eastAsia="宋体" w:hAnsi="宋体" w:cs="宋体"/>
          <w:kern w:val="0"/>
          <w:sz w:val="24"/>
          <w:szCs w:val="24"/>
          <w14:ligatures w14:val="none"/>
        </w:rPr>
        <w:t>的有些股票价格与在炒股软件上看到的不一样，对此表示很疑惑。</w:t>
      </w:r>
    </w:p>
    <w:p w14:paraId="5B7627E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这是因为在模拟交易中，在未开启动态复权(真实价格)模式时，我们是使用基于模拟交易创建日期的</w:t>
      </w:r>
      <w:hyperlink r:id="rId61" w:history="1">
        <w:r w:rsidRPr="005E7B64">
          <w:rPr>
            <w:rFonts w:ascii="宋体" w:eastAsia="宋体" w:hAnsi="宋体" w:cs="宋体"/>
            <w:b/>
            <w:bCs/>
            <w:color w:val="0E90D2"/>
            <w:kern w:val="0"/>
            <w:sz w:val="24"/>
            <w:szCs w:val="24"/>
            <w14:ligatures w14:val="none"/>
          </w:rPr>
          <w:t>后复权</w:t>
        </w:r>
      </w:hyperlink>
      <w:r w:rsidRPr="005E7B64">
        <w:rPr>
          <w:rFonts w:ascii="宋体" w:eastAsia="宋体" w:hAnsi="宋体" w:cs="宋体"/>
          <w:kern w:val="0"/>
          <w:sz w:val="24"/>
          <w:szCs w:val="24"/>
          <w14:ligatures w14:val="none"/>
        </w:rPr>
        <w:t>价格。</w:t>
      </w:r>
    </w:p>
    <w:p w14:paraId="5EE605A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后复权模式示意图如下图所示：</w:t>
      </w:r>
    </w:p>
    <w:p w14:paraId="3974137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lastRenderedPageBreak/>
        <w:drawing>
          <wp:inline distT="0" distB="0" distL="0" distR="0" wp14:anchorId="7AF5AD9F" wp14:editId="3E129A4F">
            <wp:extent cx="8818245" cy="3669665"/>
            <wp:effectExtent l="0" t="0" r="1905" b="6985"/>
            <wp:docPr id="14" name="图片 9"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818245" cy="3669665"/>
                    </a:xfrm>
                    <a:prstGeom prst="rect">
                      <a:avLst/>
                    </a:prstGeom>
                    <a:noFill/>
                    <a:ln>
                      <a:noFill/>
                    </a:ln>
                  </pic:spPr>
                </pic:pic>
              </a:graphicData>
            </a:graphic>
          </wp:inline>
        </w:drawing>
      </w:r>
    </w:p>
    <w:p w14:paraId="351A90D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不开启真实价格模拟盘的运算结果是没有错误，只是会让您理解起来更费劲一些。</w:t>
      </w:r>
    </w:p>
    <w:p w14:paraId="5734850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用户如果想知道今天的真实价格，还需知道模拟创建的日期，并进行复权计算。</w:t>
      </w:r>
    </w:p>
    <w:p w14:paraId="14E0BC2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为了让用户使用更便于理解、更真实的模拟系统，我们强烈建议您</w:t>
      </w:r>
      <w:r w:rsidRPr="005E7B64">
        <w:rPr>
          <w:rFonts w:ascii="宋体" w:eastAsia="宋体" w:hAnsi="宋体" w:cs="宋体"/>
          <w:b/>
          <w:bCs/>
          <w:kern w:val="0"/>
          <w:sz w:val="24"/>
          <w:szCs w:val="24"/>
          <w14:ligatures w14:val="none"/>
        </w:rPr>
        <w:t>开启动态复权(真实价格)模式</w:t>
      </w:r>
      <w:r w:rsidRPr="005E7B64">
        <w:rPr>
          <w:rFonts w:ascii="宋体" w:eastAsia="宋体" w:hAnsi="宋体" w:cs="宋体"/>
          <w:kern w:val="0"/>
          <w:sz w:val="24"/>
          <w:szCs w:val="24"/>
          <w14:ligatures w14:val="none"/>
        </w:rPr>
        <w:t>。开启方式：用户可在代码中调用</w:t>
      </w:r>
      <w:r w:rsidRPr="005E7B64">
        <w:rPr>
          <w:rFonts w:ascii="Source Code Pro" w:eastAsia="宋体" w:hAnsi="Source Code Pro" w:cs="宋体"/>
          <w:b/>
          <w:bCs/>
          <w:color w:val="880000"/>
          <w:kern w:val="0"/>
          <w:sz w:val="22"/>
          <w:shd w:val="clear" w:color="auto" w:fill="F0F0F0"/>
          <w14:ligatures w14:val="none"/>
        </w:rPr>
        <w:t>set_option</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880000"/>
          <w:kern w:val="0"/>
          <w:sz w:val="22"/>
          <w:shd w:val="clear" w:color="auto" w:fill="F0F0F0"/>
          <w14:ligatures w14:val="none"/>
        </w:rPr>
        <w:t>'use_real_price'</w:t>
      </w:r>
      <w:r w:rsidRPr="005E7B64">
        <w:rPr>
          <w:rFonts w:ascii="Source Code Pro" w:eastAsia="宋体" w:hAnsi="Source Code Pro" w:cs="宋体"/>
          <w:color w:val="000000"/>
          <w:kern w:val="0"/>
          <w:sz w:val="22"/>
          <w:shd w:val="clear" w:color="auto" w:fill="F0F0F0"/>
          <w14:ligatures w14:val="none"/>
        </w:rPr>
        <w:t>, True)</w:t>
      </w:r>
      <w:r w:rsidRPr="005E7B64">
        <w:rPr>
          <w:rFonts w:ascii="宋体" w:eastAsia="宋体" w:hAnsi="宋体" w:cs="宋体"/>
          <w:kern w:val="0"/>
          <w:sz w:val="24"/>
          <w:szCs w:val="24"/>
          <w14:ligatures w14:val="none"/>
        </w:rPr>
        <w:t>.</w:t>
      </w:r>
    </w:p>
    <w:p w14:paraId="0C9F171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开启动态复权(真实价格)模式示意图如下图所示：</w:t>
      </w:r>
      <w:r w:rsidRPr="005E7B64">
        <w:rPr>
          <w:rFonts w:ascii="宋体" w:eastAsia="宋体" w:hAnsi="宋体" w:cs="宋体"/>
          <w:kern w:val="0"/>
          <w:sz w:val="24"/>
          <w:szCs w:val="24"/>
          <w14:ligatures w14:val="none"/>
        </w:rPr>
        <w:br/>
      </w:r>
      <w:r w:rsidRPr="005E7B64">
        <w:rPr>
          <w:rFonts w:ascii="宋体" w:eastAsia="宋体" w:hAnsi="宋体" w:cs="宋体" w:hint="eastAsia"/>
          <w:noProof/>
          <w:kern w:val="0"/>
          <w:sz w:val="24"/>
          <w:szCs w:val="24"/>
          <w14:ligatures w14:val="none"/>
        </w:rPr>
        <w:drawing>
          <wp:inline distT="0" distB="0" distL="0" distR="0" wp14:anchorId="6AB691C1" wp14:editId="790276C5">
            <wp:extent cx="8973185" cy="2771140"/>
            <wp:effectExtent l="0" t="0" r="0" b="0"/>
            <wp:docPr id="15" name="图片 8"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973185" cy="2771140"/>
                    </a:xfrm>
                    <a:prstGeom prst="rect">
                      <a:avLst/>
                    </a:prstGeom>
                    <a:noFill/>
                    <a:ln>
                      <a:noFill/>
                    </a:ln>
                  </pic:spPr>
                </pic:pic>
              </a:graphicData>
            </a:graphic>
          </wp:inline>
        </w:drawing>
      </w:r>
    </w:p>
    <w:p w14:paraId="4E46591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开启动态复权(真实)模式后，您看到的价格都是最新的，每到新的一天, 如果持仓中有股票发生了</w:t>
      </w:r>
      <w:proofErr w:type="gramStart"/>
      <w:r w:rsidRPr="005E7B64">
        <w:rPr>
          <w:rFonts w:ascii="宋体" w:eastAsia="宋体" w:hAnsi="宋体" w:cs="宋体"/>
          <w:b/>
          <w:bCs/>
          <w:kern w:val="0"/>
          <w:sz w:val="24"/>
          <w:szCs w:val="24"/>
          <w14:ligatures w14:val="none"/>
        </w:rPr>
        <w:t>拆合</w:t>
      </w:r>
      <w:proofErr w:type="gramEnd"/>
      <w:r w:rsidRPr="005E7B64">
        <w:rPr>
          <w:rFonts w:ascii="宋体" w:eastAsia="宋体" w:hAnsi="宋体" w:cs="宋体"/>
          <w:b/>
          <w:bCs/>
          <w:kern w:val="0"/>
          <w:sz w:val="24"/>
          <w:szCs w:val="24"/>
          <w14:ligatures w14:val="none"/>
        </w:rPr>
        <w:t>或者分红或者其他可能影响复权因子的情形, 我们会根据复权因子自动调整股票的数量. 但不要跨日期缓存这些 API 返回的结果</w:t>
      </w:r>
    </w:p>
    <w:p w14:paraId="7BD407D0" w14:textId="77777777" w:rsidR="005E7B64" w:rsidRPr="005E7B64" w:rsidRDefault="005E7B64" w:rsidP="005E7B64">
      <w:pPr>
        <w:widowControl/>
        <w:spacing w:before="360" w:after="360"/>
        <w:jc w:val="left"/>
        <w:outlineLvl w:val="2"/>
        <w:rPr>
          <w:rFonts w:ascii="inherit" w:eastAsia="宋体" w:hAnsi="inherit" w:cs="宋体"/>
          <w:kern w:val="0"/>
          <w:sz w:val="41"/>
          <w:szCs w:val="41"/>
          <w14:ligatures w14:val="none"/>
        </w:rPr>
      </w:pPr>
      <w:r w:rsidRPr="005E7B64">
        <w:rPr>
          <w:rFonts w:ascii="inherit" w:eastAsia="宋体" w:hAnsi="inherit" w:cs="宋体"/>
          <w:kern w:val="0"/>
          <w:sz w:val="41"/>
          <w:szCs w:val="41"/>
          <w14:ligatures w14:val="none"/>
        </w:rPr>
        <w:t>我们强烈建议您开启动态复权</w:t>
      </w:r>
      <w:r w:rsidRPr="005E7B64">
        <w:rPr>
          <w:rFonts w:ascii="inherit" w:eastAsia="宋体" w:hAnsi="inherit" w:cs="宋体"/>
          <w:kern w:val="0"/>
          <w:sz w:val="41"/>
          <w:szCs w:val="41"/>
          <w14:ligatures w14:val="none"/>
        </w:rPr>
        <w:t>(</w:t>
      </w:r>
      <w:r w:rsidRPr="005E7B64">
        <w:rPr>
          <w:rFonts w:ascii="inherit" w:eastAsia="宋体" w:hAnsi="inherit" w:cs="宋体"/>
          <w:kern w:val="0"/>
          <w:sz w:val="41"/>
          <w:szCs w:val="41"/>
          <w14:ligatures w14:val="none"/>
        </w:rPr>
        <w:t>真实价格</w:t>
      </w:r>
      <w:r w:rsidRPr="005E7B64">
        <w:rPr>
          <w:rFonts w:ascii="inherit" w:eastAsia="宋体" w:hAnsi="inherit" w:cs="宋体"/>
          <w:kern w:val="0"/>
          <w:sz w:val="41"/>
          <w:szCs w:val="41"/>
          <w14:ligatures w14:val="none"/>
        </w:rPr>
        <w:t>)</w:t>
      </w:r>
      <w:r w:rsidRPr="005E7B64">
        <w:rPr>
          <w:rFonts w:ascii="inherit" w:eastAsia="宋体" w:hAnsi="inherit" w:cs="宋体"/>
          <w:kern w:val="0"/>
          <w:sz w:val="41"/>
          <w:szCs w:val="41"/>
          <w14:ligatures w14:val="none"/>
        </w:rPr>
        <w:t>模式，进行模拟与回测！</w:t>
      </w:r>
    </w:p>
    <w:p w14:paraId="103CB592" w14:textId="77777777" w:rsidR="005E7B64" w:rsidRPr="005E7B64" w:rsidRDefault="005E7B64" w:rsidP="005E7B64">
      <w:pPr>
        <w:widowControl/>
        <w:jc w:val="left"/>
        <w:outlineLvl w:val="2"/>
        <w:rPr>
          <w:rFonts w:ascii="inherit" w:eastAsia="宋体" w:hAnsi="inherit" w:cs="宋体"/>
          <w:kern w:val="0"/>
          <w:sz w:val="41"/>
          <w:szCs w:val="41"/>
          <w14:ligatures w14:val="none"/>
        </w:rPr>
      </w:pPr>
      <w:r w:rsidRPr="005E7B64">
        <w:rPr>
          <w:rFonts w:ascii="inherit" w:eastAsia="宋体" w:hAnsi="inherit" w:cs="宋体"/>
          <w:b/>
          <w:bCs/>
          <w:kern w:val="0"/>
          <w:sz w:val="41"/>
          <w:szCs w:val="41"/>
          <w14:ligatures w14:val="none"/>
        </w:rPr>
        <w:t>注意：</w:t>
      </w:r>
    </w:p>
    <w:p w14:paraId="040E5106" w14:textId="77777777" w:rsidR="005E7B64" w:rsidRPr="005E7B64" w:rsidRDefault="005E7B64" w:rsidP="005E7B64">
      <w:pPr>
        <w:widowControl/>
        <w:numPr>
          <w:ilvl w:val="0"/>
          <w:numId w:val="1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开启真实</w:t>
      </w:r>
      <w:proofErr w:type="gramStart"/>
      <w:r w:rsidRPr="005E7B64">
        <w:rPr>
          <w:rFonts w:ascii="宋体" w:eastAsia="宋体" w:hAnsi="宋体" w:cs="宋体"/>
          <w:kern w:val="0"/>
          <w:sz w:val="24"/>
          <w:szCs w:val="24"/>
          <w14:ligatures w14:val="none"/>
        </w:rPr>
        <w:t>价格回测之后</w:t>
      </w:r>
      <w:proofErr w:type="gramEnd"/>
      <w:r w:rsidRPr="005E7B64">
        <w:rPr>
          <w:rFonts w:ascii="宋体" w:eastAsia="宋体" w:hAnsi="宋体" w:cs="宋体"/>
          <w:kern w:val="0"/>
          <w:sz w:val="24"/>
          <w:szCs w:val="24"/>
          <w14:ligatures w14:val="none"/>
        </w:rPr>
        <w:t>，为了让编写代码简单, 通过history/attribute_history/get_price/SecurityUnitData.mavg/vwap 等 API 拿到的都是基于当天日期</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 另一方面, 你在不同日期调用 history/attribute_history/get_price/SecurityUnitData.mavg/vwap 返回的价格可能是不一样的, 因为我们在不同日期看到</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价格是不一样的. </w:t>
      </w:r>
      <w:r w:rsidRPr="005E7B64">
        <w:rPr>
          <w:rFonts w:ascii="宋体" w:eastAsia="宋体" w:hAnsi="宋体" w:cs="宋体"/>
          <w:b/>
          <w:bCs/>
          <w:kern w:val="0"/>
          <w:sz w:val="24"/>
          <w:szCs w:val="24"/>
          <w14:ligatures w14:val="none"/>
        </w:rPr>
        <w:t>所以不要跨日期缓存这些 API 返回的结果</w:t>
      </w:r>
      <w:r w:rsidRPr="005E7B64">
        <w:rPr>
          <w:rFonts w:ascii="宋体" w:eastAsia="宋体" w:hAnsi="宋体" w:cs="宋体"/>
          <w:kern w:val="0"/>
          <w:sz w:val="24"/>
          <w:szCs w:val="24"/>
          <w14:ligatures w14:val="none"/>
        </w:rPr>
        <w:t>.</w:t>
      </w:r>
    </w:p>
    <w:p w14:paraId="34470263" w14:textId="77777777" w:rsidR="005E7B64" w:rsidRPr="005E7B64" w:rsidRDefault="005E7B64" w:rsidP="005E7B64">
      <w:pPr>
        <w:widowControl/>
        <w:numPr>
          <w:ilvl w:val="0"/>
          <w:numId w:val="1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每到新的一天, </w:t>
      </w:r>
      <w:r w:rsidRPr="005E7B64">
        <w:rPr>
          <w:rFonts w:ascii="宋体" w:eastAsia="宋体" w:hAnsi="宋体" w:cs="宋体"/>
          <w:b/>
          <w:bCs/>
          <w:kern w:val="0"/>
          <w:sz w:val="24"/>
          <w:szCs w:val="24"/>
          <w14:ligatures w14:val="none"/>
        </w:rPr>
        <w:t>如果持仓中有股票发生了</w:t>
      </w:r>
      <w:proofErr w:type="gramStart"/>
      <w:r w:rsidRPr="005E7B64">
        <w:rPr>
          <w:rFonts w:ascii="宋体" w:eastAsia="宋体" w:hAnsi="宋体" w:cs="宋体"/>
          <w:b/>
          <w:bCs/>
          <w:kern w:val="0"/>
          <w:sz w:val="24"/>
          <w:szCs w:val="24"/>
          <w14:ligatures w14:val="none"/>
        </w:rPr>
        <w:t>拆合</w:t>
      </w:r>
      <w:proofErr w:type="gramEnd"/>
      <w:r w:rsidRPr="005E7B64">
        <w:rPr>
          <w:rFonts w:ascii="宋体" w:eastAsia="宋体" w:hAnsi="宋体" w:cs="宋体"/>
          <w:b/>
          <w:bCs/>
          <w:kern w:val="0"/>
          <w:sz w:val="24"/>
          <w:szCs w:val="24"/>
          <w14:ligatures w14:val="none"/>
        </w:rPr>
        <w:t>或者分红或者其他可能影响复权因子的情形, 我们会根据复权因子自动调整股票的数量, 如果调整后的数量是小数, 则向下取整到整数,</w:t>
      </w:r>
      <w:r w:rsidRPr="005E7B64">
        <w:rPr>
          <w:rFonts w:ascii="宋体" w:eastAsia="宋体" w:hAnsi="宋体" w:cs="宋体"/>
          <w:kern w:val="0"/>
          <w:sz w:val="24"/>
          <w:szCs w:val="24"/>
          <w14:ligatures w14:val="none"/>
        </w:rPr>
        <w:t> 最后为了保证context.portfolio.total_value不变, context.portfolio.available_cash可能有略微调整.</w:t>
      </w:r>
    </w:p>
    <w:p w14:paraId="23335414"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股息红利税的计算</w:t>
      </w:r>
    </w:p>
    <w:p w14:paraId="032D3B04"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真实的税率计算方式如下：</w:t>
      </w:r>
    </w:p>
    <w:p w14:paraId="793DC152"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分红派息的时候，不扣税；</w:t>
      </w:r>
    </w:p>
    <w:p w14:paraId="512E61D3"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等你卖出该只股票时，会根据你的股票持有时间（自你买进之日，算到你卖出之日的前一天，下同）超过一年的免税。</w:t>
      </w:r>
      <w:r w:rsidRPr="005E7B64">
        <w:rPr>
          <w:rFonts w:ascii="Segoe UI" w:eastAsia="宋体" w:hAnsi="Segoe UI" w:cs="Segoe UI"/>
          <w:color w:val="333333"/>
          <w:kern w:val="0"/>
          <w:sz w:val="24"/>
          <w:szCs w:val="24"/>
          <w14:ligatures w14:val="none"/>
        </w:rPr>
        <w:t>2015</w:t>
      </w:r>
      <w:r w:rsidRPr="005E7B64">
        <w:rPr>
          <w:rFonts w:ascii="Segoe UI" w:eastAsia="宋体" w:hAnsi="Segoe UI" w:cs="Segoe UI"/>
          <w:color w:val="333333"/>
          <w:kern w:val="0"/>
          <w:sz w:val="24"/>
          <w:szCs w:val="24"/>
          <w14:ligatures w14:val="none"/>
        </w:rPr>
        <w:t>年</w:t>
      </w:r>
      <w:r w:rsidRPr="005E7B64">
        <w:rPr>
          <w:rFonts w:ascii="Segoe UI" w:eastAsia="宋体" w:hAnsi="Segoe UI" w:cs="Segoe UI"/>
          <w:color w:val="333333"/>
          <w:kern w:val="0"/>
          <w:sz w:val="24"/>
          <w:szCs w:val="24"/>
          <w14:ligatures w14:val="none"/>
        </w:rPr>
        <w:t>9</w:t>
      </w:r>
      <w:r w:rsidRPr="005E7B64">
        <w:rPr>
          <w:rFonts w:ascii="Segoe UI" w:eastAsia="宋体" w:hAnsi="Segoe UI" w:cs="Segoe UI"/>
          <w:color w:val="333333"/>
          <w:kern w:val="0"/>
          <w:sz w:val="24"/>
          <w:szCs w:val="24"/>
          <w14:ligatures w14:val="none"/>
        </w:rPr>
        <w:t>月之前的政策是，满一年的收</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。现在执行的是</w:t>
      </w:r>
      <w:r w:rsidRPr="005E7B64">
        <w:rPr>
          <w:rFonts w:ascii="Segoe UI" w:eastAsia="宋体" w:hAnsi="Segoe UI" w:cs="Segoe UI"/>
          <w:color w:val="333333"/>
          <w:kern w:val="0"/>
          <w:sz w:val="24"/>
          <w:szCs w:val="24"/>
          <w14:ligatures w14:val="none"/>
        </w:rPr>
        <w:t>,2015</w:t>
      </w:r>
      <w:r w:rsidRPr="005E7B64">
        <w:rPr>
          <w:rFonts w:ascii="Segoe UI" w:eastAsia="宋体" w:hAnsi="Segoe UI" w:cs="Segoe UI"/>
          <w:color w:val="333333"/>
          <w:kern w:val="0"/>
          <w:sz w:val="24"/>
          <w:szCs w:val="24"/>
          <w14:ligatures w14:val="none"/>
        </w:rPr>
        <w:t>年</w:t>
      </w:r>
      <w:r w:rsidRPr="005E7B64">
        <w:rPr>
          <w:rFonts w:ascii="Segoe UI" w:eastAsia="宋体" w:hAnsi="Segoe UI" w:cs="Segoe UI"/>
          <w:color w:val="333333"/>
          <w:kern w:val="0"/>
          <w:sz w:val="24"/>
          <w:szCs w:val="24"/>
          <w14:ligatures w14:val="none"/>
        </w:rPr>
        <w:t>9</w:t>
      </w:r>
      <w:r w:rsidRPr="005E7B64">
        <w:rPr>
          <w:rFonts w:ascii="Segoe UI" w:eastAsia="宋体" w:hAnsi="Segoe UI" w:cs="Segoe UI"/>
          <w:color w:val="333333"/>
          <w:kern w:val="0"/>
          <w:sz w:val="24"/>
          <w:szCs w:val="24"/>
          <w14:ligatures w14:val="none"/>
        </w:rPr>
        <w:t>月份的新优惠政策：满一年的免税；</w:t>
      </w:r>
    </w:p>
    <w:p w14:paraId="7B6BAFF2"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等你卖出股票时，你的持有时间在</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个月以内（含</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个月）的，补交红利的</w:t>
      </w:r>
      <w:r w:rsidRPr="005E7B64">
        <w:rPr>
          <w:rFonts w:ascii="Segoe UI" w:eastAsia="宋体" w:hAnsi="Segoe UI" w:cs="Segoe UI"/>
          <w:color w:val="333333"/>
          <w:kern w:val="0"/>
          <w:sz w:val="24"/>
          <w:szCs w:val="24"/>
          <w14:ligatures w14:val="none"/>
        </w:rPr>
        <w:t>20%</w:t>
      </w:r>
      <w:r w:rsidRPr="005E7B64">
        <w:rPr>
          <w:rFonts w:ascii="Segoe UI" w:eastAsia="宋体" w:hAnsi="Segoe UI" w:cs="Segoe UI"/>
          <w:color w:val="333333"/>
          <w:kern w:val="0"/>
          <w:sz w:val="24"/>
          <w:szCs w:val="24"/>
          <w14:ligatures w14:val="none"/>
        </w:rPr>
        <w:t>税款，券商会在你卖出股票当日清算时直接扣收；</w:t>
      </w:r>
    </w:p>
    <w:p w14:paraId="6D49BE03"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等你卖出股票时，你的持有时间在</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个月至</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年间（含</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年）的，补交红利的</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税款，券商直接扣；</w:t>
      </w:r>
    </w:p>
    <w:p w14:paraId="410B76E5"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分次买入的股票，一律按照</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先进先出</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原则，对应计算持股时间；</w:t>
      </w:r>
    </w:p>
    <w:p w14:paraId="6FDD0821" w14:textId="77777777" w:rsidR="005E7B64" w:rsidRPr="005E7B64" w:rsidRDefault="005E7B64" w:rsidP="005E7B64">
      <w:pPr>
        <w:widowControl/>
        <w:numPr>
          <w:ilvl w:val="0"/>
          <w:numId w:val="1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当日有买进卖出的（即所谓做盘中</w:t>
      </w:r>
      <w:r w:rsidRPr="005E7B64">
        <w:rPr>
          <w:rFonts w:ascii="Segoe UI" w:eastAsia="宋体" w:hAnsi="Segoe UI" w:cs="Segoe UI"/>
          <w:color w:val="333333"/>
          <w:kern w:val="0"/>
          <w:sz w:val="24"/>
          <w:szCs w:val="24"/>
          <w14:ligatures w14:val="none"/>
        </w:rPr>
        <w:t>T+0</w:t>
      </w:r>
      <w:r w:rsidRPr="005E7B64">
        <w:rPr>
          <w:rFonts w:ascii="Segoe UI" w:eastAsia="宋体" w:hAnsi="Segoe UI" w:cs="Segoe UI"/>
          <w:color w:val="333333"/>
          <w:kern w:val="0"/>
          <w:sz w:val="24"/>
          <w:szCs w:val="24"/>
          <w14:ligatures w14:val="none"/>
        </w:rPr>
        <w:t>），收盘后系统计算你当日净额，净额为买入，则记录为今日新买入。净额为卖出，则按照先进先出原则，算成你卖出了你最早买入的对应数量持股，并考虑是否扣税和税率问题。</w:t>
      </w:r>
    </w:p>
    <w:p w14:paraId="0D8DCB22"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在回测及</w:t>
      </w:r>
      <w:proofErr w:type="gramEnd"/>
      <w:r w:rsidRPr="005E7B64">
        <w:rPr>
          <w:rFonts w:ascii="Segoe UI" w:eastAsia="宋体" w:hAnsi="Segoe UI" w:cs="Segoe UI"/>
          <w:color w:val="333333"/>
          <w:kern w:val="0"/>
          <w:sz w:val="24"/>
          <w:szCs w:val="24"/>
          <w14:ligatures w14:val="none"/>
        </w:rPr>
        <w:t>模拟交易中，由于需要在分红当天将扣税后的分红现金发放到账户，因此无法准确计算用户的持仓时间（不知道股票卖出时间），我们的计算方式是，统一按照</w:t>
      </w:r>
      <w:r w:rsidRPr="005E7B64">
        <w:rPr>
          <w:rFonts w:ascii="Segoe UI" w:eastAsia="宋体" w:hAnsi="Segoe UI" w:cs="Segoe UI"/>
          <w:color w:val="333333"/>
          <w:kern w:val="0"/>
          <w:sz w:val="24"/>
          <w:szCs w:val="24"/>
          <w14:ligatures w14:val="none"/>
        </w:rPr>
        <w:t xml:space="preserve"> 20% </w:t>
      </w:r>
      <w:r w:rsidRPr="005E7B64">
        <w:rPr>
          <w:rFonts w:ascii="Segoe UI" w:eastAsia="宋体" w:hAnsi="Segoe UI" w:cs="Segoe UI"/>
          <w:color w:val="333333"/>
          <w:kern w:val="0"/>
          <w:sz w:val="24"/>
          <w:szCs w:val="24"/>
          <w14:ligatures w14:val="none"/>
        </w:rPr>
        <w:t>的税率计算的。</w:t>
      </w:r>
    </w:p>
    <w:p w14:paraId="13B6959F"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滑点</w:t>
      </w:r>
    </w:p>
    <w:p w14:paraId="5E96A610"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在实战交易中，往往最终成交价和预期价格有一定偏差，因此我们加入了</w:t>
      </w:r>
      <w:proofErr w:type="gramStart"/>
      <w:r w:rsidRPr="005E7B64">
        <w:rPr>
          <w:rFonts w:ascii="Segoe UI" w:eastAsia="宋体" w:hAnsi="Segoe UI" w:cs="Segoe UI"/>
          <w:color w:val="333333"/>
          <w:kern w:val="0"/>
          <w:sz w:val="24"/>
          <w:szCs w:val="24"/>
          <w14:ligatures w14:val="none"/>
        </w:rPr>
        <w:t>滑点模式</w:t>
      </w:r>
      <w:proofErr w:type="gramEnd"/>
      <w:r w:rsidRPr="005E7B64">
        <w:rPr>
          <w:rFonts w:ascii="Segoe UI" w:eastAsia="宋体" w:hAnsi="Segoe UI" w:cs="Segoe UI"/>
          <w:color w:val="333333"/>
          <w:kern w:val="0"/>
          <w:sz w:val="24"/>
          <w:szCs w:val="24"/>
          <w14:ligatures w14:val="none"/>
        </w:rPr>
        <w:t>来帮助您更好地模拟真实市场的表现，可以使用</w:t>
      </w:r>
      <w:hyperlink r:id="rId64" w:anchor="set_slippage" w:history="1">
        <w:r w:rsidRPr="005E7B64">
          <w:rPr>
            <w:rFonts w:ascii="Segoe UI" w:eastAsia="宋体" w:hAnsi="Segoe UI" w:cs="Segoe UI"/>
            <w:color w:val="0E90D2"/>
            <w:kern w:val="0"/>
            <w:sz w:val="24"/>
            <w:szCs w:val="24"/>
            <w:u w:val="single"/>
            <w14:ligatures w14:val="none"/>
          </w:rPr>
          <w:t>set_slippage</w:t>
        </w:r>
      </w:hyperlink>
      <w:r w:rsidRPr="005E7B64">
        <w:rPr>
          <w:rFonts w:ascii="Segoe UI" w:eastAsia="宋体" w:hAnsi="Segoe UI" w:cs="Segoe UI"/>
          <w:color w:val="333333"/>
          <w:kern w:val="0"/>
          <w:sz w:val="24"/>
          <w:szCs w:val="24"/>
          <w14:ligatures w14:val="none"/>
        </w:rPr>
        <w:t>设置滑点。</w:t>
      </w:r>
    </w:p>
    <w:p w14:paraId="546DA195"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交易税费</w:t>
      </w:r>
    </w:p>
    <w:p w14:paraId="0CDCAEF1"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交易税费包含券商手续费和印花税。您可以通过</w:t>
      </w:r>
      <w:hyperlink r:id="rId65" w:anchor="set_order_cost" w:history="1">
        <w:r w:rsidRPr="005E7B64">
          <w:rPr>
            <w:rFonts w:ascii="Segoe UI" w:eastAsia="宋体" w:hAnsi="Segoe UI" w:cs="Segoe UI"/>
            <w:color w:val="0E90D2"/>
            <w:kern w:val="0"/>
            <w:sz w:val="24"/>
            <w:szCs w:val="24"/>
            <w:u w:val="single"/>
            <w14:ligatures w14:val="none"/>
          </w:rPr>
          <w:t>set_order_cost</w:t>
        </w:r>
      </w:hyperlink>
      <w:r w:rsidRPr="005E7B64">
        <w:rPr>
          <w:rFonts w:ascii="Segoe UI" w:eastAsia="宋体" w:hAnsi="Segoe UI" w:cs="Segoe UI"/>
          <w:color w:val="333333"/>
          <w:kern w:val="0"/>
          <w:sz w:val="24"/>
          <w:szCs w:val="24"/>
          <w14:ligatures w14:val="none"/>
        </w:rPr>
        <w:t>来设置具体的交易税费的参数。</w:t>
      </w:r>
    </w:p>
    <w:p w14:paraId="093016EA" w14:textId="77777777" w:rsidR="005E7B64" w:rsidRPr="005E7B64" w:rsidRDefault="005E7B64" w:rsidP="005E7B64">
      <w:pPr>
        <w:widowControl/>
        <w:shd w:val="clear" w:color="auto" w:fill="FFFFFF"/>
        <w:spacing w:before="360" w:after="360"/>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券商手续费</w:t>
      </w:r>
    </w:p>
    <w:p w14:paraId="14EBCDC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中国</w:t>
      </w:r>
      <w:r w:rsidRPr="005E7B64">
        <w:rPr>
          <w:rFonts w:ascii="Segoe UI" w:eastAsia="宋体" w:hAnsi="Segoe UI" w:cs="Segoe UI"/>
          <w:color w:val="333333"/>
          <w:kern w:val="0"/>
          <w:sz w:val="24"/>
          <w:szCs w:val="24"/>
          <w14:ligatures w14:val="none"/>
        </w:rPr>
        <w:t>A</w:t>
      </w:r>
      <w:r w:rsidRPr="005E7B64">
        <w:rPr>
          <w:rFonts w:ascii="Segoe UI" w:eastAsia="宋体" w:hAnsi="Segoe UI" w:cs="Segoe UI"/>
          <w:color w:val="333333"/>
          <w:kern w:val="0"/>
          <w:sz w:val="24"/>
          <w:szCs w:val="24"/>
          <w14:ligatures w14:val="none"/>
        </w:rPr>
        <w:t>股市场目前为双边收费，券商手续费系默认值为万分之三，即</w:t>
      </w:r>
      <w:r w:rsidRPr="005E7B64">
        <w:rPr>
          <w:rFonts w:ascii="Segoe UI" w:eastAsia="宋体" w:hAnsi="Segoe UI" w:cs="Segoe UI"/>
          <w:color w:val="333333"/>
          <w:kern w:val="0"/>
          <w:sz w:val="24"/>
          <w:szCs w:val="24"/>
          <w14:ligatures w14:val="none"/>
        </w:rPr>
        <w:t>0.03%</w:t>
      </w:r>
      <w:r w:rsidRPr="005E7B64">
        <w:rPr>
          <w:rFonts w:ascii="Segoe UI" w:eastAsia="宋体" w:hAnsi="Segoe UI" w:cs="Segoe UI"/>
          <w:color w:val="333333"/>
          <w:kern w:val="0"/>
          <w:sz w:val="24"/>
          <w:szCs w:val="24"/>
          <w14:ligatures w14:val="none"/>
        </w:rPr>
        <w:t>，最少</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元。</w:t>
      </w:r>
    </w:p>
    <w:p w14:paraId="3542ED31" w14:textId="77777777" w:rsidR="005E7B64" w:rsidRPr="005E7B64" w:rsidRDefault="005E7B64" w:rsidP="005E7B64">
      <w:pPr>
        <w:widowControl/>
        <w:shd w:val="clear" w:color="auto" w:fill="FFFFFF"/>
        <w:spacing w:before="360" w:after="360"/>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印花税</w:t>
      </w:r>
    </w:p>
    <w:p w14:paraId="639241B9"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印花税对卖方单边征收，对买方不再征收，系统默认为千分之一，即</w:t>
      </w:r>
      <w:r w:rsidRPr="005E7B64">
        <w:rPr>
          <w:rFonts w:ascii="Segoe UI" w:eastAsia="宋体" w:hAnsi="Segoe UI" w:cs="Segoe UI"/>
          <w:color w:val="333333"/>
          <w:kern w:val="0"/>
          <w:sz w:val="24"/>
          <w:szCs w:val="24"/>
          <w14:ligatures w14:val="none"/>
        </w:rPr>
        <w:t>0.1%</w:t>
      </w:r>
      <w:r w:rsidRPr="005E7B64">
        <w:rPr>
          <w:rFonts w:ascii="Segoe UI" w:eastAsia="宋体" w:hAnsi="Segoe UI" w:cs="Segoe UI"/>
          <w:color w:val="333333"/>
          <w:kern w:val="0"/>
          <w:sz w:val="24"/>
          <w:szCs w:val="24"/>
          <w14:ligatures w14:val="none"/>
        </w:rPr>
        <w:t>。</w:t>
      </w:r>
    </w:p>
    <w:p w14:paraId="7CF036A3"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风险指标</w:t>
      </w:r>
    </w:p>
    <w:p w14:paraId="266D02A7"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风险指标数据有利于您对策略进行一个客观的评价。</w:t>
      </w:r>
    </w:p>
    <w:p w14:paraId="3F0B88D3"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lastRenderedPageBreak/>
        <w:t>注意</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无论是</w:t>
      </w:r>
      <w:proofErr w:type="gramStart"/>
      <w:r w:rsidRPr="005E7B64">
        <w:rPr>
          <w:rFonts w:ascii="Segoe UI" w:eastAsia="宋体" w:hAnsi="Segoe UI" w:cs="Segoe UI"/>
          <w:color w:val="333333"/>
          <w:kern w:val="0"/>
          <w:sz w:val="24"/>
          <w:szCs w:val="24"/>
          <w14:ligatures w14:val="none"/>
        </w:rPr>
        <w:t>回测还是</w:t>
      </w:r>
      <w:proofErr w:type="gramEnd"/>
      <w:r w:rsidRPr="005E7B64">
        <w:rPr>
          <w:rFonts w:ascii="Segoe UI" w:eastAsia="宋体" w:hAnsi="Segoe UI" w:cs="Segoe UI"/>
          <w:color w:val="333333"/>
          <w:kern w:val="0"/>
          <w:sz w:val="24"/>
          <w:szCs w:val="24"/>
          <w14:ligatures w14:val="none"/>
        </w:rPr>
        <w:t>模拟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所有风险指标</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年化收益</w:t>
      </w:r>
      <w:proofErr w:type="gramEnd"/>
      <w:r w:rsidRPr="005E7B64">
        <w:rPr>
          <w:rFonts w:ascii="Segoe UI" w:eastAsia="宋体" w:hAnsi="Segoe UI" w:cs="Segoe UI"/>
          <w:color w:val="333333"/>
          <w:kern w:val="0"/>
          <w:sz w:val="24"/>
          <w:szCs w:val="24"/>
          <w14:ligatures w14:val="none"/>
        </w:rPr>
        <w:t>/alpha/beta/sharpe/max_drawdown</w:t>
      </w:r>
      <w:r w:rsidRPr="005E7B64">
        <w:rPr>
          <w:rFonts w:ascii="Segoe UI" w:eastAsia="宋体" w:hAnsi="Segoe UI" w:cs="Segoe UI"/>
          <w:color w:val="333333"/>
          <w:kern w:val="0"/>
          <w:sz w:val="24"/>
          <w:szCs w:val="24"/>
          <w14:ligatures w14:val="none"/>
        </w:rPr>
        <w:t>等指标</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都只会</w:t>
      </w:r>
      <w:r w:rsidRPr="005E7B64">
        <w:rPr>
          <w:rFonts w:ascii="Segoe UI" w:eastAsia="宋体" w:hAnsi="Segoe UI" w:cs="Segoe UI"/>
          <w:b/>
          <w:bCs/>
          <w:color w:val="333333"/>
          <w:kern w:val="0"/>
          <w:sz w:val="24"/>
          <w:szCs w:val="24"/>
          <w14:ligatures w14:val="none"/>
        </w:rPr>
        <w:t>每天于</w:t>
      </w:r>
      <w:r w:rsidRPr="005E7B64">
        <w:rPr>
          <w:rFonts w:ascii="Segoe UI" w:eastAsia="宋体" w:hAnsi="Segoe UI" w:cs="Segoe UI"/>
          <w:b/>
          <w:bCs/>
          <w:color w:val="333333"/>
          <w:kern w:val="0"/>
          <w:sz w:val="24"/>
          <w:szCs w:val="24"/>
          <w14:ligatures w14:val="none"/>
        </w:rPr>
        <w:t>17:00</w:t>
      </w:r>
      <w:r w:rsidRPr="005E7B64">
        <w:rPr>
          <w:rFonts w:ascii="Segoe UI" w:eastAsia="宋体" w:hAnsi="Segoe UI" w:cs="Segoe UI"/>
          <w:b/>
          <w:bCs/>
          <w:color w:val="333333"/>
          <w:kern w:val="0"/>
          <w:sz w:val="24"/>
          <w:szCs w:val="24"/>
          <w14:ligatures w14:val="none"/>
        </w:rPr>
        <w:t>左右更新一次</w:t>
      </w:r>
      <w:r w:rsidRPr="005E7B64">
        <w:rPr>
          <w:rFonts w:ascii="Segoe UI" w:eastAsia="宋体" w:hAnsi="Segoe UI" w:cs="Segoe UI"/>
          <w:b/>
          <w:bCs/>
          <w:color w:val="333333"/>
          <w:kern w:val="0"/>
          <w:sz w:val="24"/>
          <w:szCs w:val="24"/>
          <w14:ligatures w14:val="none"/>
        </w:rPr>
        <w:t xml:space="preserve">, </w:t>
      </w:r>
      <w:r w:rsidRPr="005E7B64">
        <w:rPr>
          <w:rFonts w:ascii="Segoe UI" w:eastAsia="宋体" w:hAnsi="Segoe UI" w:cs="Segoe UI"/>
          <w:b/>
          <w:bCs/>
          <w:color w:val="333333"/>
          <w:kern w:val="0"/>
          <w:sz w:val="24"/>
          <w:szCs w:val="24"/>
          <w14:ligatures w14:val="none"/>
        </w:rPr>
        <w:t>也只根据每天收盘后的收益计算</w:t>
      </w:r>
      <w:r w:rsidRPr="005E7B64">
        <w:rPr>
          <w:rFonts w:ascii="Segoe UI" w:eastAsia="宋体" w:hAnsi="Segoe UI" w:cs="Segoe UI"/>
          <w:b/>
          <w:bCs/>
          <w:color w:val="333333"/>
          <w:kern w:val="0"/>
          <w:sz w:val="24"/>
          <w:szCs w:val="24"/>
          <w14:ligatures w14:val="none"/>
        </w:rPr>
        <w:t xml:space="preserve">, </w:t>
      </w:r>
      <w:r w:rsidRPr="005E7B64">
        <w:rPr>
          <w:rFonts w:ascii="Segoe UI" w:eastAsia="宋体" w:hAnsi="Segoe UI" w:cs="Segoe UI"/>
          <w:b/>
          <w:bCs/>
          <w:color w:val="333333"/>
          <w:kern w:val="0"/>
          <w:sz w:val="24"/>
          <w:szCs w:val="24"/>
          <w14:ligatures w14:val="none"/>
        </w:rPr>
        <w:t>并不考虑每天盘中的收益情况</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例外</w:t>
      </w:r>
      <w:r w:rsidRPr="005E7B64">
        <w:rPr>
          <w:rFonts w:ascii="Segoe UI" w:eastAsia="宋体" w:hAnsi="Segoe UI" w:cs="Segoe UI"/>
          <w:color w:val="333333"/>
          <w:kern w:val="0"/>
          <w:sz w:val="24"/>
          <w:szCs w:val="24"/>
          <w14:ligatures w14:val="none"/>
        </w:rPr>
        <w:t>:</w:t>
      </w:r>
    </w:p>
    <w:p w14:paraId="388CDD6C" w14:textId="77777777" w:rsidR="005E7B64" w:rsidRPr="005E7B64" w:rsidRDefault="005E7B64" w:rsidP="005E7B64">
      <w:pPr>
        <w:widowControl/>
        <w:numPr>
          <w:ilvl w:val="0"/>
          <w:numId w:val="1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分钟和</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模拟盘每分钟会更新策略收益和基准收益</w:t>
      </w:r>
    </w:p>
    <w:p w14:paraId="0F1738C0" w14:textId="77777777" w:rsidR="005E7B64" w:rsidRPr="005E7B64" w:rsidRDefault="005E7B64" w:rsidP="005E7B64">
      <w:pPr>
        <w:widowControl/>
        <w:numPr>
          <w:ilvl w:val="0"/>
          <w:numId w:val="1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按天模拟</w:t>
      </w:r>
      <w:proofErr w:type="gramStart"/>
      <w:r w:rsidRPr="005E7B64">
        <w:rPr>
          <w:rFonts w:ascii="Segoe UI" w:eastAsia="宋体" w:hAnsi="Segoe UI" w:cs="Segoe UI"/>
          <w:color w:val="333333"/>
          <w:kern w:val="0"/>
          <w:sz w:val="24"/>
          <w:szCs w:val="24"/>
          <w14:ligatures w14:val="none"/>
        </w:rPr>
        <w:t>盘每天</w:t>
      </w:r>
      <w:proofErr w:type="gramEnd"/>
      <w:r w:rsidRPr="005E7B64">
        <w:rPr>
          <w:rFonts w:ascii="Segoe UI" w:eastAsia="宋体" w:hAnsi="Segoe UI" w:cs="Segoe UI"/>
          <w:color w:val="333333"/>
          <w:kern w:val="0"/>
          <w:sz w:val="24"/>
          <w:szCs w:val="24"/>
          <w14:ligatures w14:val="none"/>
        </w:rPr>
        <w:t>开盘后和收盘后会更新策略收益和基准收益</w:t>
      </w:r>
    </w:p>
    <w:p w14:paraId="08E8E04A" w14:textId="77777777" w:rsidR="005E7B64" w:rsidRPr="005E7B64" w:rsidRDefault="005E7B64" w:rsidP="005E7B64">
      <w:pPr>
        <w:widowControl/>
        <w:numPr>
          <w:ilvl w:val="0"/>
          <w:numId w:val="1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基准收益的计算起点取的是</w:t>
      </w:r>
      <w:proofErr w:type="gramStart"/>
      <w:r w:rsidRPr="005E7B64">
        <w:rPr>
          <w:rFonts w:ascii="Segoe UI" w:eastAsia="宋体" w:hAnsi="Segoe UI" w:cs="Segoe UI"/>
          <w:color w:val="333333"/>
          <w:kern w:val="0"/>
          <w:sz w:val="24"/>
          <w:szCs w:val="24"/>
          <w14:ligatures w14:val="none"/>
        </w:rPr>
        <w:t>回测开始</w:t>
      </w:r>
      <w:proofErr w:type="gramEnd"/>
      <w:r w:rsidRPr="005E7B64">
        <w:rPr>
          <w:rFonts w:ascii="Segoe UI" w:eastAsia="宋体" w:hAnsi="Segoe UI" w:cs="Segoe UI"/>
          <w:color w:val="333333"/>
          <w:kern w:val="0"/>
          <w:sz w:val="24"/>
          <w:szCs w:val="24"/>
          <w14:ligatures w14:val="none"/>
        </w:rPr>
        <w:t>时间前一个交易日的收盘价</w:t>
      </w:r>
    </w:p>
    <w:p w14:paraId="68F135BF"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那么可能会造成这种现象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模拟时收益曲线中有回撤</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但是</w:t>
      </w:r>
      <w:r w:rsidRPr="005E7B64">
        <w:rPr>
          <w:rFonts w:ascii="Segoe UI" w:eastAsia="宋体" w:hAnsi="Segoe UI" w:cs="Segoe UI"/>
          <w:color w:val="333333"/>
          <w:kern w:val="0"/>
          <w:sz w:val="24"/>
          <w:szCs w:val="24"/>
          <w14:ligatures w14:val="none"/>
        </w:rPr>
        <w:t xml:space="preserve"> max_drawdown </w:t>
      </w:r>
      <w:r w:rsidRPr="005E7B64">
        <w:rPr>
          <w:rFonts w:ascii="Segoe UI" w:eastAsia="宋体" w:hAnsi="Segoe UI" w:cs="Segoe UI"/>
          <w:color w:val="333333"/>
          <w:kern w:val="0"/>
          <w:sz w:val="24"/>
          <w:szCs w:val="24"/>
          <w14:ligatures w14:val="none"/>
        </w:rPr>
        <w:t>可能为</w:t>
      </w:r>
      <w:r w:rsidRPr="005E7B64">
        <w:rPr>
          <w:rFonts w:ascii="Segoe UI" w:eastAsia="宋体" w:hAnsi="Segoe UI" w:cs="Segoe UI"/>
          <w:color w:val="333333"/>
          <w:kern w:val="0"/>
          <w:sz w:val="24"/>
          <w:szCs w:val="24"/>
          <w14:ligatures w14:val="none"/>
        </w:rPr>
        <w:t>0.</w:t>
      </w:r>
    </w:p>
    <w:p w14:paraId="08A7C971"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27E79A7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 Returns 策略收益</w:t>
      </w:r>
    </w:p>
    <w:p w14:paraId="7B1E8E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 Annualized Returns </w:t>
      </w:r>
      <w:proofErr w:type="gramStart"/>
      <w:r w:rsidRPr="005E7B64">
        <w:rPr>
          <w:rFonts w:ascii="宋体" w:eastAsia="宋体" w:hAnsi="宋体" w:cs="宋体"/>
          <w:kern w:val="0"/>
          <w:sz w:val="24"/>
          <w:szCs w:val="24"/>
          <w14:ligatures w14:val="none"/>
        </w:rPr>
        <w:t>策略年化收益</w:t>
      </w:r>
      <w:proofErr w:type="gramEnd"/>
    </w:p>
    <w:p w14:paraId="5E42C7E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Alpha 阿尔法</w:t>
      </w:r>
    </w:p>
    <w:p w14:paraId="42FB760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Beta 贝塔</w:t>
      </w:r>
    </w:p>
    <w:p w14:paraId="43EBE29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Sharpe 夏普比率</w:t>
      </w:r>
    </w:p>
    <w:p w14:paraId="4B60212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Sortino</w:t>
      </w:r>
      <w:proofErr w:type="gramStart"/>
      <w:r w:rsidRPr="005E7B64">
        <w:rPr>
          <w:rFonts w:ascii="宋体" w:eastAsia="宋体" w:hAnsi="宋体" w:cs="宋体"/>
          <w:kern w:val="0"/>
          <w:sz w:val="24"/>
          <w:szCs w:val="24"/>
          <w14:ligatures w14:val="none"/>
        </w:rPr>
        <w:t> 索提诺</w:t>
      </w:r>
      <w:proofErr w:type="gramEnd"/>
      <w:r w:rsidRPr="005E7B64">
        <w:rPr>
          <w:rFonts w:ascii="宋体" w:eastAsia="宋体" w:hAnsi="宋体" w:cs="宋体"/>
          <w:kern w:val="0"/>
          <w:sz w:val="24"/>
          <w:szCs w:val="24"/>
          <w14:ligatures w14:val="none"/>
        </w:rPr>
        <w:t>比率</w:t>
      </w:r>
    </w:p>
    <w:p w14:paraId="41E4C9C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Information Ratio 信息比率</w:t>
      </w:r>
    </w:p>
    <w:p w14:paraId="011CE33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Algorithm Volatility 策略波动率</w:t>
      </w:r>
    </w:p>
    <w:p w14:paraId="4C461A6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Volatility 基准波动率</w:t>
      </w:r>
    </w:p>
    <w:p w14:paraId="38700F0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 Drawdown 最大回撤</w:t>
      </w:r>
    </w:p>
    <w:p w14:paraId="3DFD5F8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Downside Risk 下行波动率</w:t>
      </w:r>
    </w:p>
    <w:p w14:paraId="3C468BA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胜率 胜率(%)</w:t>
      </w:r>
    </w:p>
    <w:p w14:paraId="7968FFD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日胜率 日胜率(%)</w:t>
      </w:r>
    </w:p>
    <w:p w14:paraId="4C2C3B2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盈亏比 盈亏比</w:t>
      </w:r>
    </w:p>
    <w:p w14:paraId="57E5B21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AEI 日均超额收益</w:t>
      </w:r>
    </w:p>
    <w:p w14:paraId="21EEDAC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超额收益最大回撤 超额收益最大回撤</w:t>
      </w:r>
    </w:p>
    <w:p w14:paraId="634CC34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超额收益夏普比率 超额收益夏普比率</w:t>
      </w:r>
    </w:p>
    <w:p w14:paraId="12EBC48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超额收益 除法版超额收益率说明</w:t>
      </w:r>
    </w:p>
    <w:p w14:paraId="79DFF5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对数轴 对数轴说明</w:t>
      </w:r>
    </w:p>
    <w:p w14:paraId="1FCF2E5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对数轴上的超额收益 对数轴上的超额收益的计算方法</w:t>
      </w:r>
    </w:p>
    <w:p w14:paraId="6A30FCFE"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proofErr w:type="gramStart"/>
      <w:r w:rsidRPr="005E7B64">
        <w:rPr>
          <w:rFonts w:ascii="Segoe UI" w:eastAsia="宋体" w:hAnsi="Segoe UI" w:cs="Segoe UI"/>
          <w:color w:val="333333"/>
          <w:kern w:val="0"/>
          <w:sz w:val="41"/>
          <w:szCs w:val="41"/>
          <w14:ligatures w14:val="none"/>
        </w:rPr>
        <w:t>回测环境</w:t>
      </w:r>
      <w:proofErr w:type="gramEnd"/>
    </w:p>
    <w:p w14:paraId="74668A1E" w14:textId="77777777" w:rsidR="005E7B64" w:rsidRPr="005E7B64" w:rsidRDefault="005E7B64" w:rsidP="005E7B64">
      <w:pPr>
        <w:widowControl/>
        <w:numPr>
          <w:ilvl w:val="0"/>
          <w:numId w:val="20"/>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lastRenderedPageBreak/>
        <w:t>回测引擎</w:t>
      </w:r>
      <w:proofErr w:type="gramEnd"/>
      <w:r w:rsidRPr="005E7B64">
        <w:rPr>
          <w:rFonts w:ascii="Segoe UI" w:eastAsia="宋体" w:hAnsi="Segoe UI" w:cs="Segoe UI"/>
          <w:color w:val="333333"/>
          <w:kern w:val="0"/>
          <w:sz w:val="24"/>
          <w:szCs w:val="24"/>
          <w14:ligatures w14:val="none"/>
        </w:rPr>
        <w:t>可在</w:t>
      </w:r>
      <w:r w:rsidRPr="005E7B64">
        <w:rPr>
          <w:rFonts w:ascii="Segoe UI" w:eastAsia="宋体" w:hAnsi="Segoe UI" w:cs="Segoe UI"/>
          <w:color w:val="333333"/>
          <w:kern w:val="0"/>
          <w:sz w:val="24"/>
          <w:szCs w:val="24"/>
          <w14:ligatures w14:val="none"/>
        </w:rPr>
        <w:t>Python2.7</w:t>
      </w:r>
      <w:r w:rsidRPr="005E7B64">
        <w:rPr>
          <w:rFonts w:ascii="Segoe UI" w:eastAsia="宋体" w:hAnsi="Segoe UI" w:cs="Segoe UI"/>
          <w:color w:val="333333"/>
          <w:kern w:val="0"/>
          <w:sz w:val="24"/>
          <w:szCs w:val="24"/>
          <w14:ligatures w14:val="none"/>
        </w:rPr>
        <w:t>与</w:t>
      </w:r>
      <w:r w:rsidRPr="005E7B64">
        <w:rPr>
          <w:rFonts w:ascii="Segoe UI" w:eastAsia="宋体" w:hAnsi="Segoe UI" w:cs="Segoe UI"/>
          <w:color w:val="333333"/>
          <w:kern w:val="0"/>
          <w:sz w:val="24"/>
          <w:szCs w:val="24"/>
          <w14:ligatures w14:val="none"/>
        </w:rPr>
        <w:t>Python3.6</w:t>
      </w:r>
      <w:r w:rsidRPr="005E7B64">
        <w:rPr>
          <w:rFonts w:ascii="Segoe UI" w:eastAsia="宋体" w:hAnsi="Segoe UI" w:cs="Segoe UI"/>
          <w:color w:val="333333"/>
          <w:kern w:val="0"/>
          <w:sz w:val="24"/>
          <w:szCs w:val="24"/>
          <w14:ligatures w14:val="none"/>
        </w:rPr>
        <w:t>上运行</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默认使用</w:t>
      </w:r>
      <w:r w:rsidRPr="005E7B64">
        <w:rPr>
          <w:rFonts w:ascii="Segoe UI" w:eastAsia="宋体" w:hAnsi="Segoe UI" w:cs="Segoe UI"/>
          <w:color w:val="333333"/>
          <w:kern w:val="0"/>
          <w:sz w:val="24"/>
          <w:szCs w:val="24"/>
          <w14:ligatures w14:val="none"/>
        </w:rPr>
        <w:t>Python3.6</w:t>
      </w:r>
      <w:r w:rsidRPr="005E7B64">
        <w:rPr>
          <w:rFonts w:ascii="Segoe UI" w:eastAsia="宋体" w:hAnsi="Segoe UI" w:cs="Segoe UI"/>
          <w:color w:val="333333"/>
          <w:kern w:val="0"/>
          <w:sz w:val="24"/>
          <w:szCs w:val="24"/>
          <w14:ligatures w14:val="none"/>
        </w:rPr>
        <w:t>。我们将在未来逐步停止对</w:t>
      </w:r>
      <w:r w:rsidRPr="005E7B64">
        <w:rPr>
          <w:rFonts w:ascii="Segoe UI" w:eastAsia="宋体" w:hAnsi="Segoe UI" w:cs="Segoe UI"/>
          <w:color w:val="333333"/>
          <w:kern w:val="0"/>
          <w:sz w:val="24"/>
          <w:szCs w:val="24"/>
          <w14:ligatures w14:val="none"/>
        </w:rPr>
        <w:t>Python2.7</w:t>
      </w:r>
      <w:r w:rsidRPr="005E7B64">
        <w:rPr>
          <w:rFonts w:ascii="Segoe UI" w:eastAsia="宋体" w:hAnsi="Segoe UI" w:cs="Segoe UI"/>
          <w:color w:val="333333"/>
          <w:kern w:val="0"/>
          <w:sz w:val="24"/>
          <w:szCs w:val="24"/>
          <w14:ligatures w14:val="none"/>
        </w:rPr>
        <w:t>引擎的更新，强烈建议您使用</w:t>
      </w:r>
      <w:r w:rsidRPr="005E7B64">
        <w:rPr>
          <w:rFonts w:ascii="Segoe UI" w:eastAsia="宋体" w:hAnsi="Segoe UI" w:cs="Segoe UI"/>
          <w:color w:val="333333"/>
          <w:kern w:val="0"/>
          <w:sz w:val="24"/>
          <w:szCs w:val="24"/>
          <w14:ligatures w14:val="none"/>
        </w:rPr>
        <w:t>Python3.6</w:t>
      </w:r>
      <w:r w:rsidRPr="005E7B64">
        <w:rPr>
          <w:rFonts w:ascii="Segoe UI" w:eastAsia="宋体" w:hAnsi="Segoe UI" w:cs="Segoe UI"/>
          <w:color w:val="333333"/>
          <w:kern w:val="0"/>
          <w:sz w:val="24"/>
          <w:szCs w:val="24"/>
          <w14:ligatures w14:val="none"/>
        </w:rPr>
        <w:t>开发策略。</w:t>
      </w:r>
    </w:p>
    <w:p w14:paraId="1CCD85AE" w14:textId="77777777" w:rsidR="005E7B64" w:rsidRPr="005E7B64" w:rsidRDefault="005E7B64" w:rsidP="005E7B64">
      <w:pPr>
        <w:widowControl/>
        <w:numPr>
          <w:ilvl w:val="0"/>
          <w:numId w:val="2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我们支持所有的</w:t>
      </w:r>
      <w:r w:rsidRPr="005E7B64">
        <w:rPr>
          <w:rFonts w:ascii="Segoe UI" w:eastAsia="宋体" w:hAnsi="Segoe UI" w:cs="Segoe UI"/>
          <w:color w:val="333333"/>
          <w:kern w:val="0"/>
          <w:sz w:val="24"/>
          <w:szCs w:val="24"/>
          <w14:ligatures w14:val="none"/>
        </w:rPr>
        <w:t>Python</w:t>
      </w:r>
      <w:r w:rsidRPr="005E7B64">
        <w:rPr>
          <w:rFonts w:ascii="Segoe UI" w:eastAsia="宋体" w:hAnsi="Segoe UI" w:cs="Segoe UI"/>
          <w:color w:val="333333"/>
          <w:kern w:val="0"/>
          <w:sz w:val="24"/>
          <w:szCs w:val="24"/>
          <w14:ligatures w14:val="none"/>
        </w:rPr>
        <w:t>标准库和部分常用</w:t>
      </w:r>
      <w:proofErr w:type="gramStart"/>
      <w:r w:rsidRPr="005E7B64">
        <w:rPr>
          <w:rFonts w:ascii="Segoe UI" w:eastAsia="宋体" w:hAnsi="Segoe UI" w:cs="Segoe UI"/>
          <w:color w:val="333333"/>
          <w:kern w:val="0"/>
          <w:sz w:val="24"/>
          <w:szCs w:val="24"/>
          <w14:ligatures w14:val="none"/>
        </w:rPr>
        <w:t>第三方库</w:t>
      </w:r>
      <w:proofErr w:type="gramEnd"/>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具体请看</w:t>
      </w:r>
      <w:r w:rsidRPr="005E7B64">
        <w:rPr>
          <w:rFonts w:ascii="Segoe UI" w:eastAsia="宋体" w:hAnsi="Segoe UI" w:cs="Segoe UI"/>
          <w:color w:val="333333"/>
          <w:kern w:val="0"/>
          <w:sz w:val="24"/>
          <w:szCs w:val="24"/>
          <w14:ligatures w14:val="none"/>
        </w:rPr>
        <w:t>: </w:t>
      </w:r>
      <w:hyperlink r:id="rId66" w:history="1">
        <w:r w:rsidRPr="005E7B64">
          <w:rPr>
            <w:rFonts w:ascii="Segoe UI" w:eastAsia="宋体" w:hAnsi="Segoe UI" w:cs="Segoe UI"/>
            <w:color w:val="0E90D2"/>
            <w:kern w:val="0"/>
            <w:sz w:val="24"/>
            <w:szCs w:val="24"/>
            <w:u w:val="single"/>
            <w14:ligatures w14:val="none"/>
          </w:rPr>
          <w:t>研究和回测（模拟）中都支持</w:t>
        </w:r>
        <w:proofErr w:type="gramStart"/>
        <w:r w:rsidRPr="005E7B64">
          <w:rPr>
            <w:rFonts w:ascii="Segoe UI" w:eastAsia="宋体" w:hAnsi="Segoe UI" w:cs="Segoe UI"/>
            <w:color w:val="0E90D2"/>
            <w:kern w:val="0"/>
            <w:sz w:val="24"/>
            <w:szCs w:val="24"/>
            <w:u w:val="single"/>
            <w14:ligatures w14:val="none"/>
          </w:rPr>
          <w:t>哪些第三</w:t>
        </w:r>
        <w:proofErr w:type="gramEnd"/>
        <w:r w:rsidRPr="005E7B64">
          <w:rPr>
            <w:rFonts w:ascii="Segoe UI" w:eastAsia="宋体" w:hAnsi="Segoe UI" w:cs="Segoe UI"/>
            <w:color w:val="0E90D2"/>
            <w:kern w:val="0"/>
            <w:sz w:val="24"/>
            <w:szCs w:val="24"/>
            <w:u w:val="single"/>
            <w14:ligatures w14:val="none"/>
          </w:rPr>
          <w:t>方</w:t>
        </w:r>
        <w:r w:rsidRPr="005E7B64">
          <w:rPr>
            <w:rFonts w:ascii="Segoe UI" w:eastAsia="宋体" w:hAnsi="Segoe UI" w:cs="Segoe UI"/>
            <w:color w:val="0E90D2"/>
            <w:kern w:val="0"/>
            <w:sz w:val="24"/>
            <w:szCs w:val="24"/>
            <w:u w:val="single"/>
            <w14:ligatures w14:val="none"/>
          </w:rPr>
          <w:t>Python</w:t>
        </w:r>
        <w:r w:rsidRPr="005E7B64">
          <w:rPr>
            <w:rFonts w:ascii="Segoe UI" w:eastAsia="宋体" w:hAnsi="Segoe UI" w:cs="Segoe UI"/>
            <w:color w:val="0E90D2"/>
            <w:kern w:val="0"/>
            <w:sz w:val="24"/>
            <w:szCs w:val="24"/>
            <w:u w:val="single"/>
            <w14:ligatures w14:val="none"/>
          </w:rPr>
          <w:t>库</w:t>
        </w:r>
      </w:hyperlink>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另外您可以把</w:t>
      </w:r>
      <w:r w:rsidRPr="005E7B64">
        <w:rPr>
          <w:rFonts w:ascii="Segoe UI" w:eastAsia="宋体" w:hAnsi="Segoe UI" w:cs="Segoe UI"/>
          <w:color w:val="333333"/>
          <w:kern w:val="0"/>
          <w:sz w:val="24"/>
          <w:szCs w:val="24"/>
          <w14:ligatures w14:val="none"/>
        </w:rPr>
        <w:t>.py</w:t>
      </w:r>
      <w:r w:rsidRPr="005E7B64">
        <w:rPr>
          <w:rFonts w:ascii="Segoe UI" w:eastAsia="宋体" w:hAnsi="Segoe UI" w:cs="Segoe UI"/>
          <w:color w:val="333333"/>
          <w:kern w:val="0"/>
          <w:sz w:val="24"/>
          <w:szCs w:val="24"/>
          <w14:ligatures w14:val="none"/>
        </w:rPr>
        <w:t>文件放在研究根目录</w:t>
      </w:r>
      <w:r w:rsidRPr="005E7B64">
        <w:rPr>
          <w:rFonts w:ascii="Segoe UI" w:eastAsia="宋体" w:hAnsi="Segoe UI" w:cs="Segoe UI"/>
          <w:color w:val="333333"/>
          <w:kern w:val="0"/>
          <w:sz w:val="24"/>
          <w:szCs w:val="24"/>
          <w14:ligatures w14:val="none"/>
        </w:rPr>
        <w:t xml:space="preserve">, </w:t>
      </w:r>
      <w:proofErr w:type="gramStart"/>
      <w:r w:rsidRPr="005E7B64">
        <w:rPr>
          <w:rFonts w:ascii="Segoe UI" w:eastAsia="宋体" w:hAnsi="Segoe UI" w:cs="Segoe UI"/>
          <w:color w:val="333333"/>
          <w:kern w:val="0"/>
          <w:sz w:val="24"/>
          <w:szCs w:val="24"/>
          <w14:ligatures w14:val="none"/>
        </w:rPr>
        <w:t>回测中</w:t>
      </w:r>
      <w:proofErr w:type="gramEnd"/>
      <w:r w:rsidRPr="005E7B64">
        <w:rPr>
          <w:rFonts w:ascii="Segoe UI" w:eastAsia="宋体" w:hAnsi="Segoe UI" w:cs="Segoe UI"/>
          <w:color w:val="333333"/>
          <w:kern w:val="0"/>
          <w:sz w:val="24"/>
          <w:szCs w:val="24"/>
          <w14:ligatures w14:val="none"/>
        </w:rPr>
        <w:t>可以直接</w:t>
      </w:r>
      <w:r w:rsidRPr="005E7B64">
        <w:rPr>
          <w:rFonts w:ascii="Segoe UI" w:eastAsia="宋体" w:hAnsi="Segoe UI" w:cs="Segoe UI"/>
          <w:color w:val="333333"/>
          <w:kern w:val="0"/>
          <w:sz w:val="24"/>
          <w:szCs w:val="24"/>
          <w14:ligatures w14:val="none"/>
        </w:rPr>
        <w:t xml:space="preserve">import, </w:t>
      </w:r>
      <w:r w:rsidRPr="005E7B64">
        <w:rPr>
          <w:rFonts w:ascii="Segoe UI" w:eastAsia="宋体" w:hAnsi="Segoe UI" w:cs="Segoe UI"/>
          <w:color w:val="333333"/>
          <w:kern w:val="0"/>
          <w:sz w:val="24"/>
          <w:szCs w:val="24"/>
          <w14:ligatures w14:val="none"/>
        </w:rPr>
        <w:t>具体请看</w:t>
      </w:r>
      <w:r w:rsidRPr="005E7B64">
        <w:rPr>
          <w:rFonts w:ascii="Segoe UI" w:eastAsia="宋体" w:hAnsi="Segoe UI" w:cs="Segoe UI"/>
          <w:color w:val="333333"/>
          <w:kern w:val="0"/>
          <w:sz w:val="24"/>
          <w:szCs w:val="24"/>
          <w14:ligatures w14:val="none"/>
        </w:rPr>
        <w:t>: </w:t>
      </w:r>
      <w:hyperlink r:id="rId67" w:anchor="%E8%87%AA%E5%AE%9A%E4%B9%89python%E5%BA%93" w:history="1">
        <w:r w:rsidRPr="005E7B64">
          <w:rPr>
            <w:rFonts w:ascii="Segoe UI" w:eastAsia="宋体" w:hAnsi="Segoe UI" w:cs="Segoe UI"/>
            <w:color w:val="0E90D2"/>
            <w:kern w:val="0"/>
            <w:sz w:val="24"/>
            <w:szCs w:val="24"/>
            <w:u w:val="single"/>
            <w14:ligatures w14:val="none"/>
          </w:rPr>
          <w:t>自定义</w:t>
        </w:r>
        <w:r w:rsidRPr="005E7B64">
          <w:rPr>
            <w:rFonts w:ascii="Segoe UI" w:eastAsia="宋体" w:hAnsi="Segoe UI" w:cs="Segoe UI"/>
            <w:color w:val="0E90D2"/>
            <w:kern w:val="0"/>
            <w:sz w:val="24"/>
            <w:szCs w:val="24"/>
            <w:u w:val="single"/>
            <w14:ligatures w14:val="none"/>
          </w:rPr>
          <w:t>python</w:t>
        </w:r>
        <w:r w:rsidRPr="005E7B64">
          <w:rPr>
            <w:rFonts w:ascii="Segoe UI" w:eastAsia="宋体" w:hAnsi="Segoe UI" w:cs="Segoe UI"/>
            <w:color w:val="0E90D2"/>
            <w:kern w:val="0"/>
            <w:sz w:val="24"/>
            <w:szCs w:val="24"/>
            <w:u w:val="single"/>
            <w14:ligatures w14:val="none"/>
          </w:rPr>
          <w:t>库</w:t>
        </w:r>
      </w:hyperlink>
    </w:p>
    <w:p w14:paraId="138E2387" w14:textId="77777777" w:rsidR="005E7B64" w:rsidRPr="005E7B64" w:rsidRDefault="005E7B64" w:rsidP="005E7B64">
      <w:pPr>
        <w:widowControl/>
        <w:numPr>
          <w:ilvl w:val="0"/>
          <w:numId w:val="2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安全是平台的重中之重</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您的策略的运行也会受到一些限制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具体请看</w:t>
      </w:r>
      <w:r w:rsidRPr="005E7B64">
        <w:rPr>
          <w:rFonts w:ascii="Segoe UI" w:eastAsia="宋体" w:hAnsi="Segoe UI" w:cs="Segoe UI"/>
          <w:color w:val="333333"/>
          <w:kern w:val="0"/>
          <w:sz w:val="24"/>
          <w:szCs w:val="24"/>
          <w14:ligatures w14:val="none"/>
        </w:rPr>
        <w:t>: </w:t>
      </w:r>
      <w:hyperlink r:id="rId68" w:anchor="%E5%AE%89%E5%85%A8" w:history="1">
        <w:r w:rsidRPr="005E7B64">
          <w:rPr>
            <w:rFonts w:ascii="Segoe UI" w:eastAsia="宋体" w:hAnsi="Segoe UI" w:cs="Segoe UI"/>
            <w:color w:val="0E90D2"/>
            <w:kern w:val="0"/>
            <w:sz w:val="24"/>
            <w:szCs w:val="24"/>
            <w:u w:val="single"/>
            <w14:ligatures w14:val="none"/>
          </w:rPr>
          <w:t>安全</w:t>
        </w:r>
      </w:hyperlink>
    </w:p>
    <w:p w14:paraId="4EF5B82D"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proofErr w:type="gramStart"/>
      <w:r w:rsidRPr="005E7B64">
        <w:rPr>
          <w:rFonts w:ascii="Segoe UI" w:eastAsia="宋体" w:hAnsi="Segoe UI" w:cs="Segoe UI"/>
          <w:color w:val="333333"/>
          <w:kern w:val="0"/>
          <w:sz w:val="41"/>
          <w:szCs w:val="41"/>
          <w14:ligatures w14:val="none"/>
        </w:rPr>
        <w:t>回测过程</w:t>
      </w:r>
      <w:proofErr w:type="gramEnd"/>
    </w:p>
    <w:p w14:paraId="43A770C9"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准备好您的策略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选择要操作的股票池</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实现</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函数</w:t>
      </w:r>
    </w:p>
    <w:p w14:paraId="099EB214"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选定一个</w:t>
      </w:r>
      <w:proofErr w:type="gramStart"/>
      <w:r w:rsidRPr="005E7B64">
        <w:rPr>
          <w:rFonts w:ascii="Segoe UI" w:eastAsia="宋体" w:hAnsi="Segoe UI" w:cs="Segoe UI"/>
          <w:color w:val="333333"/>
          <w:kern w:val="0"/>
          <w:sz w:val="24"/>
          <w:szCs w:val="24"/>
          <w14:ligatures w14:val="none"/>
        </w:rPr>
        <w:t>回测开始</w:t>
      </w:r>
      <w:proofErr w:type="gramEnd"/>
      <w:r w:rsidRPr="005E7B64">
        <w:rPr>
          <w:rFonts w:ascii="Segoe UI" w:eastAsia="宋体" w:hAnsi="Segoe UI" w:cs="Segoe UI"/>
          <w:color w:val="333333"/>
          <w:kern w:val="0"/>
          <w:sz w:val="24"/>
          <w:szCs w:val="24"/>
          <w14:ligatures w14:val="none"/>
        </w:rPr>
        <w:t>和结束日期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选择初始资金、</w:t>
      </w:r>
      <w:proofErr w:type="gramStart"/>
      <w:r w:rsidRPr="005E7B64">
        <w:rPr>
          <w:rFonts w:ascii="Segoe UI" w:eastAsia="宋体" w:hAnsi="Segoe UI" w:cs="Segoe UI"/>
          <w:color w:val="333333"/>
          <w:kern w:val="0"/>
          <w:sz w:val="24"/>
          <w:szCs w:val="24"/>
          <w14:ligatures w14:val="none"/>
        </w:rPr>
        <w:t>调仓间隔</w:t>
      </w:r>
      <w:proofErr w:type="gramEnd"/>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每天还是每分钟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开始回测</w:t>
      </w:r>
    </w:p>
    <w:p w14:paraId="282261B0"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引擎根据您选择的股票池和日期</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取得股票数据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然后每一天或者每一分钟调用一次您的</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同时告诉您现金、持仓情况和股票在上一天或者分钟的数据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在此函数中</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您还可以调用函数获取任何多天的历史数据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然后做出</w:t>
      </w:r>
      <w:proofErr w:type="gramStart"/>
      <w:r w:rsidRPr="005E7B64">
        <w:rPr>
          <w:rFonts w:ascii="Segoe UI" w:eastAsia="宋体" w:hAnsi="Segoe UI" w:cs="Segoe UI"/>
          <w:color w:val="333333"/>
          <w:kern w:val="0"/>
          <w:sz w:val="24"/>
          <w:szCs w:val="24"/>
          <w14:ligatures w14:val="none"/>
        </w:rPr>
        <w:t>调仓决定</w:t>
      </w:r>
      <w:proofErr w:type="gramEnd"/>
      <w:r w:rsidRPr="005E7B64">
        <w:rPr>
          <w:rFonts w:ascii="Segoe UI" w:eastAsia="宋体" w:hAnsi="Segoe UI" w:cs="Segoe UI"/>
          <w:color w:val="333333"/>
          <w:kern w:val="0"/>
          <w:sz w:val="24"/>
          <w:szCs w:val="24"/>
          <w14:ligatures w14:val="none"/>
        </w:rPr>
        <w:t>.</w:t>
      </w:r>
    </w:p>
    <w:p w14:paraId="4A0A6E29"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当您下单后</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我们会根据接下来时间的实际交易情况</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处理您的订单</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具体细节参见</w:t>
      </w:r>
      <w:hyperlink r:id="rId69" w:anchor="%E8%AE%A2%E5%8D%95%E5%A4%84%E7%90%86" w:history="1">
        <w:r w:rsidRPr="005E7B64">
          <w:rPr>
            <w:rFonts w:ascii="Segoe UI" w:eastAsia="宋体" w:hAnsi="Segoe UI" w:cs="Segoe UI"/>
            <w:color w:val="0E90D2"/>
            <w:kern w:val="0"/>
            <w:sz w:val="24"/>
            <w:szCs w:val="24"/>
            <w:u w:val="single"/>
            <w14:ligatures w14:val="none"/>
          </w:rPr>
          <w:t>订单处理</w:t>
        </w:r>
      </w:hyperlink>
    </w:p>
    <w:p w14:paraId="0D30F0D7"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下单后您可以调用</w:t>
      </w:r>
      <w:r w:rsidRPr="005E7B64">
        <w:rPr>
          <w:rFonts w:ascii="Segoe UI" w:eastAsia="宋体" w:hAnsi="Segoe UI" w:cs="Segoe UI"/>
          <w:color w:val="333333"/>
          <w:kern w:val="0"/>
          <w:sz w:val="24"/>
          <w:szCs w:val="24"/>
          <w14:ligatures w14:val="none"/>
        </w:rPr>
        <w:t>get_open_orders</w:t>
      </w:r>
      <w:r w:rsidRPr="005E7B64">
        <w:rPr>
          <w:rFonts w:ascii="Segoe UI" w:eastAsia="宋体" w:hAnsi="Segoe UI" w:cs="Segoe UI"/>
          <w:color w:val="333333"/>
          <w:kern w:val="0"/>
          <w:sz w:val="24"/>
          <w:szCs w:val="24"/>
          <w14:ligatures w14:val="none"/>
        </w:rPr>
        <w:t>取得所有未完成的订单</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调用</w:t>
      </w:r>
      <w:r w:rsidRPr="005E7B64">
        <w:rPr>
          <w:rFonts w:ascii="Segoe UI" w:eastAsia="宋体" w:hAnsi="Segoe UI" w:cs="Segoe UI"/>
          <w:color w:val="333333"/>
          <w:kern w:val="0"/>
          <w:sz w:val="24"/>
          <w:szCs w:val="24"/>
          <w14:ligatures w14:val="none"/>
        </w:rPr>
        <w:t>cancel_order</w:t>
      </w:r>
      <w:r w:rsidRPr="005E7B64">
        <w:rPr>
          <w:rFonts w:ascii="Segoe UI" w:eastAsia="宋体" w:hAnsi="Segoe UI" w:cs="Segoe UI"/>
          <w:color w:val="333333"/>
          <w:kern w:val="0"/>
          <w:sz w:val="24"/>
          <w:szCs w:val="24"/>
          <w14:ligatures w14:val="none"/>
        </w:rPr>
        <w:t>取消订单</w:t>
      </w:r>
    </w:p>
    <w:p w14:paraId="299428B2"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您可以在</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里面调用</w:t>
      </w:r>
      <w:r w:rsidRPr="005E7B64">
        <w:rPr>
          <w:rFonts w:ascii="Segoe UI" w:eastAsia="宋体" w:hAnsi="Segoe UI" w:cs="Segoe UI"/>
          <w:color w:val="333333"/>
          <w:kern w:val="0"/>
          <w:sz w:val="24"/>
          <w:szCs w:val="24"/>
          <w14:ligatures w14:val="none"/>
        </w:rPr>
        <w:t>record()</w:t>
      </w:r>
      <w:r w:rsidRPr="005E7B64">
        <w:rPr>
          <w:rFonts w:ascii="Segoe UI" w:eastAsia="宋体" w:hAnsi="Segoe UI" w:cs="Segoe UI"/>
          <w:color w:val="333333"/>
          <w:kern w:val="0"/>
          <w:sz w:val="24"/>
          <w:szCs w:val="24"/>
          <w14:ligatures w14:val="none"/>
        </w:rPr>
        <w:t>函数记录某些数据</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我们会以图表的方式显示</w:t>
      </w:r>
      <w:proofErr w:type="gramStart"/>
      <w:r w:rsidRPr="005E7B64">
        <w:rPr>
          <w:rFonts w:ascii="Segoe UI" w:eastAsia="宋体" w:hAnsi="Segoe UI" w:cs="Segoe UI"/>
          <w:color w:val="333333"/>
          <w:kern w:val="0"/>
          <w:sz w:val="24"/>
          <w:szCs w:val="24"/>
          <w14:ligatures w14:val="none"/>
        </w:rPr>
        <w:t>在回测结果</w:t>
      </w:r>
      <w:proofErr w:type="gramEnd"/>
      <w:r w:rsidRPr="005E7B64">
        <w:rPr>
          <w:rFonts w:ascii="Segoe UI" w:eastAsia="宋体" w:hAnsi="Segoe UI" w:cs="Segoe UI"/>
          <w:color w:val="333333"/>
          <w:kern w:val="0"/>
          <w:sz w:val="24"/>
          <w:szCs w:val="24"/>
          <w14:ligatures w14:val="none"/>
        </w:rPr>
        <w:t>页面</w:t>
      </w:r>
    </w:p>
    <w:p w14:paraId="33E9FE2B"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您可以在任何时候调用</w:t>
      </w:r>
      <w:r w:rsidRPr="005E7B64">
        <w:rPr>
          <w:rFonts w:ascii="Segoe UI" w:eastAsia="宋体" w:hAnsi="Segoe UI" w:cs="Segoe UI"/>
          <w:color w:val="333333"/>
          <w:kern w:val="0"/>
          <w:sz w:val="24"/>
          <w:szCs w:val="24"/>
          <w14:ligatures w14:val="none"/>
        </w:rPr>
        <w:t>log.info/debug/warn/error</w:t>
      </w:r>
      <w:r w:rsidRPr="005E7B64">
        <w:rPr>
          <w:rFonts w:ascii="Segoe UI" w:eastAsia="宋体" w:hAnsi="Segoe UI" w:cs="Segoe UI"/>
          <w:color w:val="333333"/>
          <w:kern w:val="0"/>
          <w:sz w:val="24"/>
          <w:szCs w:val="24"/>
          <w14:ligatures w14:val="none"/>
        </w:rPr>
        <w:t>函数来打印一些日志</w:t>
      </w:r>
    </w:p>
    <w:p w14:paraId="32C898BB" w14:textId="77777777" w:rsidR="005E7B64" w:rsidRPr="005E7B64" w:rsidRDefault="005E7B64" w:rsidP="005E7B64">
      <w:pPr>
        <w:widowControl/>
        <w:numPr>
          <w:ilvl w:val="0"/>
          <w:numId w:val="21"/>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回测结束</w:t>
      </w:r>
      <w:proofErr w:type="gramEnd"/>
      <w:r w:rsidRPr="005E7B64">
        <w:rPr>
          <w:rFonts w:ascii="Segoe UI" w:eastAsia="宋体" w:hAnsi="Segoe UI" w:cs="Segoe UI"/>
          <w:color w:val="333333"/>
          <w:kern w:val="0"/>
          <w:sz w:val="24"/>
          <w:szCs w:val="24"/>
          <w14:ligatures w14:val="none"/>
        </w:rPr>
        <w:t>后我们会画出您的收益和基准</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参见</w:t>
      </w:r>
      <w:hyperlink r:id="rId70" w:anchor="set_benchmark" w:history="1">
        <w:r w:rsidRPr="005E7B64">
          <w:rPr>
            <w:rFonts w:ascii="Segoe UI" w:eastAsia="宋体" w:hAnsi="Segoe UI" w:cs="Segoe UI"/>
            <w:color w:val="0E90D2"/>
            <w:kern w:val="0"/>
            <w:sz w:val="24"/>
            <w:szCs w:val="24"/>
            <w:u w:val="single"/>
            <w14:ligatures w14:val="none"/>
          </w:rPr>
          <w:t>set_benchmark</w:t>
        </w:r>
      </w:hyperlink>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收益的曲线</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列出每日持仓</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每日交易和一系列风险数据。</w:t>
      </w:r>
    </w:p>
    <w:p w14:paraId="549800FE"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模拟</w:t>
      </w:r>
      <w:proofErr w:type="gramStart"/>
      <w:r w:rsidRPr="005E7B64">
        <w:rPr>
          <w:rFonts w:ascii="Segoe UI" w:eastAsia="宋体" w:hAnsi="Segoe UI" w:cs="Segoe UI"/>
          <w:color w:val="333333"/>
          <w:kern w:val="0"/>
          <w:sz w:val="41"/>
          <w:szCs w:val="41"/>
          <w14:ligatures w14:val="none"/>
        </w:rPr>
        <w:t>盘注意</w:t>
      </w:r>
      <w:proofErr w:type="gramEnd"/>
      <w:r w:rsidRPr="005E7B64">
        <w:rPr>
          <w:rFonts w:ascii="Segoe UI" w:eastAsia="宋体" w:hAnsi="Segoe UI" w:cs="Segoe UI"/>
          <w:color w:val="333333"/>
          <w:kern w:val="0"/>
          <w:sz w:val="41"/>
          <w:szCs w:val="41"/>
          <w14:ligatures w14:val="none"/>
        </w:rPr>
        <w:t>事项</w:t>
      </w:r>
    </w:p>
    <w:p w14:paraId="666AFFEA"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模拟交易是</w:t>
      </w:r>
      <w:proofErr w:type="gramStart"/>
      <w:r w:rsidRPr="005E7B64">
        <w:rPr>
          <w:rFonts w:ascii="Segoe UI" w:eastAsia="宋体" w:hAnsi="Segoe UI" w:cs="Segoe UI"/>
          <w:color w:val="333333"/>
          <w:kern w:val="0"/>
          <w:sz w:val="24"/>
          <w:szCs w:val="24"/>
          <w14:ligatures w14:val="none"/>
        </w:rPr>
        <w:t>根据回测的</w:t>
      </w:r>
      <w:proofErr w:type="gramEnd"/>
      <w:r w:rsidRPr="005E7B64">
        <w:rPr>
          <w:rFonts w:ascii="Segoe UI" w:eastAsia="宋体" w:hAnsi="Segoe UI" w:cs="Segoe UI"/>
          <w:color w:val="333333"/>
          <w:kern w:val="0"/>
          <w:sz w:val="24"/>
          <w:szCs w:val="24"/>
          <w14:ligatures w14:val="none"/>
        </w:rPr>
        <w:t>策略创建的，因此需要先回测，再创建模拟交易，</w:t>
      </w:r>
      <w:hyperlink r:id="rId71" w:anchor="%E5%A6%82%E4%BD%95%E8%BF%9B%E8%A1%8C%E6%A8%A1%E6%8B%9F%E4%BA%A4%E6%98%93%EF%BC%9F" w:history="1">
        <w:r w:rsidRPr="005E7B64">
          <w:rPr>
            <w:rFonts w:ascii="Segoe UI" w:eastAsia="宋体" w:hAnsi="Segoe UI" w:cs="Segoe UI"/>
            <w:color w:val="0E90D2"/>
            <w:kern w:val="0"/>
            <w:sz w:val="24"/>
            <w:szCs w:val="24"/>
            <w:u w:val="single"/>
            <w14:ligatures w14:val="none"/>
          </w:rPr>
          <w:t>如何创建模拟交易？</w:t>
        </w:r>
      </w:hyperlink>
    </w:p>
    <w:p w14:paraId="31E8A693"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为了避免以不合理的价格对标的进行下单，模拟盘在下单时会检查开盘（例如股票为</w:t>
      </w:r>
      <w:r w:rsidRPr="005E7B64">
        <w:rPr>
          <w:rFonts w:ascii="Segoe UI" w:eastAsia="宋体" w:hAnsi="Segoe UI" w:cs="Segoe UI"/>
          <w:color w:val="333333"/>
          <w:kern w:val="0"/>
          <w:sz w:val="24"/>
          <w:szCs w:val="24"/>
          <w14:ligatures w14:val="none"/>
        </w:rPr>
        <w:t>9:25</w:t>
      </w:r>
      <w:r w:rsidRPr="005E7B64">
        <w:rPr>
          <w:rFonts w:ascii="Segoe UI" w:eastAsia="宋体" w:hAnsi="Segoe UI" w:cs="Segoe UI"/>
          <w:color w:val="333333"/>
          <w:kern w:val="0"/>
          <w:sz w:val="24"/>
          <w:szCs w:val="24"/>
          <w14:ligatures w14:val="none"/>
        </w:rPr>
        <w:t>）到下单时刻的累积成交量，若为</w:t>
      </w:r>
      <w:r w:rsidRPr="005E7B64">
        <w:rPr>
          <w:rFonts w:ascii="Segoe UI" w:eastAsia="宋体" w:hAnsi="Segoe UI" w:cs="Segoe UI"/>
          <w:color w:val="333333"/>
          <w:kern w:val="0"/>
          <w:sz w:val="24"/>
          <w:szCs w:val="24"/>
          <w14:ligatures w14:val="none"/>
        </w:rPr>
        <w:t>0</w:t>
      </w:r>
      <w:r w:rsidRPr="005E7B64">
        <w:rPr>
          <w:rFonts w:ascii="Segoe UI" w:eastAsia="宋体" w:hAnsi="Segoe UI" w:cs="Segoe UI"/>
          <w:color w:val="333333"/>
          <w:kern w:val="0"/>
          <w:sz w:val="24"/>
          <w:szCs w:val="24"/>
          <w14:ligatures w14:val="none"/>
        </w:rPr>
        <w:t>则会拒绝，提示：</w:t>
      </w:r>
      <w:r w:rsidRPr="005E7B64">
        <w:rPr>
          <w:rFonts w:ascii="Segoe UI" w:eastAsia="宋体" w:hAnsi="Segoe UI" w:cs="Segoe UI"/>
          <w:color w:val="333333"/>
          <w:kern w:val="0"/>
          <w:sz w:val="24"/>
          <w:szCs w:val="24"/>
          <w14:ligatures w14:val="none"/>
        </w:rPr>
        <w:t xml:space="preserve">WARNING - </w:t>
      </w:r>
      <w:r w:rsidRPr="005E7B64">
        <w:rPr>
          <w:rFonts w:ascii="Segoe UI" w:eastAsia="宋体" w:hAnsi="Segoe UI" w:cs="Segoe UI"/>
          <w:color w:val="333333"/>
          <w:kern w:val="0"/>
          <w:sz w:val="24"/>
          <w:szCs w:val="24"/>
          <w14:ligatures w14:val="none"/>
        </w:rPr>
        <w:t>该标的截至到目前成交量为</w:t>
      </w:r>
      <w:r w:rsidRPr="005E7B64">
        <w:rPr>
          <w:rFonts w:ascii="Segoe UI" w:eastAsia="宋体" w:hAnsi="Segoe UI" w:cs="Segoe UI"/>
          <w:color w:val="333333"/>
          <w:kern w:val="0"/>
          <w:sz w:val="24"/>
          <w:szCs w:val="24"/>
          <w14:ligatures w14:val="none"/>
        </w:rPr>
        <w:t xml:space="preserve">0 </w:t>
      </w:r>
      <w:r w:rsidRPr="005E7B64">
        <w:rPr>
          <w:rFonts w:ascii="Segoe UI" w:eastAsia="宋体" w:hAnsi="Segoe UI" w:cs="Segoe UI"/>
          <w:color w:val="333333"/>
          <w:kern w:val="0"/>
          <w:sz w:val="24"/>
          <w:szCs w:val="24"/>
          <w14:ligatures w14:val="none"/>
        </w:rPr>
        <w:t>，暂时无法成交。</w:t>
      </w:r>
    </w:p>
    <w:p w14:paraId="454B24D4"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模拟盘中因尽量避免在距离开盘时间较早的时间点进行下单</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比如</w:t>
      </w:r>
      <w:r w:rsidRPr="005E7B64">
        <w:rPr>
          <w:rFonts w:ascii="Segoe UI" w:eastAsia="宋体" w:hAnsi="Segoe UI" w:cs="Segoe UI"/>
          <w:color w:val="333333"/>
          <w:kern w:val="0"/>
          <w:sz w:val="24"/>
          <w:szCs w:val="24"/>
          <w14:ligatures w14:val="none"/>
        </w:rPr>
        <w:t>9</w:t>
      </w:r>
      <w:r w:rsidRPr="005E7B64">
        <w:rPr>
          <w:rFonts w:ascii="Segoe UI" w:eastAsia="宋体" w:hAnsi="Segoe UI" w:cs="Segoe UI"/>
          <w:color w:val="333333"/>
          <w:kern w:val="0"/>
          <w:sz w:val="24"/>
          <w:szCs w:val="24"/>
          <w14:ligatures w14:val="none"/>
        </w:rPr>
        <w:t>点以前对股票下单，可能导致当时还没有拿到涨跌停价而产生比较异常的委托甚至委托失败。</w:t>
      </w:r>
    </w:p>
    <w:p w14:paraId="6ED0A12B"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在日级模拟中使用时，使用</w:t>
      </w:r>
      <w:r w:rsidRPr="005E7B64">
        <w:rPr>
          <w:rFonts w:ascii="Segoe UI" w:eastAsia="宋体" w:hAnsi="Segoe UI" w:cs="Segoe UI"/>
          <w:color w:val="333333"/>
          <w:kern w:val="0"/>
          <w:sz w:val="24"/>
          <w:szCs w:val="24"/>
          <w14:ligatures w14:val="none"/>
        </w:rPr>
        <w:t>handle_data</w:t>
      </w:r>
      <w:r w:rsidRPr="005E7B64">
        <w:rPr>
          <w:rFonts w:ascii="Segoe UI" w:eastAsia="宋体" w:hAnsi="Segoe UI" w:cs="Segoe UI"/>
          <w:color w:val="333333"/>
          <w:kern w:val="0"/>
          <w:sz w:val="24"/>
          <w:szCs w:val="24"/>
          <w14:ligatures w14:val="none"/>
        </w:rPr>
        <w:t>或者</w:t>
      </w:r>
      <w:r w:rsidRPr="005E7B64">
        <w:rPr>
          <w:rFonts w:ascii="Segoe UI" w:eastAsia="宋体" w:hAnsi="Segoe UI" w:cs="Segoe UI"/>
          <w:color w:val="333333"/>
          <w:kern w:val="0"/>
          <w:sz w:val="24"/>
          <w:szCs w:val="24"/>
          <w14:ligatures w14:val="none"/>
        </w:rPr>
        <w:t>run_daily</w:t>
      </w:r>
      <w:r w:rsidRPr="005E7B64">
        <w:rPr>
          <w:rFonts w:ascii="Segoe UI" w:eastAsia="宋体" w:hAnsi="Segoe UI" w:cs="Segoe UI"/>
          <w:color w:val="333333"/>
          <w:kern w:val="0"/>
          <w:sz w:val="24"/>
          <w:szCs w:val="24"/>
          <w14:ligatures w14:val="none"/>
        </w:rPr>
        <w:t>中</w:t>
      </w:r>
      <w:r w:rsidRPr="005E7B64">
        <w:rPr>
          <w:rFonts w:ascii="Segoe UI" w:eastAsia="宋体" w:hAnsi="Segoe UI" w:cs="Segoe UI"/>
          <w:color w:val="333333"/>
          <w:kern w:val="0"/>
          <w:sz w:val="24"/>
          <w:szCs w:val="24"/>
          <w14:ligatures w14:val="none"/>
        </w:rPr>
        <w:t>time='9:30'</w:t>
      </w:r>
      <w:r w:rsidRPr="005E7B64">
        <w:rPr>
          <w:rFonts w:ascii="Segoe UI" w:eastAsia="宋体" w:hAnsi="Segoe UI" w:cs="Segoe UI"/>
          <w:color w:val="333333"/>
          <w:kern w:val="0"/>
          <w:sz w:val="24"/>
          <w:szCs w:val="24"/>
          <w14:ligatures w14:val="none"/>
        </w:rPr>
        <w:t>，策略的实际运行时间是</w:t>
      </w:r>
      <w:r w:rsidRPr="005E7B64">
        <w:rPr>
          <w:rFonts w:ascii="Segoe UI" w:eastAsia="宋体" w:hAnsi="Segoe UI" w:cs="Segoe UI"/>
          <w:color w:val="333333"/>
          <w:kern w:val="0"/>
          <w:sz w:val="24"/>
          <w:szCs w:val="24"/>
          <w14:ligatures w14:val="none"/>
        </w:rPr>
        <w:t>9:27~9:30</w:t>
      </w:r>
      <w:r w:rsidRPr="005E7B64">
        <w:rPr>
          <w:rFonts w:ascii="Segoe UI" w:eastAsia="宋体" w:hAnsi="Segoe UI" w:cs="Segoe UI"/>
          <w:color w:val="333333"/>
          <w:kern w:val="0"/>
          <w:sz w:val="24"/>
          <w:szCs w:val="24"/>
          <w14:ligatures w14:val="none"/>
        </w:rPr>
        <w:t>之间；股指期货在</w:t>
      </w:r>
      <w:r w:rsidRPr="005E7B64">
        <w:rPr>
          <w:rFonts w:ascii="Segoe UI" w:eastAsia="宋体" w:hAnsi="Segoe UI" w:cs="Segoe UI"/>
          <w:color w:val="333333"/>
          <w:kern w:val="0"/>
          <w:sz w:val="24"/>
          <w:szCs w:val="24"/>
          <w14:ligatures w14:val="none"/>
        </w:rPr>
        <w:t>9:27~9:30</w:t>
      </w:r>
      <w:r w:rsidRPr="005E7B64">
        <w:rPr>
          <w:rFonts w:ascii="Segoe UI" w:eastAsia="宋体" w:hAnsi="Segoe UI" w:cs="Segoe UI"/>
          <w:color w:val="333333"/>
          <w:kern w:val="0"/>
          <w:sz w:val="24"/>
          <w:szCs w:val="24"/>
          <w14:ligatures w14:val="none"/>
        </w:rPr>
        <w:t>之间有可能没有产生集合竞价，会出现</w:t>
      </w:r>
      <w:r w:rsidRPr="005E7B64">
        <w:rPr>
          <w:rFonts w:ascii="Segoe UI" w:eastAsia="宋体" w:hAnsi="Segoe UI" w:cs="Segoe UI"/>
          <w:color w:val="333333"/>
          <w:kern w:val="0"/>
          <w:sz w:val="24"/>
          <w:szCs w:val="24"/>
          <w14:ligatures w14:val="none"/>
        </w:rPr>
        <w:t>9:30</w:t>
      </w:r>
      <w:r w:rsidRPr="005E7B64">
        <w:rPr>
          <w:rFonts w:ascii="Segoe UI" w:eastAsia="宋体" w:hAnsi="Segoe UI" w:cs="Segoe UI"/>
          <w:color w:val="333333"/>
          <w:kern w:val="0"/>
          <w:sz w:val="24"/>
          <w:szCs w:val="24"/>
          <w14:ligatures w14:val="none"/>
        </w:rPr>
        <w:t>下单提示</w:t>
      </w:r>
      <w:r w:rsidRPr="005E7B64">
        <w:rPr>
          <w:rFonts w:ascii="Segoe UI" w:eastAsia="宋体" w:hAnsi="Segoe UI" w:cs="Segoe UI"/>
          <w:b/>
          <w:bCs/>
          <w:color w:val="333333"/>
          <w:kern w:val="0"/>
          <w:sz w:val="24"/>
          <w:szCs w:val="24"/>
          <w14:ligatures w14:val="none"/>
        </w:rPr>
        <w:t>该标的截至到目前成交量为</w:t>
      </w:r>
      <w:r w:rsidRPr="005E7B64">
        <w:rPr>
          <w:rFonts w:ascii="Segoe UI" w:eastAsia="宋体" w:hAnsi="Segoe UI" w:cs="Segoe UI"/>
          <w:b/>
          <w:bCs/>
          <w:color w:val="333333"/>
          <w:kern w:val="0"/>
          <w:sz w:val="24"/>
          <w:szCs w:val="24"/>
          <w14:ligatures w14:val="none"/>
        </w:rPr>
        <w:t>0</w:t>
      </w:r>
      <w:r w:rsidRPr="005E7B64">
        <w:rPr>
          <w:rFonts w:ascii="Segoe UI" w:eastAsia="宋体" w:hAnsi="Segoe UI" w:cs="Segoe UI"/>
          <w:color w:val="333333"/>
          <w:kern w:val="0"/>
          <w:sz w:val="24"/>
          <w:szCs w:val="24"/>
          <w14:ligatures w14:val="none"/>
        </w:rPr>
        <w:t>，可以忽略或者在</w:t>
      </w:r>
      <w:r w:rsidRPr="005E7B64">
        <w:rPr>
          <w:rFonts w:ascii="Segoe UI" w:eastAsia="宋体" w:hAnsi="Segoe UI" w:cs="Segoe UI"/>
          <w:color w:val="333333"/>
          <w:kern w:val="0"/>
          <w:sz w:val="24"/>
          <w:szCs w:val="24"/>
          <w14:ligatures w14:val="none"/>
        </w:rPr>
        <w:t>9:31</w:t>
      </w:r>
      <w:r w:rsidRPr="005E7B64">
        <w:rPr>
          <w:rFonts w:ascii="Segoe UI" w:eastAsia="宋体" w:hAnsi="Segoe UI" w:cs="Segoe UI"/>
          <w:color w:val="333333"/>
          <w:kern w:val="0"/>
          <w:sz w:val="24"/>
          <w:szCs w:val="24"/>
          <w14:ligatures w14:val="none"/>
        </w:rPr>
        <w:t>及之后运行；</w:t>
      </w:r>
    </w:p>
    <w:p w14:paraId="54C3EBC0"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模拟盘在每天运行结束后会保存状态</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结束进程</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相当于休眠</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然后在第二天恢复</w:t>
      </w:r>
      <w:r w:rsidRPr="005E7B64">
        <w:rPr>
          <w:rFonts w:ascii="Segoe UI" w:eastAsia="宋体" w:hAnsi="Segoe UI" w:cs="Segoe UI"/>
          <w:color w:val="333333"/>
          <w:kern w:val="0"/>
          <w:sz w:val="24"/>
          <w:szCs w:val="24"/>
          <w14:ligatures w14:val="none"/>
        </w:rPr>
        <w:t>.</w:t>
      </w:r>
    </w:p>
    <w:p w14:paraId="7B380BC6"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进程结束时会保存这些状态</w:t>
      </w:r>
      <w:r w:rsidRPr="005E7B64">
        <w:rPr>
          <w:rFonts w:ascii="Segoe UI" w:eastAsia="宋体" w:hAnsi="Segoe UI" w:cs="Segoe UI"/>
          <w:color w:val="333333"/>
          <w:kern w:val="0"/>
          <w:sz w:val="24"/>
          <w:szCs w:val="24"/>
          <w14:ligatures w14:val="none"/>
        </w:rPr>
        <w:t>:</w:t>
      </w:r>
    </w:p>
    <w:p w14:paraId="3028A1C4" w14:textId="77777777" w:rsidR="005E7B64" w:rsidRPr="005E7B64" w:rsidRDefault="005E7B64" w:rsidP="005E7B64">
      <w:pPr>
        <w:widowControl/>
        <w:numPr>
          <w:ilvl w:val="1"/>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用户账户</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持仓</w:t>
      </w:r>
    </w:p>
    <w:p w14:paraId="21D2B957" w14:textId="77777777" w:rsidR="005E7B64" w:rsidRPr="005E7B64" w:rsidRDefault="005E7B64" w:rsidP="005E7B64">
      <w:pPr>
        <w:widowControl/>
        <w:numPr>
          <w:ilvl w:val="1"/>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使用</w:t>
      </w:r>
      <w:r w:rsidRPr="005E7B64">
        <w:rPr>
          <w:rFonts w:ascii="Segoe UI" w:eastAsia="宋体" w:hAnsi="Segoe UI" w:cs="Segoe UI"/>
          <w:color w:val="333333"/>
          <w:kern w:val="0"/>
          <w:sz w:val="24"/>
          <w:szCs w:val="24"/>
          <w14:ligatures w14:val="none"/>
        </w:rPr>
        <w:t xml:space="preserve"> pickle </w:t>
      </w:r>
      <w:r w:rsidRPr="005E7B64">
        <w:rPr>
          <w:rFonts w:ascii="Segoe UI" w:eastAsia="宋体" w:hAnsi="Segoe UI" w:cs="Segoe UI"/>
          <w:color w:val="333333"/>
          <w:kern w:val="0"/>
          <w:sz w:val="24"/>
          <w:szCs w:val="24"/>
          <w14:ligatures w14:val="none"/>
        </w:rPr>
        <w:t>保存</w:t>
      </w:r>
      <w:r w:rsidRPr="005E7B64">
        <w:rPr>
          <w:rFonts w:ascii="Segoe UI" w:eastAsia="宋体" w:hAnsi="Segoe UI" w:cs="Segoe UI"/>
          <w:color w:val="333333"/>
          <w:kern w:val="0"/>
          <w:sz w:val="24"/>
          <w:szCs w:val="24"/>
          <w14:ligatures w14:val="none"/>
        </w:rPr>
        <w:t> </w:t>
      </w:r>
      <w:hyperlink r:id="rId72" w:anchor="g" w:history="1">
        <w:r w:rsidRPr="005E7B64">
          <w:rPr>
            <w:rFonts w:ascii="Segoe UI" w:eastAsia="宋体" w:hAnsi="Segoe UI" w:cs="Segoe UI"/>
            <w:color w:val="0E90D2"/>
            <w:kern w:val="0"/>
            <w:sz w:val="24"/>
            <w:szCs w:val="24"/>
            <w:u w:val="single"/>
            <w14:ligatures w14:val="none"/>
          </w:rPr>
          <w:t>g</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对象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注意</w:t>
      </w:r>
    </w:p>
    <w:p w14:paraId="2C1D0FFB" w14:textId="77777777" w:rsidR="005E7B64" w:rsidRPr="005E7B64" w:rsidRDefault="005E7B64" w:rsidP="005E7B64">
      <w:pPr>
        <w:widowControl/>
        <w:numPr>
          <w:ilvl w:val="2"/>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 xml:space="preserve">g </w:t>
      </w:r>
      <w:r w:rsidRPr="005E7B64">
        <w:rPr>
          <w:rFonts w:ascii="Segoe UI" w:eastAsia="宋体" w:hAnsi="Segoe UI" w:cs="Segoe UI"/>
          <w:color w:val="333333"/>
          <w:kern w:val="0"/>
          <w:sz w:val="24"/>
          <w:szCs w:val="24"/>
          <w14:ligatures w14:val="none"/>
        </w:rPr>
        <w:t>中以</w:t>
      </w:r>
      <w:r w:rsidRPr="005E7B64">
        <w:rPr>
          <w:rFonts w:ascii="Segoe UI" w:eastAsia="宋体" w:hAnsi="Segoe UI" w:cs="Segoe UI"/>
          <w:color w:val="333333"/>
          <w:kern w:val="0"/>
          <w:sz w:val="24"/>
          <w:szCs w:val="24"/>
          <w14:ligatures w14:val="none"/>
        </w:rPr>
        <w:t xml:space="preserve"> '__' </w:t>
      </w:r>
      <w:r w:rsidRPr="005E7B64">
        <w:rPr>
          <w:rFonts w:ascii="Segoe UI" w:eastAsia="宋体" w:hAnsi="Segoe UI" w:cs="Segoe UI"/>
          <w:color w:val="333333"/>
          <w:kern w:val="0"/>
          <w:sz w:val="24"/>
          <w:szCs w:val="24"/>
          <w14:ligatures w14:val="none"/>
        </w:rPr>
        <w:t>开头的变量将被忽略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不会被保存</w:t>
      </w:r>
    </w:p>
    <w:p w14:paraId="71FACDB2" w14:textId="77777777" w:rsidR="005E7B64" w:rsidRPr="005E7B64" w:rsidRDefault="005E7B64" w:rsidP="005E7B64">
      <w:pPr>
        <w:widowControl/>
        <w:numPr>
          <w:ilvl w:val="2"/>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g </w:t>
      </w:r>
      <w:r w:rsidRPr="005E7B64">
        <w:rPr>
          <w:rFonts w:ascii="Segoe UI" w:eastAsia="宋体" w:hAnsi="Segoe UI" w:cs="Segoe UI"/>
          <w:color w:val="333333"/>
          <w:kern w:val="0"/>
          <w:sz w:val="24"/>
          <w:szCs w:val="24"/>
          <w14:ligatures w14:val="none"/>
        </w:rPr>
        <w:t>中不能序列化的变量不会被保存</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重启后会不存在</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如果你写了如下的代码</w:t>
      </w:r>
      <w:r w:rsidRPr="005E7B64">
        <w:rPr>
          <w:rFonts w:ascii="Segoe UI" w:eastAsia="宋体" w:hAnsi="Segoe UI" w:cs="Segoe UI"/>
          <w:color w:val="333333"/>
          <w:kern w:val="0"/>
          <w:sz w:val="24"/>
          <w:szCs w:val="24"/>
          <w14:ligatures w14:val="none"/>
        </w:rPr>
        <w:t>:</w:t>
      </w:r>
    </w:p>
    <w:p w14:paraId="3DB22ABD" w14:textId="77777777" w:rsidR="005E7B64" w:rsidRPr="005E7B64" w:rsidRDefault="005E7B64" w:rsidP="005E7B64">
      <w:pPr>
        <w:widowControl/>
        <w:numPr>
          <w:ilvl w:val="1"/>
          <w:numId w:val="22"/>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def initialize(context):</w:t>
      </w:r>
    </w:p>
    <w:p w14:paraId="771E5EE9" w14:textId="77777777" w:rsidR="005E7B64" w:rsidRPr="005E7B64" w:rsidRDefault="005E7B64" w:rsidP="005E7B64">
      <w:pPr>
        <w:widowControl/>
        <w:numPr>
          <w:ilvl w:val="1"/>
          <w:numId w:val="22"/>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w:t>
      </w:r>
      <w:proofErr w:type="gramStart"/>
      <w:r w:rsidRPr="005E7B64">
        <w:rPr>
          <w:rFonts w:ascii="Source Code Pro" w:eastAsia="宋体" w:hAnsi="Source Code Pro" w:cs="宋体"/>
          <w:color w:val="555555"/>
          <w:kern w:val="0"/>
          <w:sz w:val="24"/>
          <w:szCs w:val="24"/>
          <w14:ligatures w14:val="none"/>
        </w:rPr>
        <w:t>g.query</w:t>
      </w:r>
      <w:proofErr w:type="gramEnd"/>
      <w:r w:rsidRPr="005E7B64">
        <w:rPr>
          <w:rFonts w:ascii="Source Code Pro" w:eastAsia="宋体" w:hAnsi="Source Code Pro" w:cs="宋体"/>
          <w:color w:val="555555"/>
          <w:kern w:val="0"/>
          <w:sz w:val="24"/>
          <w:szCs w:val="24"/>
          <w14:ligatures w14:val="none"/>
        </w:rPr>
        <w:t xml:space="preserve"> = query(valuation)</w:t>
      </w:r>
    </w:p>
    <w:p w14:paraId="632C1112" w14:textId="77777777" w:rsidR="005E7B64" w:rsidRPr="005E7B64" w:rsidRDefault="005E7B64" w:rsidP="005E7B64">
      <w:pPr>
        <w:widowControl/>
        <w:numPr>
          <w:ilvl w:val="2"/>
          <w:numId w:val="22"/>
        </w:numPr>
        <w:shd w:val="clear" w:color="auto" w:fill="FFFFFF"/>
        <w:jc w:val="left"/>
        <w:rPr>
          <w:rFonts w:ascii="Segoe UI" w:eastAsia="宋体" w:hAnsi="Segoe UI" w:cs="Segoe UI"/>
          <w:color w:val="333333"/>
          <w:kern w:val="0"/>
          <w:sz w:val="24"/>
          <w:szCs w:val="24"/>
          <w14:ligatures w14:val="none"/>
        </w:rPr>
      </w:pPr>
      <w:hyperlink r:id="rId73" w:anchor="g" w:history="1">
        <w:r w:rsidRPr="005E7B64">
          <w:rPr>
            <w:rFonts w:ascii="Segoe UI" w:eastAsia="宋体" w:hAnsi="Segoe UI" w:cs="Segoe UI"/>
            <w:color w:val="0E90D2"/>
            <w:kern w:val="0"/>
            <w:sz w:val="24"/>
            <w:szCs w:val="24"/>
            <w:u w:val="single"/>
            <w14:ligatures w14:val="none"/>
          </w:rPr>
          <w:t>g</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将不能被保存</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因为</w:t>
      </w:r>
      <w:r w:rsidRPr="005E7B64">
        <w:rPr>
          <w:rFonts w:ascii="Segoe UI" w:eastAsia="宋体" w:hAnsi="Segoe UI" w:cs="Segoe UI"/>
          <w:color w:val="333333"/>
          <w:kern w:val="0"/>
          <w:sz w:val="24"/>
          <w:szCs w:val="24"/>
          <w14:ligatures w14:val="none"/>
        </w:rPr>
        <w:t xml:space="preserve"> query() </w:t>
      </w:r>
      <w:r w:rsidRPr="005E7B64">
        <w:rPr>
          <w:rFonts w:ascii="Segoe UI" w:eastAsia="宋体" w:hAnsi="Segoe UI" w:cs="Segoe UI"/>
          <w:color w:val="333333"/>
          <w:kern w:val="0"/>
          <w:sz w:val="24"/>
          <w:szCs w:val="24"/>
          <w14:ligatures w14:val="none"/>
        </w:rPr>
        <w:t>返回的对象并不能被持久化</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重启后也不会再执行</w:t>
      </w:r>
      <w:r w:rsidRPr="005E7B64">
        <w:rPr>
          <w:rFonts w:ascii="Segoe UI" w:eastAsia="宋体" w:hAnsi="Segoe UI" w:cs="Segoe UI"/>
          <w:color w:val="333333"/>
          <w:kern w:val="0"/>
          <w:sz w:val="24"/>
          <w:szCs w:val="24"/>
          <w14:ligatures w14:val="none"/>
        </w:rPr>
        <w:t> </w:t>
      </w:r>
      <w:hyperlink r:id="rId74"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使用</w:t>
      </w:r>
      <w:r w:rsidRPr="005E7B64">
        <w:rPr>
          <w:rFonts w:ascii="Segoe UI" w:eastAsia="宋体" w:hAnsi="Segoe UI" w:cs="Segoe UI"/>
          <w:color w:val="333333"/>
          <w:kern w:val="0"/>
          <w:sz w:val="24"/>
          <w:szCs w:val="24"/>
          <w14:ligatures w14:val="none"/>
        </w:rPr>
        <w:t xml:space="preserve"> g.query </w:t>
      </w:r>
      <w:r w:rsidRPr="005E7B64">
        <w:rPr>
          <w:rFonts w:ascii="Segoe UI" w:eastAsia="宋体" w:hAnsi="Segoe UI" w:cs="Segoe UI"/>
          <w:color w:val="333333"/>
          <w:kern w:val="0"/>
          <w:sz w:val="24"/>
          <w:szCs w:val="24"/>
          <w14:ligatures w14:val="none"/>
        </w:rPr>
        <w:t>将会抛出</w:t>
      </w:r>
      <w:r w:rsidRPr="005E7B64">
        <w:rPr>
          <w:rFonts w:ascii="Segoe UI" w:eastAsia="宋体" w:hAnsi="Segoe UI" w:cs="Segoe UI"/>
          <w:color w:val="333333"/>
          <w:kern w:val="0"/>
          <w:sz w:val="24"/>
          <w:szCs w:val="24"/>
          <w14:ligatures w14:val="none"/>
        </w:rPr>
        <w:t xml:space="preserve"> AttributeError </w:t>
      </w:r>
      <w:r w:rsidRPr="005E7B64">
        <w:rPr>
          <w:rFonts w:ascii="Segoe UI" w:eastAsia="宋体" w:hAnsi="Segoe UI" w:cs="Segoe UI"/>
          <w:color w:val="333333"/>
          <w:kern w:val="0"/>
          <w:sz w:val="24"/>
          <w:szCs w:val="24"/>
          <w14:ligatures w14:val="none"/>
        </w:rPr>
        <w:t>异常。正确的做法是</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在</w:t>
      </w:r>
      <w:r w:rsidRPr="005E7B64">
        <w:rPr>
          <w:rFonts w:ascii="Segoe UI" w:eastAsia="宋体" w:hAnsi="Segoe UI" w:cs="Segoe UI"/>
          <w:color w:val="333333"/>
          <w:kern w:val="0"/>
          <w:sz w:val="24"/>
          <w:szCs w:val="24"/>
          <w14:ligatures w14:val="none"/>
        </w:rPr>
        <w:t> </w:t>
      </w:r>
      <w:hyperlink r:id="rId75" w:anchor="process_initialize" w:history="1">
        <w:r w:rsidRPr="005E7B64">
          <w:rPr>
            <w:rFonts w:ascii="Segoe UI" w:eastAsia="宋体" w:hAnsi="Segoe UI" w:cs="Segoe UI"/>
            <w:color w:val="0E90D2"/>
            <w:kern w:val="0"/>
            <w:sz w:val="24"/>
            <w:szCs w:val="24"/>
            <w:u w:val="single"/>
            <w14:ligatures w14:val="none"/>
          </w:rPr>
          <w:t>process_initialize</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中初始化它</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并且名字以</w:t>
      </w:r>
      <w:r w:rsidRPr="005E7B64">
        <w:rPr>
          <w:rFonts w:ascii="Segoe UI" w:eastAsia="宋体" w:hAnsi="Segoe UI" w:cs="Segoe UI"/>
          <w:color w:val="333333"/>
          <w:kern w:val="0"/>
          <w:sz w:val="24"/>
          <w:szCs w:val="24"/>
          <w14:ligatures w14:val="none"/>
        </w:rPr>
        <w:t xml:space="preserve"> '__' </w:t>
      </w:r>
      <w:r w:rsidRPr="005E7B64">
        <w:rPr>
          <w:rFonts w:ascii="Segoe UI" w:eastAsia="宋体" w:hAnsi="Segoe UI" w:cs="Segoe UI"/>
          <w:color w:val="333333"/>
          <w:kern w:val="0"/>
          <w:sz w:val="24"/>
          <w:szCs w:val="24"/>
          <w14:ligatures w14:val="none"/>
        </w:rPr>
        <w:t>开头</w:t>
      </w:r>
      <w:r w:rsidRPr="005E7B64">
        <w:rPr>
          <w:rFonts w:ascii="Segoe UI" w:eastAsia="宋体" w:hAnsi="Segoe UI" w:cs="Segoe UI"/>
          <w:color w:val="333333"/>
          <w:kern w:val="0"/>
          <w:sz w:val="24"/>
          <w:szCs w:val="24"/>
          <w14:ligatures w14:val="none"/>
        </w:rPr>
        <w:t>.</w:t>
      </w:r>
    </w:p>
    <w:p w14:paraId="2C97C644" w14:textId="77777777" w:rsidR="005E7B64" w:rsidRPr="005E7B64" w:rsidRDefault="005E7B64" w:rsidP="005E7B64">
      <w:pPr>
        <w:widowControl/>
        <w:numPr>
          <w:ilvl w:val="1"/>
          <w:numId w:val="22"/>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def process_initialize(context):</w:t>
      </w:r>
    </w:p>
    <w:p w14:paraId="559DF9AA" w14:textId="77777777" w:rsidR="005E7B64" w:rsidRPr="005E7B64" w:rsidRDefault="005E7B64" w:rsidP="005E7B64">
      <w:pPr>
        <w:widowControl/>
        <w:numPr>
          <w:ilvl w:val="1"/>
          <w:numId w:val="22"/>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g.__query = query(valuation)</w:t>
      </w:r>
    </w:p>
    <w:p w14:paraId="287FDC3B" w14:textId="77777777" w:rsidR="005E7B64" w:rsidRPr="005E7B64" w:rsidRDefault="005E7B64" w:rsidP="005E7B64">
      <w:pPr>
        <w:widowControl/>
        <w:numPr>
          <w:ilvl w:val="2"/>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注意</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涉及到</w:t>
      </w:r>
      <w:r w:rsidRPr="005E7B64">
        <w:rPr>
          <w:rFonts w:ascii="Segoe UI" w:eastAsia="宋体" w:hAnsi="Segoe UI" w:cs="Segoe UI"/>
          <w:color w:val="333333"/>
          <w:kern w:val="0"/>
          <w:sz w:val="24"/>
          <w:szCs w:val="24"/>
          <w14:ligatures w14:val="none"/>
        </w:rPr>
        <w:t>IO(</w:t>
      </w:r>
      <w:r w:rsidRPr="005E7B64">
        <w:rPr>
          <w:rFonts w:ascii="Segoe UI" w:eastAsia="宋体" w:hAnsi="Segoe UI" w:cs="Segoe UI"/>
          <w:color w:val="333333"/>
          <w:kern w:val="0"/>
          <w:sz w:val="24"/>
          <w:szCs w:val="24"/>
          <w14:ligatures w14:val="none"/>
        </w:rPr>
        <w:t>打开的文件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网络连接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数据库连接</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的对象是不能被序列化的</w:t>
      </w:r>
      <w:r w:rsidRPr="005E7B64">
        <w:rPr>
          <w:rFonts w:ascii="Segoe UI" w:eastAsia="宋体" w:hAnsi="Segoe UI" w:cs="Segoe UI"/>
          <w:color w:val="333333"/>
          <w:kern w:val="0"/>
          <w:sz w:val="24"/>
          <w:szCs w:val="24"/>
          <w14:ligatures w14:val="none"/>
        </w:rPr>
        <w:t>:</w:t>
      </w:r>
    </w:p>
    <w:p w14:paraId="4C30855F" w14:textId="77777777" w:rsidR="005E7B64" w:rsidRPr="005E7B64" w:rsidRDefault="005E7B64" w:rsidP="005E7B64">
      <w:pPr>
        <w:widowControl/>
        <w:numPr>
          <w:ilvl w:val="3"/>
          <w:numId w:val="22"/>
        </w:numPr>
        <w:shd w:val="clear" w:color="auto" w:fill="FFFFFF"/>
        <w:jc w:val="left"/>
        <w:rPr>
          <w:rFonts w:ascii="Segoe UI" w:eastAsia="宋体" w:hAnsi="Segoe UI" w:cs="Segoe UI"/>
          <w:color w:val="333333"/>
          <w:kern w:val="0"/>
          <w:sz w:val="24"/>
          <w:szCs w:val="24"/>
          <w14:ligatures w14:val="none"/>
        </w:rPr>
      </w:pPr>
      <w:r w:rsidRPr="005E7B64">
        <w:rPr>
          <w:rFonts w:ascii="Source Code Pro" w:eastAsia="宋体" w:hAnsi="Source Code Pro" w:cs="宋体"/>
          <w:color w:val="C7254E"/>
          <w:kern w:val="0"/>
          <w:sz w:val="22"/>
          <w:shd w:val="clear" w:color="auto" w:fill="F8F8F8"/>
          <w14:ligatures w14:val="none"/>
        </w:rPr>
        <w:t>query(valuation)</w:t>
      </w:r>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数据库连接</w:t>
      </w:r>
    </w:p>
    <w:p w14:paraId="7C79615A" w14:textId="77777777" w:rsidR="005E7B64" w:rsidRPr="005E7B64" w:rsidRDefault="005E7B64" w:rsidP="005E7B64">
      <w:pPr>
        <w:widowControl/>
        <w:numPr>
          <w:ilvl w:val="3"/>
          <w:numId w:val="22"/>
        </w:numPr>
        <w:shd w:val="clear" w:color="auto" w:fill="FFFFFF"/>
        <w:jc w:val="left"/>
        <w:rPr>
          <w:rFonts w:ascii="Segoe UI" w:eastAsia="宋体" w:hAnsi="Segoe UI" w:cs="Segoe UI"/>
          <w:color w:val="333333"/>
          <w:kern w:val="0"/>
          <w:sz w:val="24"/>
          <w:szCs w:val="24"/>
          <w14:ligatures w14:val="none"/>
        </w:rPr>
      </w:pPr>
      <w:r w:rsidRPr="005E7B64">
        <w:rPr>
          <w:rFonts w:ascii="Source Code Pro" w:eastAsia="宋体" w:hAnsi="Source Code Pro" w:cs="宋体"/>
          <w:color w:val="C7254E"/>
          <w:kern w:val="0"/>
          <w:sz w:val="22"/>
          <w:shd w:val="clear" w:color="auto" w:fill="F8F8F8"/>
          <w14:ligatures w14:val="none"/>
        </w:rPr>
        <w:t>open("some/path")</w:t>
      </w:r>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打开的文件</w:t>
      </w:r>
    </w:p>
    <w:p w14:paraId="5798C3B6" w14:textId="77777777" w:rsidR="005E7B64" w:rsidRPr="005E7B64" w:rsidRDefault="005E7B64" w:rsidP="005E7B64">
      <w:pPr>
        <w:widowControl/>
        <w:numPr>
          <w:ilvl w:val="3"/>
          <w:numId w:val="22"/>
        </w:numPr>
        <w:shd w:val="clear" w:color="auto" w:fill="FFFFFF"/>
        <w:jc w:val="left"/>
        <w:rPr>
          <w:rFonts w:ascii="Segoe UI" w:eastAsia="宋体" w:hAnsi="Segoe UI" w:cs="Segoe UI"/>
          <w:color w:val="333333"/>
          <w:kern w:val="0"/>
          <w:sz w:val="24"/>
          <w:szCs w:val="24"/>
          <w14:ligatures w14:val="none"/>
        </w:rPr>
      </w:pPr>
      <w:r w:rsidRPr="005E7B64">
        <w:rPr>
          <w:rFonts w:ascii="Source Code Pro" w:eastAsia="宋体" w:hAnsi="Source Code Pro" w:cs="宋体"/>
          <w:color w:val="C7254E"/>
          <w:kern w:val="0"/>
          <w:sz w:val="22"/>
          <w:shd w:val="clear" w:color="auto" w:fill="F8F8F8"/>
          <w14:ligatures w14:val="none"/>
        </w:rPr>
        <w:t>requests.get('')</w:t>
      </w:r>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网络连接</w:t>
      </w:r>
    </w:p>
    <w:p w14:paraId="1A990D70" w14:textId="77777777" w:rsidR="005E7B64" w:rsidRPr="005E7B64" w:rsidRDefault="005E7B64" w:rsidP="005E7B64">
      <w:pPr>
        <w:widowControl/>
        <w:numPr>
          <w:ilvl w:val="1"/>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使用</w:t>
      </w:r>
      <w:r w:rsidRPr="005E7B64">
        <w:rPr>
          <w:rFonts w:ascii="Segoe UI" w:eastAsia="宋体" w:hAnsi="Segoe UI" w:cs="Segoe UI"/>
          <w:color w:val="333333"/>
          <w:kern w:val="0"/>
          <w:sz w:val="24"/>
          <w:szCs w:val="24"/>
          <w14:ligatures w14:val="none"/>
        </w:rPr>
        <w:t xml:space="preserve"> pickle</w:t>
      </w:r>
      <w:r w:rsidRPr="005E7B64">
        <w:rPr>
          <w:rFonts w:ascii="Segoe UI" w:eastAsia="宋体" w:hAnsi="Segoe UI" w:cs="Segoe UI"/>
          <w:color w:val="333333"/>
          <w:kern w:val="0"/>
          <w:sz w:val="24"/>
          <w:szCs w:val="24"/>
          <w14:ligatures w14:val="none"/>
        </w:rPr>
        <w:t>保存</w:t>
      </w:r>
      <w:r w:rsidRPr="005E7B64">
        <w:rPr>
          <w:rFonts w:ascii="Segoe UI" w:eastAsia="宋体" w:hAnsi="Segoe UI" w:cs="Segoe UI"/>
          <w:color w:val="333333"/>
          <w:kern w:val="0"/>
          <w:sz w:val="24"/>
          <w:szCs w:val="24"/>
          <w14:ligatures w14:val="none"/>
        </w:rPr>
        <w:t> </w:t>
      </w:r>
      <w:hyperlink r:id="rId76" w:anchor="Context" w:history="1">
        <w:r w:rsidRPr="005E7B64">
          <w:rPr>
            <w:rFonts w:ascii="Segoe UI" w:eastAsia="宋体" w:hAnsi="Segoe UI" w:cs="Segoe UI"/>
            <w:color w:val="0E90D2"/>
            <w:kern w:val="0"/>
            <w:sz w:val="24"/>
            <w:szCs w:val="24"/>
            <w:u w:val="single"/>
            <w14:ligatures w14:val="none"/>
          </w:rPr>
          <w:t>context</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对象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处理方式跟</w:t>
      </w:r>
      <w:r w:rsidRPr="005E7B64">
        <w:rPr>
          <w:rFonts w:ascii="Segoe UI" w:eastAsia="宋体" w:hAnsi="Segoe UI" w:cs="Segoe UI"/>
          <w:color w:val="333333"/>
          <w:kern w:val="0"/>
          <w:sz w:val="24"/>
          <w:szCs w:val="24"/>
          <w14:ligatures w14:val="none"/>
        </w:rPr>
        <w:t> </w:t>
      </w:r>
      <w:hyperlink r:id="rId77" w:anchor="g" w:history="1">
        <w:r w:rsidRPr="005E7B64">
          <w:rPr>
            <w:rFonts w:ascii="Segoe UI" w:eastAsia="宋体" w:hAnsi="Segoe UI" w:cs="Segoe UI"/>
            <w:color w:val="0E90D2"/>
            <w:kern w:val="0"/>
            <w:sz w:val="24"/>
            <w:szCs w:val="24"/>
            <w:u w:val="single"/>
            <w14:ligatures w14:val="none"/>
          </w:rPr>
          <w:t>g</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一样</w:t>
      </w:r>
    </w:p>
    <w:p w14:paraId="7CA53FE0" w14:textId="77777777" w:rsidR="005E7B64" w:rsidRPr="005E7B64" w:rsidRDefault="005E7B64" w:rsidP="005E7B64">
      <w:pPr>
        <w:widowControl/>
        <w:numPr>
          <w:ilvl w:val="1"/>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为了防止恶意攻击</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序列化之后的状态大小不能超过</w:t>
      </w:r>
      <w:r w:rsidRPr="005E7B64">
        <w:rPr>
          <w:rFonts w:ascii="Segoe UI" w:eastAsia="宋体" w:hAnsi="Segoe UI" w:cs="Segoe UI"/>
          <w:color w:val="333333"/>
          <w:kern w:val="0"/>
          <w:sz w:val="24"/>
          <w:szCs w:val="24"/>
          <w14:ligatures w14:val="none"/>
        </w:rPr>
        <w:t xml:space="preserve"> 30M, </w:t>
      </w:r>
      <w:r w:rsidRPr="005E7B64">
        <w:rPr>
          <w:rFonts w:ascii="Segoe UI" w:eastAsia="宋体" w:hAnsi="Segoe UI" w:cs="Segoe UI"/>
          <w:color w:val="333333"/>
          <w:kern w:val="0"/>
          <w:sz w:val="24"/>
          <w:szCs w:val="24"/>
          <w14:ligatures w14:val="none"/>
        </w:rPr>
        <w:t>如果超出将在保存状态时运行失败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当超过</w:t>
      </w:r>
      <w:r w:rsidRPr="005E7B64">
        <w:rPr>
          <w:rFonts w:ascii="Segoe UI" w:eastAsia="宋体" w:hAnsi="Segoe UI" w:cs="Segoe UI"/>
          <w:color w:val="333333"/>
          <w:kern w:val="0"/>
          <w:sz w:val="24"/>
          <w:szCs w:val="24"/>
          <w14:ligatures w14:val="none"/>
        </w:rPr>
        <w:t xml:space="preserve"> 20M </w:t>
      </w:r>
      <w:r w:rsidRPr="005E7B64">
        <w:rPr>
          <w:rFonts w:ascii="Segoe UI" w:eastAsia="宋体" w:hAnsi="Segoe UI" w:cs="Segoe UI"/>
          <w:color w:val="333333"/>
          <w:kern w:val="0"/>
          <w:sz w:val="24"/>
          <w:szCs w:val="24"/>
          <w14:ligatures w14:val="none"/>
        </w:rPr>
        <w:t>时日志中会有警告提示</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请注意日志</w:t>
      </w:r>
      <w:r w:rsidRPr="005E7B64">
        <w:rPr>
          <w:rFonts w:ascii="Segoe UI" w:eastAsia="宋体" w:hAnsi="Segoe UI" w:cs="Segoe UI"/>
          <w:color w:val="333333"/>
          <w:kern w:val="0"/>
          <w:sz w:val="24"/>
          <w:szCs w:val="24"/>
          <w14:ligatures w14:val="none"/>
        </w:rPr>
        <w:t>.</w:t>
      </w:r>
    </w:p>
    <w:p w14:paraId="6A906B6F"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恢复过程是这样的</w:t>
      </w:r>
      <w:r w:rsidRPr="005E7B64">
        <w:rPr>
          <w:rFonts w:ascii="Segoe UI" w:eastAsia="宋体" w:hAnsi="Segoe UI" w:cs="Segoe UI"/>
          <w:color w:val="333333"/>
          <w:kern w:val="0"/>
          <w:sz w:val="24"/>
          <w:szCs w:val="24"/>
          <w14:ligatures w14:val="none"/>
        </w:rPr>
        <w:t>:</w:t>
      </w:r>
    </w:p>
    <w:p w14:paraId="4176734A" w14:textId="77777777" w:rsidR="005E7B64" w:rsidRPr="005E7B64" w:rsidRDefault="005E7B64" w:rsidP="005E7B64">
      <w:pPr>
        <w:widowControl/>
        <w:numPr>
          <w:ilvl w:val="1"/>
          <w:numId w:val="23"/>
        </w:numPr>
        <w:shd w:val="clear" w:color="auto" w:fill="FFFFFF"/>
        <w:ind w:left="1440" w:hanging="36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加载策略代码</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因为</w:t>
      </w:r>
      <w:r w:rsidRPr="005E7B64">
        <w:rPr>
          <w:rFonts w:ascii="Segoe UI" w:eastAsia="宋体" w:hAnsi="Segoe UI" w:cs="Segoe UI"/>
          <w:color w:val="333333"/>
          <w:kern w:val="0"/>
          <w:sz w:val="24"/>
          <w:szCs w:val="24"/>
          <w14:ligatures w14:val="none"/>
        </w:rPr>
        <w:t>python</w:t>
      </w:r>
      <w:r w:rsidRPr="005E7B64">
        <w:rPr>
          <w:rFonts w:ascii="Segoe UI" w:eastAsia="宋体" w:hAnsi="Segoe UI" w:cs="Segoe UI"/>
          <w:color w:val="333333"/>
          <w:kern w:val="0"/>
          <w:sz w:val="24"/>
          <w:szCs w:val="24"/>
          <w14:ligatures w14:val="none"/>
        </w:rPr>
        <w:t>是动态语言</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编译即运行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所以全局的</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在函数外写的</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代码会被执行一遍</w:t>
      </w:r>
      <w:r w:rsidRPr="005E7B64">
        <w:rPr>
          <w:rFonts w:ascii="Segoe UI" w:eastAsia="宋体" w:hAnsi="Segoe UI" w:cs="Segoe UI"/>
          <w:color w:val="333333"/>
          <w:kern w:val="0"/>
          <w:sz w:val="24"/>
          <w:szCs w:val="24"/>
          <w14:ligatures w14:val="none"/>
        </w:rPr>
        <w:t>.</w:t>
      </w:r>
    </w:p>
    <w:p w14:paraId="7831C249" w14:textId="77777777" w:rsidR="005E7B64" w:rsidRPr="005E7B64" w:rsidRDefault="005E7B64" w:rsidP="005E7B64">
      <w:pPr>
        <w:widowControl/>
        <w:numPr>
          <w:ilvl w:val="1"/>
          <w:numId w:val="23"/>
        </w:numPr>
        <w:shd w:val="clear" w:color="auto" w:fill="FFFFFF"/>
        <w:ind w:left="1440" w:hanging="36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使用保存的状态恢复</w:t>
      </w:r>
      <w:r w:rsidRPr="005E7B64">
        <w:rPr>
          <w:rFonts w:ascii="Segoe UI" w:eastAsia="宋体" w:hAnsi="Segoe UI" w:cs="Segoe UI"/>
          <w:color w:val="333333"/>
          <w:kern w:val="0"/>
          <w:sz w:val="24"/>
          <w:szCs w:val="24"/>
          <w14:ligatures w14:val="none"/>
        </w:rPr>
        <w:t> </w:t>
      </w:r>
      <w:hyperlink r:id="rId78" w:anchor="g" w:history="1">
        <w:r w:rsidRPr="005E7B64">
          <w:rPr>
            <w:rFonts w:ascii="Segoe UI" w:eastAsia="宋体" w:hAnsi="Segoe UI" w:cs="Segoe UI"/>
            <w:color w:val="0E90D2"/>
            <w:kern w:val="0"/>
            <w:sz w:val="24"/>
            <w:szCs w:val="24"/>
            <w:u w:val="single"/>
            <w14:ligatures w14:val="none"/>
          </w:rPr>
          <w:t>g</w:t>
        </w:r>
      </w:hyperlink>
      <w:r w:rsidRPr="005E7B64">
        <w:rPr>
          <w:rFonts w:ascii="Segoe UI" w:eastAsia="宋体" w:hAnsi="Segoe UI" w:cs="Segoe UI"/>
          <w:color w:val="333333"/>
          <w:kern w:val="0"/>
          <w:sz w:val="24"/>
          <w:szCs w:val="24"/>
          <w14:ligatures w14:val="none"/>
        </w:rPr>
        <w:t>, </w:t>
      </w:r>
      <w:hyperlink r:id="rId79" w:anchor="Context" w:history="1">
        <w:r w:rsidRPr="005E7B64">
          <w:rPr>
            <w:rFonts w:ascii="Segoe UI" w:eastAsia="宋体" w:hAnsi="Segoe UI" w:cs="Segoe UI"/>
            <w:color w:val="0E90D2"/>
            <w:kern w:val="0"/>
            <w:sz w:val="24"/>
            <w:szCs w:val="24"/>
            <w:u w:val="single"/>
            <w14:ligatures w14:val="none"/>
          </w:rPr>
          <w:t>context</w:t>
        </w:r>
      </w:hyperlink>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和函数外定义的全局变量</w:t>
      </w:r>
      <w:r w:rsidRPr="005E7B64">
        <w:rPr>
          <w:rFonts w:ascii="Segoe UI" w:eastAsia="宋体" w:hAnsi="Segoe UI" w:cs="Segoe UI"/>
          <w:color w:val="333333"/>
          <w:kern w:val="0"/>
          <w:sz w:val="24"/>
          <w:szCs w:val="24"/>
          <w14:ligatures w14:val="none"/>
        </w:rPr>
        <w:t>.</w:t>
      </w:r>
    </w:p>
    <w:p w14:paraId="27F753A5" w14:textId="77777777" w:rsidR="005E7B64" w:rsidRPr="005E7B64" w:rsidRDefault="005E7B64" w:rsidP="005E7B64">
      <w:pPr>
        <w:widowControl/>
        <w:numPr>
          <w:ilvl w:val="1"/>
          <w:numId w:val="23"/>
        </w:numPr>
        <w:shd w:val="clear" w:color="auto" w:fill="FFFFFF"/>
        <w:ind w:left="1440" w:hanging="36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如果策略代码和上一次运行时发生了修改，而且代码中定义了</w:t>
      </w:r>
      <w:r w:rsidRPr="005E7B64">
        <w:rPr>
          <w:rFonts w:ascii="Segoe UI" w:eastAsia="宋体" w:hAnsi="Segoe UI" w:cs="Segoe UI"/>
          <w:color w:val="333333"/>
          <w:kern w:val="0"/>
          <w:sz w:val="24"/>
          <w:szCs w:val="24"/>
          <w14:ligatures w14:val="none"/>
        </w:rPr>
        <w:t xml:space="preserve"> after_code_changed </w:t>
      </w:r>
      <w:r w:rsidRPr="005E7B64">
        <w:rPr>
          <w:rFonts w:ascii="Segoe UI" w:eastAsia="宋体" w:hAnsi="Segoe UI" w:cs="Segoe UI"/>
          <w:color w:val="333333"/>
          <w:kern w:val="0"/>
          <w:sz w:val="24"/>
          <w:szCs w:val="24"/>
          <w14:ligatures w14:val="none"/>
        </w:rPr>
        <w:t>函数，则会运行</w:t>
      </w:r>
      <w:r w:rsidRPr="005E7B64">
        <w:rPr>
          <w:rFonts w:ascii="Segoe UI" w:eastAsia="宋体" w:hAnsi="Segoe UI" w:cs="Segoe UI"/>
          <w:color w:val="333333"/>
          <w:kern w:val="0"/>
          <w:sz w:val="24"/>
          <w:szCs w:val="24"/>
          <w14:ligatures w14:val="none"/>
        </w:rPr>
        <w:t xml:space="preserve"> after_code_changed(#after_code_changed) </w:t>
      </w:r>
      <w:r w:rsidRPr="005E7B64">
        <w:rPr>
          <w:rFonts w:ascii="Segoe UI" w:eastAsia="宋体" w:hAnsi="Segoe UI" w:cs="Segoe UI"/>
          <w:color w:val="333333"/>
          <w:kern w:val="0"/>
          <w:sz w:val="24"/>
          <w:szCs w:val="24"/>
          <w14:ligatures w14:val="none"/>
        </w:rPr>
        <w:t>函数。</w:t>
      </w:r>
    </w:p>
    <w:p w14:paraId="5650B4C9" w14:textId="77777777" w:rsidR="005E7B64" w:rsidRPr="005E7B64" w:rsidRDefault="005E7B64" w:rsidP="005E7B64">
      <w:pPr>
        <w:widowControl/>
        <w:numPr>
          <w:ilvl w:val="1"/>
          <w:numId w:val="23"/>
        </w:numPr>
        <w:shd w:val="clear" w:color="auto" w:fill="FFFFFF"/>
        <w:ind w:left="1440" w:hanging="36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执行</w:t>
      </w:r>
      <w:r w:rsidRPr="005E7B64">
        <w:rPr>
          <w:rFonts w:ascii="Segoe UI" w:eastAsia="宋体" w:hAnsi="Segoe UI" w:cs="Segoe UI"/>
          <w:color w:val="333333"/>
          <w:kern w:val="0"/>
          <w:sz w:val="24"/>
          <w:szCs w:val="24"/>
          <w14:ligatures w14:val="none"/>
        </w:rPr>
        <w:t> </w:t>
      </w:r>
      <w:hyperlink r:id="rId80" w:anchor="process_initialize" w:history="1">
        <w:r w:rsidRPr="005E7B64">
          <w:rPr>
            <w:rFonts w:ascii="Segoe UI" w:eastAsia="宋体" w:hAnsi="Segoe UI" w:cs="Segoe UI"/>
            <w:color w:val="0E90D2"/>
            <w:kern w:val="0"/>
            <w:sz w:val="24"/>
            <w:szCs w:val="24"/>
            <w:u w:val="single"/>
            <w14:ligatures w14:val="none"/>
          </w:rPr>
          <w:t>process_initialize</w:t>
        </w:r>
      </w:hyperlink>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每次启动时都会执行这个函数</w:t>
      </w:r>
      <w:r w:rsidRPr="005E7B64">
        <w:rPr>
          <w:rFonts w:ascii="Segoe UI" w:eastAsia="宋体" w:hAnsi="Segoe UI" w:cs="Segoe UI"/>
          <w:color w:val="333333"/>
          <w:kern w:val="0"/>
          <w:sz w:val="24"/>
          <w:szCs w:val="24"/>
          <w14:ligatures w14:val="none"/>
        </w:rPr>
        <w:t>.</w:t>
      </w:r>
    </w:p>
    <w:p w14:paraId="713466AC"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重启后不再执行</w:t>
      </w:r>
      <w:r w:rsidRPr="005E7B64">
        <w:rPr>
          <w:rFonts w:ascii="Segoe UI" w:eastAsia="宋体" w:hAnsi="Segoe UI" w:cs="Segoe UI"/>
          <w:color w:val="333333"/>
          <w:kern w:val="0"/>
          <w:sz w:val="24"/>
          <w:szCs w:val="24"/>
          <w14:ligatures w14:val="none"/>
        </w:rPr>
        <w:t> </w:t>
      </w:r>
      <w:hyperlink r:id="rId81"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函数</w:t>
      </w:r>
      <w:r w:rsidRPr="005E7B64">
        <w:rPr>
          <w:rFonts w:ascii="Segoe UI" w:eastAsia="宋体" w:hAnsi="Segoe UI" w:cs="Segoe UI"/>
          <w:color w:val="333333"/>
          <w:kern w:val="0"/>
          <w:sz w:val="24"/>
          <w:szCs w:val="24"/>
          <w14:ligatures w14:val="none"/>
        </w:rPr>
        <w:t>, </w:t>
      </w:r>
      <w:hyperlink r:id="rId82"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函数在整个模拟盘的生命周期中只执行一次</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即使是</w:t>
      </w:r>
      <w:proofErr w:type="gramStart"/>
      <w:r w:rsidRPr="005E7B64">
        <w:rPr>
          <w:rFonts w:ascii="Segoe UI" w:eastAsia="宋体" w:hAnsi="Segoe UI" w:cs="Segoe UI"/>
          <w:color w:val="333333"/>
          <w:kern w:val="0"/>
          <w:sz w:val="24"/>
          <w:szCs w:val="24"/>
          <w14:ligatures w14:val="none"/>
        </w:rPr>
        <w:t>更改回测后</w:t>
      </w:r>
      <w:proofErr w:type="gramEnd"/>
      <w:r w:rsidRPr="005E7B64">
        <w:rPr>
          <w:rFonts w:ascii="Segoe UI" w:eastAsia="宋体" w:hAnsi="Segoe UI" w:cs="Segoe UI"/>
          <w:color w:val="333333"/>
          <w:kern w:val="0"/>
          <w:sz w:val="24"/>
          <w:szCs w:val="24"/>
          <w14:ligatures w14:val="none"/>
        </w:rPr>
        <w:t>, </w:t>
      </w:r>
      <w:hyperlink r:id="rId83"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也不会执行</w:t>
      </w:r>
      <w:r w:rsidRPr="005E7B64">
        <w:rPr>
          <w:rFonts w:ascii="Segoe UI" w:eastAsia="宋体" w:hAnsi="Segoe UI" w:cs="Segoe UI"/>
          <w:color w:val="333333"/>
          <w:kern w:val="0"/>
          <w:sz w:val="24"/>
          <w:szCs w:val="24"/>
          <w14:ligatures w14:val="none"/>
        </w:rPr>
        <w:t>.</w:t>
      </w:r>
    </w:p>
    <w:p w14:paraId="0253C4A8"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模拟盘更改</w:t>
      </w:r>
      <w:proofErr w:type="gramStart"/>
      <w:r w:rsidRPr="005E7B64">
        <w:rPr>
          <w:rFonts w:ascii="Segoe UI" w:eastAsia="宋体" w:hAnsi="Segoe UI" w:cs="Segoe UI"/>
          <w:color w:val="333333"/>
          <w:kern w:val="0"/>
          <w:sz w:val="24"/>
          <w:szCs w:val="24"/>
          <w14:ligatures w14:val="none"/>
        </w:rPr>
        <w:t>回测之后</w:t>
      </w:r>
      <w:proofErr w:type="gramEnd"/>
      <w:r w:rsidRPr="005E7B64">
        <w:rPr>
          <w:rFonts w:ascii="Segoe UI" w:eastAsia="宋体" w:hAnsi="Segoe UI" w:cs="Segoe UI"/>
          <w:color w:val="333333"/>
          <w:kern w:val="0"/>
          <w:sz w:val="24"/>
          <w:szCs w:val="24"/>
          <w14:ligatures w14:val="none"/>
        </w:rPr>
        <w:t>上述的全局变量</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包括</w:t>
      </w:r>
      <w:r w:rsidRPr="005E7B64">
        <w:rPr>
          <w:rFonts w:ascii="Segoe UI" w:eastAsia="宋体" w:hAnsi="Segoe UI" w:cs="Segoe UI"/>
          <w:color w:val="333333"/>
          <w:kern w:val="0"/>
          <w:sz w:val="24"/>
          <w:szCs w:val="24"/>
          <w14:ligatures w14:val="none"/>
        </w:rPr>
        <w:t xml:space="preserve"> g </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 xml:space="preserve"> context </w:t>
      </w:r>
      <w:r w:rsidRPr="005E7B64">
        <w:rPr>
          <w:rFonts w:ascii="Segoe UI" w:eastAsia="宋体" w:hAnsi="Segoe UI" w:cs="Segoe UI"/>
          <w:color w:val="333333"/>
          <w:kern w:val="0"/>
          <w:sz w:val="24"/>
          <w:szCs w:val="24"/>
          <w14:ligatures w14:val="none"/>
        </w:rPr>
        <w:t>中保存的</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不会丢失</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新代码中</w:t>
      </w:r>
      <w:r w:rsidRPr="005E7B64">
        <w:rPr>
          <w:rFonts w:ascii="Segoe UI" w:eastAsia="宋体" w:hAnsi="Segoe UI" w:cs="Segoe UI"/>
          <w:color w:val="333333"/>
          <w:kern w:val="0"/>
          <w:sz w:val="24"/>
          <w:szCs w:val="24"/>
          <w14:ligatures w14:val="none"/>
        </w:rPr>
        <w:t> </w:t>
      </w:r>
      <w:hyperlink r:id="rId84" w:anchor="initialize" w:history="1">
        <w:r w:rsidRPr="005E7B64">
          <w:rPr>
            <w:rFonts w:ascii="Segoe UI" w:eastAsia="宋体" w:hAnsi="Segoe UI" w:cs="Segoe UI"/>
            <w:color w:val="0E90D2"/>
            <w:kern w:val="0"/>
            <w:sz w:val="24"/>
            <w:szCs w:val="24"/>
            <w:u w:val="single"/>
            <w14:ligatures w14:val="none"/>
          </w:rPr>
          <w:t>initialize</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不会执行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如果需要修改原来的值</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可以在</w:t>
      </w:r>
      <w:r w:rsidRPr="005E7B64">
        <w:rPr>
          <w:rFonts w:ascii="Segoe UI" w:eastAsia="宋体" w:hAnsi="Segoe UI" w:cs="Segoe UI"/>
          <w:color w:val="333333"/>
          <w:kern w:val="0"/>
          <w:sz w:val="24"/>
          <w:szCs w:val="24"/>
          <w14:ligatures w14:val="none"/>
        </w:rPr>
        <w:t> </w:t>
      </w:r>
      <w:hyperlink r:id="rId85" w:anchor="after_code_changed" w:history="1">
        <w:r w:rsidRPr="005E7B64">
          <w:rPr>
            <w:rFonts w:ascii="Segoe UI" w:eastAsia="宋体" w:hAnsi="Segoe UI" w:cs="Segoe UI"/>
            <w:color w:val="0E90D2"/>
            <w:kern w:val="0"/>
            <w:sz w:val="24"/>
            <w:szCs w:val="24"/>
            <w:u w:val="single"/>
            <w14:ligatures w14:val="none"/>
          </w:rPr>
          <w:t>after_code_changed</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函数里面修改</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比如</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原来代码是</w:t>
      </w:r>
      <w:r w:rsidRPr="005E7B64">
        <w:rPr>
          <w:rFonts w:ascii="Segoe UI" w:eastAsia="宋体" w:hAnsi="Segoe UI" w:cs="Segoe UI"/>
          <w:color w:val="333333"/>
          <w:kern w:val="0"/>
          <w:sz w:val="24"/>
          <w:szCs w:val="24"/>
          <w14:ligatures w14:val="none"/>
        </w:rPr>
        <w:t>:</w:t>
      </w:r>
    </w:p>
    <w:p w14:paraId="62AC115C" w14:textId="77777777" w:rsidR="005E7B64" w:rsidRPr="005E7B64" w:rsidRDefault="005E7B64" w:rsidP="005E7B64">
      <w:pPr>
        <w:widowControl/>
        <w:numPr>
          <w:ilvl w:val="0"/>
          <w:numId w:val="22"/>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def initialize(context):</w:t>
      </w:r>
    </w:p>
    <w:p w14:paraId="7E22D654" w14:textId="77777777" w:rsidR="005E7B64" w:rsidRPr="005E7B64" w:rsidRDefault="005E7B64" w:rsidP="005E7B64">
      <w:pPr>
        <w:widowControl/>
        <w:numPr>
          <w:ilvl w:val="0"/>
          <w:numId w:val="22"/>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w:t>
      </w:r>
      <w:proofErr w:type="gramStart"/>
      <w:r w:rsidRPr="005E7B64">
        <w:rPr>
          <w:rFonts w:ascii="Source Code Pro" w:eastAsia="宋体" w:hAnsi="Source Code Pro" w:cs="宋体"/>
          <w:color w:val="555555"/>
          <w:kern w:val="0"/>
          <w:sz w:val="24"/>
          <w:szCs w:val="24"/>
          <w14:ligatures w14:val="none"/>
        </w:rPr>
        <w:t>g.stock</w:t>
      </w:r>
      <w:proofErr w:type="gramEnd"/>
      <w:r w:rsidRPr="005E7B64">
        <w:rPr>
          <w:rFonts w:ascii="Source Code Pro" w:eastAsia="宋体" w:hAnsi="Source Code Pro" w:cs="宋体"/>
          <w:color w:val="555555"/>
          <w:kern w:val="0"/>
          <w:sz w:val="24"/>
          <w:szCs w:val="24"/>
          <w14:ligatures w14:val="none"/>
        </w:rPr>
        <w:t xml:space="preserve"> = '000001.XSHE'</w:t>
      </w:r>
    </w:p>
    <w:p w14:paraId="1985588B" w14:textId="77777777" w:rsidR="005E7B64" w:rsidRPr="005E7B64" w:rsidRDefault="005E7B64" w:rsidP="005E7B64">
      <w:pPr>
        <w:widowControl/>
        <w:shd w:val="clear" w:color="auto" w:fill="FFFFFF"/>
        <w:spacing w:after="264"/>
        <w:ind w:left="72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代码改成</w:t>
      </w:r>
      <w:r w:rsidRPr="005E7B64">
        <w:rPr>
          <w:rFonts w:ascii="Segoe UI" w:eastAsia="宋体" w:hAnsi="Segoe UI" w:cs="Segoe UI"/>
          <w:color w:val="333333"/>
          <w:kern w:val="0"/>
          <w:sz w:val="24"/>
          <w:szCs w:val="24"/>
          <w14:ligatures w14:val="none"/>
        </w:rPr>
        <w:t>:</w:t>
      </w:r>
    </w:p>
    <w:p w14:paraId="2BA282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def initialize(context):</w:t>
      </w:r>
    </w:p>
    <w:p w14:paraId="1464C1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w:t>
      </w:r>
      <w:proofErr w:type="gramStart"/>
      <w:r w:rsidRPr="005E7B64">
        <w:rPr>
          <w:rFonts w:ascii="Source Code Pro" w:eastAsia="宋体" w:hAnsi="Source Code Pro" w:cs="宋体"/>
          <w:color w:val="555555"/>
          <w:kern w:val="0"/>
          <w:sz w:val="24"/>
          <w:szCs w:val="24"/>
          <w14:ligatures w14:val="none"/>
        </w:rPr>
        <w:t>g.stock</w:t>
      </w:r>
      <w:proofErr w:type="gramEnd"/>
      <w:r w:rsidRPr="005E7B64">
        <w:rPr>
          <w:rFonts w:ascii="Source Code Pro" w:eastAsia="宋体" w:hAnsi="Source Code Pro" w:cs="宋体"/>
          <w:color w:val="555555"/>
          <w:kern w:val="0"/>
          <w:sz w:val="24"/>
          <w:szCs w:val="24"/>
          <w14:ligatures w14:val="none"/>
        </w:rPr>
        <w:t xml:space="preserve"> = '000002.XSHE'</w:t>
      </w:r>
    </w:p>
    <w:p w14:paraId="78607150" w14:textId="77777777" w:rsidR="005E7B64" w:rsidRPr="005E7B64" w:rsidRDefault="005E7B64" w:rsidP="005E7B64">
      <w:pPr>
        <w:widowControl/>
        <w:shd w:val="clear" w:color="auto" w:fill="FFFFFF"/>
        <w:ind w:left="72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执行时</w:t>
      </w:r>
      <w:r w:rsidRPr="005E7B64">
        <w:rPr>
          <w:rFonts w:ascii="Segoe UI" w:eastAsia="宋体" w:hAnsi="Segoe UI" w:cs="Segoe UI"/>
          <w:color w:val="333333"/>
          <w:kern w:val="0"/>
          <w:sz w:val="24"/>
          <w:szCs w:val="24"/>
          <w14:ligatures w14:val="none"/>
        </w:rPr>
        <w:t xml:space="preserve">, g.stock </w:t>
      </w:r>
      <w:r w:rsidRPr="005E7B64">
        <w:rPr>
          <w:rFonts w:ascii="Segoe UI" w:eastAsia="宋体" w:hAnsi="Segoe UI" w:cs="Segoe UI"/>
          <w:color w:val="333333"/>
          <w:kern w:val="0"/>
          <w:sz w:val="24"/>
          <w:szCs w:val="24"/>
          <w14:ligatures w14:val="none"/>
        </w:rPr>
        <w:t>仍然是</w:t>
      </w:r>
      <w:r w:rsidRPr="005E7B64">
        <w:rPr>
          <w:rFonts w:ascii="Segoe UI" w:eastAsia="宋体" w:hAnsi="Segoe UI" w:cs="Segoe UI"/>
          <w:color w:val="333333"/>
          <w:kern w:val="0"/>
          <w:sz w:val="24"/>
          <w:szCs w:val="24"/>
          <w14:ligatures w14:val="none"/>
        </w:rPr>
        <w:t xml:space="preserve"> '000001.XSHE', </w:t>
      </w:r>
      <w:r w:rsidRPr="005E7B64">
        <w:rPr>
          <w:rFonts w:ascii="Segoe UI" w:eastAsia="宋体" w:hAnsi="Segoe UI" w:cs="Segoe UI"/>
          <w:color w:val="333333"/>
          <w:kern w:val="0"/>
          <w:sz w:val="24"/>
          <w:szCs w:val="24"/>
          <w14:ligatures w14:val="none"/>
        </w:rPr>
        <w:t>要修改他们的值</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必须定义</w:t>
      </w:r>
      <w:r w:rsidRPr="005E7B64">
        <w:rPr>
          <w:rFonts w:ascii="Segoe UI" w:eastAsia="宋体" w:hAnsi="Segoe UI" w:cs="Segoe UI"/>
          <w:color w:val="333333"/>
          <w:kern w:val="0"/>
          <w:sz w:val="24"/>
          <w:szCs w:val="24"/>
          <w14:ligatures w14:val="none"/>
        </w:rPr>
        <w:t> </w:t>
      </w:r>
      <w:hyperlink r:id="rId86" w:anchor="after_code_changed" w:history="1">
        <w:r w:rsidRPr="005E7B64">
          <w:rPr>
            <w:rFonts w:ascii="Segoe UI" w:eastAsia="宋体" w:hAnsi="Segoe UI" w:cs="Segoe UI"/>
            <w:color w:val="0E90D2"/>
            <w:kern w:val="0"/>
            <w:sz w:val="24"/>
            <w:szCs w:val="24"/>
            <w:u w:val="single"/>
            <w14:ligatures w14:val="none"/>
          </w:rPr>
          <w:t>after_code_changed</w:t>
        </w:r>
      </w:hyperlink>
      <w:r w:rsidRPr="005E7B64">
        <w:rPr>
          <w:rFonts w:ascii="Segoe UI" w:eastAsia="宋体" w:hAnsi="Segoe UI" w:cs="Segoe UI"/>
          <w:color w:val="333333"/>
          <w:kern w:val="0"/>
          <w:sz w:val="24"/>
          <w:szCs w:val="24"/>
          <w14:ligatures w14:val="none"/>
        </w:rPr>
        <w:t>:</w:t>
      </w:r>
    </w:p>
    <w:p w14:paraId="26E809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def after_code_changed(context):</w:t>
      </w:r>
    </w:p>
    <w:p w14:paraId="2EB386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555555"/>
          <w:kern w:val="0"/>
          <w:sz w:val="24"/>
          <w:szCs w:val="24"/>
          <w14:ligatures w14:val="none"/>
        </w:rPr>
      </w:pPr>
      <w:r w:rsidRPr="005E7B64">
        <w:rPr>
          <w:rFonts w:ascii="Source Code Pro" w:eastAsia="宋体" w:hAnsi="Source Code Pro" w:cs="宋体"/>
          <w:color w:val="555555"/>
          <w:kern w:val="0"/>
          <w:sz w:val="24"/>
          <w:szCs w:val="24"/>
          <w14:ligatures w14:val="none"/>
        </w:rPr>
        <w:t xml:space="preserve">    </w:t>
      </w:r>
      <w:proofErr w:type="gramStart"/>
      <w:r w:rsidRPr="005E7B64">
        <w:rPr>
          <w:rFonts w:ascii="Source Code Pro" w:eastAsia="宋体" w:hAnsi="Source Code Pro" w:cs="宋体"/>
          <w:color w:val="555555"/>
          <w:kern w:val="0"/>
          <w:sz w:val="24"/>
          <w:szCs w:val="24"/>
          <w14:ligatures w14:val="none"/>
        </w:rPr>
        <w:t>g.stock</w:t>
      </w:r>
      <w:proofErr w:type="gramEnd"/>
      <w:r w:rsidRPr="005E7B64">
        <w:rPr>
          <w:rFonts w:ascii="Source Code Pro" w:eastAsia="宋体" w:hAnsi="Source Code Pro" w:cs="宋体"/>
          <w:color w:val="555555"/>
          <w:kern w:val="0"/>
          <w:sz w:val="24"/>
          <w:szCs w:val="24"/>
          <w14:ligatures w14:val="none"/>
        </w:rPr>
        <w:t xml:space="preserve"> = '000002.XSHE'</w:t>
      </w:r>
    </w:p>
    <w:p w14:paraId="38349BE8"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创建模拟交易时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如果选择的日期是今天</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则从今天当前时间点开始运行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应该在当前时间点之前运行的函数不再运行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比如</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今天</w:t>
      </w:r>
      <w:r w:rsidRPr="005E7B64">
        <w:rPr>
          <w:rFonts w:ascii="Segoe UI" w:eastAsia="宋体" w:hAnsi="Segoe UI" w:cs="Segoe UI"/>
          <w:color w:val="333333"/>
          <w:kern w:val="0"/>
          <w:sz w:val="24"/>
          <w:szCs w:val="24"/>
          <w14:ligatures w14:val="none"/>
        </w:rPr>
        <w:t>10:00</w:t>
      </w:r>
      <w:r w:rsidRPr="005E7B64">
        <w:rPr>
          <w:rFonts w:ascii="Segoe UI" w:eastAsia="宋体" w:hAnsi="Segoe UI" w:cs="Segoe UI"/>
          <w:color w:val="333333"/>
          <w:kern w:val="0"/>
          <w:sz w:val="24"/>
          <w:szCs w:val="24"/>
          <w14:ligatures w14:val="none"/>
        </w:rPr>
        <w:t>创建了</w:t>
      </w:r>
      <w:r w:rsidRPr="005E7B64">
        <w:rPr>
          <w:rFonts w:ascii="Segoe UI" w:eastAsia="宋体" w:hAnsi="Segoe UI" w:cs="Segoe UI"/>
          <w:b/>
          <w:bCs/>
          <w:color w:val="333333"/>
          <w:kern w:val="0"/>
          <w:sz w:val="24"/>
          <w:szCs w:val="24"/>
          <w14:ligatures w14:val="none"/>
        </w:rPr>
        <w:t>按天</w:t>
      </w:r>
      <w:r w:rsidRPr="005E7B64">
        <w:rPr>
          <w:rFonts w:ascii="Segoe UI" w:eastAsia="宋体" w:hAnsi="Segoe UI" w:cs="Segoe UI"/>
          <w:color w:val="333333"/>
          <w:kern w:val="0"/>
          <w:sz w:val="24"/>
          <w:szCs w:val="24"/>
          <w14:ligatures w14:val="none"/>
        </w:rPr>
        <w:t>的模拟交易</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选择日期是今天</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代码中实现了</w:t>
      </w:r>
      <w:r w:rsidRPr="005E7B64">
        <w:rPr>
          <w:rFonts w:ascii="Segoe UI" w:eastAsia="宋体" w:hAnsi="Segoe UI" w:cs="Segoe UI"/>
          <w:color w:val="333333"/>
          <w:kern w:val="0"/>
          <w:sz w:val="24"/>
          <w:szCs w:val="24"/>
          <w14:ligatures w14:val="none"/>
        </w:rPr>
        <w:t xml:space="preserve"> handle_data </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 xml:space="preserve"> after_trading_end, </w:t>
      </w:r>
      <w:r w:rsidRPr="005E7B64">
        <w:rPr>
          <w:rFonts w:ascii="Segoe UI" w:eastAsia="宋体" w:hAnsi="Segoe UI" w:cs="Segoe UI"/>
          <w:color w:val="333333"/>
          <w:kern w:val="0"/>
          <w:sz w:val="24"/>
          <w:szCs w:val="24"/>
          <w14:ligatures w14:val="none"/>
        </w:rPr>
        <w:t>则</w:t>
      </w:r>
      <w:r w:rsidRPr="005E7B64">
        <w:rPr>
          <w:rFonts w:ascii="Segoe UI" w:eastAsia="宋体" w:hAnsi="Segoe UI" w:cs="Segoe UI"/>
          <w:color w:val="333333"/>
          <w:kern w:val="0"/>
          <w:sz w:val="24"/>
          <w:szCs w:val="24"/>
          <w14:ligatures w14:val="none"/>
        </w:rPr>
        <w:t xml:space="preserve"> handle_data </w:t>
      </w:r>
      <w:r w:rsidRPr="005E7B64">
        <w:rPr>
          <w:rFonts w:ascii="Segoe UI" w:eastAsia="宋体" w:hAnsi="Segoe UI" w:cs="Segoe UI"/>
          <w:color w:val="333333"/>
          <w:kern w:val="0"/>
          <w:sz w:val="24"/>
          <w:szCs w:val="24"/>
          <w14:ligatures w14:val="none"/>
        </w:rPr>
        <w:t>今天不运行</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而</w:t>
      </w:r>
      <w:r w:rsidRPr="005E7B64">
        <w:rPr>
          <w:rFonts w:ascii="Segoe UI" w:eastAsia="宋体" w:hAnsi="Segoe UI" w:cs="Segoe UI"/>
          <w:color w:val="333333"/>
          <w:kern w:val="0"/>
          <w:sz w:val="24"/>
          <w:szCs w:val="24"/>
          <w14:ligatures w14:val="none"/>
        </w:rPr>
        <w:t xml:space="preserve"> after_trading_end </w:t>
      </w:r>
      <w:r w:rsidRPr="005E7B64">
        <w:rPr>
          <w:rFonts w:ascii="Segoe UI" w:eastAsia="宋体" w:hAnsi="Segoe UI" w:cs="Segoe UI"/>
          <w:color w:val="333333"/>
          <w:kern w:val="0"/>
          <w:sz w:val="24"/>
          <w:szCs w:val="24"/>
          <w14:ligatures w14:val="none"/>
        </w:rPr>
        <w:t>会在</w:t>
      </w:r>
      <w:r w:rsidRPr="005E7B64">
        <w:rPr>
          <w:rFonts w:ascii="Segoe UI" w:eastAsia="宋体" w:hAnsi="Segoe UI" w:cs="Segoe UI"/>
          <w:color w:val="333333"/>
          <w:kern w:val="0"/>
          <w:sz w:val="24"/>
          <w:szCs w:val="24"/>
          <w14:ligatures w14:val="none"/>
        </w:rPr>
        <w:t xml:space="preserve"> 15:30 </w:t>
      </w:r>
      <w:r w:rsidRPr="005E7B64">
        <w:rPr>
          <w:rFonts w:ascii="Segoe UI" w:eastAsia="宋体" w:hAnsi="Segoe UI" w:cs="Segoe UI"/>
          <w:color w:val="333333"/>
          <w:kern w:val="0"/>
          <w:sz w:val="24"/>
          <w:szCs w:val="24"/>
          <w14:ligatures w14:val="none"/>
        </w:rPr>
        <w:t>运行</w:t>
      </w:r>
    </w:p>
    <w:p w14:paraId="554DDBE3"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当模拟交易在</w:t>
      </w:r>
      <w:r w:rsidRPr="005E7B64">
        <w:rPr>
          <w:rFonts w:ascii="Segoe UI" w:eastAsia="宋体" w:hAnsi="Segoe UI" w:cs="Segoe UI"/>
          <w:color w:val="333333"/>
          <w:kern w:val="0"/>
          <w:sz w:val="24"/>
          <w:szCs w:val="24"/>
          <w14:ligatures w14:val="none"/>
        </w:rPr>
        <w:t>A</w:t>
      </w:r>
      <w:r w:rsidRPr="005E7B64">
        <w:rPr>
          <w:rFonts w:ascii="Segoe UI" w:eastAsia="宋体" w:hAnsi="Segoe UI" w:cs="Segoe UI"/>
          <w:color w:val="333333"/>
          <w:kern w:val="0"/>
          <w:sz w:val="24"/>
          <w:szCs w:val="24"/>
          <w14:ligatures w14:val="none"/>
        </w:rPr>
        <w:t>时间</w:t>
      </w:r>
      <w:proofErr w:type="gramStart"/>
      <w:r w:rsidRPr="005E7B64">
        <w:rPr>
          <w:rFonts w:ascii="Segoe UI" w:eastAsia="宋体" w:hAnsi="Segoe UI" w:cs="Segoe UI"/>
          <w:color w:val="333333"/>
          <w:kern w:val="0"/>
          <w:sz w:val="24"/>
          <w:szCs w:val="24"/>
          <w14:ligatures w14:val="none"/>
        </w:rPr>
        <w:t>点失败</w:t>
      </w:r>
      <w:proofErr w:type="gramEnd"/>
      <w:r w:rsidRPr="005E7B64">
        <w:rPr>
          <w:rFonts w:ascii="Segoe UI" w:eastAsia="宋体" w:hAnsi="Segoe UI" w:cs="Segoe UI"/>
          <w:color w:val="333333"/>
          <w:kern w:val="0"/>
          <w:sz w:val="24"/>
          <w:szCs w:val="24"/>
          <w14:ligatures w14:val="none"/>
        </w:rPr>
        <w:t>后</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然后在</w:t>
      </w:r>
      <w:r w:rsidRPr="005E7B64">
        <w:rPr>
          <w:rFonts w:ascii="Segoe UI" w:eastAsia="宋体" w:hAnsi="Segoe UI" w:cs="Segoe UI"/>
          <w:color w:val="333333"/>
          <w:kern w:val="0"/>
          <w:sz w:val="24"/>
          <w:szCs w:val="24"/>
          <w14:ligatures w14:val="none"/>
        </w:rPr>
        <w:t>B</w:t>
      </w:r>
      <w:r w:rsidRPr="005E7B64">
        <w:rPr>
          <w:rFonts w:ascii="Segoe UI" w:eastAsia="宋体" w:hAnsi="Segoe UI" w:cs="Segoe UI"/>
          <w:color w:val="333333"/>
          <w:kern w:val="0"/>
          <w:sz w:val="24"/>
          <w:szCs w:val="24"/>
          <w14:ligatures w14:val="none"/>
        </w:rPr>
        <w:t>时间点</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重跑</w:t>
      </w:r>
      <w:proofErr w:type="gramEnd"/>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那么</w:t>
      </w:r>
      <w:r w:rsidRPr="005E7B64">
        <w:rPr>
          <w:rFonts w:ascii="Segoe UI" w:eastAsia="宋体" w:hAnsi="Segoe UI" w:cs="Segoe UI"/>
          <w:color w:val="333333"/>
          <w:kern w:val="0"/>
          <w:sz w:val="24"/>
          <w:szCs w:val="24"/>
          <w14:ligatures w14:val="none"/>
        </w:rPr>
        <w:t xml:space="preserve"> A-B </w:t>
      </w:r>
      <w:r w:rsidRPr="005E7B64">
        <w:rPr>
          <w:rFonts w:ascii="Segoe UI" w:eastAsia="宋体" w:hAnsi="Segoe UI" w:cs="Segoe UI"/>
          <w:color w:val="333333"/>
          <w:kern w:val="0"/>
          <w:sz w:val="24"/>
          <w:szCs w:val="24"/>
          <w14:ligatures w14:val="none"/>
        </w:rPr>
        <w:t>之间的时间点应该运行的函数不再运行</w:t>
      </w:r>
    </w:p>
    <w:p w14:paraId="26F96DAE"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因为模拟</w:t>
      </w:r>
      <w:proofErr w:type="gramStart"/>
      <w:r w:rsidRPr="005E7B64">
        <w:rPr>
          <w:rFonts w:ascii="Segoe UI" w:eastAsia="宋体" w:hAnsi="Segoe UI" w:cs="Segoe UI"/>
          <w:color w:val="333333"/>
          <w:kern w:val="0"/>
          <w:sz w:val="24"/>
          <w:szCs w:val="24"/>
          <w14:ligatures w14:val="none"/>
        </w:rPr>
        <w:t>盘资源</w:t>
      </w:r>
      <w:proofErr w:type="gramEnd"/>
      <w:r w:rsidRPr="005E7B64">
        <w:rPr>
          <w:rFonts w:ascii="Segoe UI" w:eastAsia="宋体" w:hAnsi="Segoe UI" w:cs="Segoe UI"/>
          <w:color w:val="333333"/>
          <w:kern w:val="0"/>
          <w:sz w:val="24"/>
          <w:szCs w:val="24"/>
          <w14:ligatures w14:val="none"/>
        </w:rPr>
        <w:t>有限</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为了防止用户创建之后长期搁置浪费资源</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我们做出如下限制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如果一个模拟</w:t>
      </w:r>
      <w:proofErr w:type="gramStart"/>
      <w:r w:rsidRPr="005E7B64">
        <w:rPr>
          <w:rFonts w:ascii="Segoe UI" w:eastAsia="宋体" w:hAnsi="Segoe UI" w:cs="Segoe UI"/>
          <w:color w:val="333333"/>
          <w:kern w:val="0"/>
          <w:sz w:val="24"/>
          <w:szCs w:val="24"/>
          <w14:ligatures w14:val="none"/>
        </w:rPr>
        <w:t>盘同时</w:t>
      </w:r>
      <w:proofErr w:type="gramEnd"/>
      <w:r w:rsidRPr="005E7B64">
        <w:rPr>
          <w:rFonts w:ascii="Segoe UI" w:eastAsia="宋体" w:hAnsi="Segoe UI" w:cs="Segoe UI"/>
          <w:color w:val="333333"/>
          <w:kern w:val="0"/>
          <w:sz w:val="24"/>
          <w:szCs w:val="24"/>
          <w14:ligatures w14:val="none"/>
        </w:rPr>
        <w:t>满足下面条件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则暂缓运行</w:t>
      </w:r>
      <w:r w:rsidRPr="005E7B64">
        <w:rPr>
          <w:rFonts w:ascii="Segoe UI" w:eastAsia="宋体" w:hAnsi="Segoe UI" w:cs="Segoe UI"/>
          <w:color w:val="333333"/>
          <w:kern w:val="0"/>
          <w:sz w:val="24"/>
          <w:szCs w:val="24"/>
          <w14:ligatures w14:val="none"/>
        </w:rPr>
        <w:t>:</w:t>
      </w:r>
    </w:p>
    <w:p w14:paraId="49F17A5C" w14:textId="77777777" w:rsidR="005E7B64" w:rsidRPr="005E7B64" w:rsidRDefault="005E7B64" w:rsidP="005E7B64">
      <w:pPr>
        <w:widowControl/>
        <w:numPr>
          <w:ilvl w:val="1"/>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模拟盘所有者在最近一个月内没有访问</w:t>
      </w:r>
      <w:proofErr w:type="gramStart"/>
      <w:r w:rsidRPr="005E7B64">
        <w:rPr>
          <w:rFonts w:ascii="Segoe UI" w:eastAsia="宋体" w:hAnsi="Segoe UI" w:cs="Segoe UI"/>
          <w:color w:val="333333"/>
          <w:kern w:val="0"/>
          <w:sz w:val="24"/>
          <w:szCs w:val="24"/>
          <w14:ligatures w14:val="none"/>
        </w:rPr>
        <w:t>过聚宽</w:t>
      </w:r>
      <w:proofErr w:type="gramEnd"/>
      <w:r w:rsidRPr="005E7B64">
        <w:rPr>
          <w:rFonts w:ascii="Segoe UI" w:eastAsia="宋体" w:hAnsi="Segoe UI" w:cs="Segoe UI"/>
          <w:color w:val="333333"/>
          <w:kern w:val="0"/>
          <w:sz w:val="24"/>
          <w:szCs w:val="24"/>
          <w14:ligatures w14:val="none"/>
        </w:rPr>
        <w:t>网站</w:t>
      </w:r>
    </w:p>
    <w:p w14:paraId="4FF00692" w14:textId="77777777" w:rsidR="005E7B64" w:rsidRPr="005E7B64" w:rsidRDefault="005E7B64" w:rsidP="005E7B64">
      <w:pPr>
        <w:widowControl/>
        <w:shd w:val="clear" w:color="auto" w:fill="FFFFFF"/>
        <w:spacing w:after="264"/>
        <w:ind w:left="720"/>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当用户重新使用网站后</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第二天会继续运行</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会</w:t>
      </w:r>
      <w:proofErr w:type="gramStart"/>
      <w:r w:rsidRPr="005E7B64">
        <w:rPr>
          <w:rFonts w:ascii="Segoe UI" w:eastAsia="宋体" w:hAnsi="Segoe UI" w:cs="Segoe UI"/>
          <w:color w:val="333333"/>
          <w:kern w:val="0"/>
          <w:sz w:val="24"/>
          <w:szCs w:val="24"/>
          <w14:ligatures w14:val="none"/>
        </w:rPr>
        <w:t>把之前</w:t>
      </w:r>
      <w:proofErr w:type="gramEnd"/>
      <w:r w:rsidRPr="005E7B64">
        <w:rPr>
          <w:rFonts w:ascii="Segoe UI" w:eastAsia="宋体" w:hAnsi="Segoe UI" w:cs="Segoe UI"/>
          <w:color w:val="333333"/>
          <w:kern w:val="0"/>
          <w:sz w:val="24"/>
          <w:szCs w:val="24"/>
          <w14:ligatures w14:val="none"/>
        </w:rPr>
        <w:t>的交易</w:t>
      </w:r>
      <w:proofErr w:type="gramStart"/>
      <w:r w:rsidRPr="005E7B64">
        <w:rPr>
          <w:rFonts w:ascii="Segoe UI" w:eastAsia="宋体" w:hAnsi="Segoe UI" w:cs="Segoe UI"/>
          <w:color w:val="333333"/>
          <w:kern w:val="0"/>
          <w:sz w:val="24"/>
          <w:szCs w:val="24"/>
          <w14:ligatures w14:val="none"/>
        </w:rPr>
        <w:t>日执行</w:t>
      </w:r>
      <w:proofErr w:type="gramEnd"/>
      <w:r w:rsidRPr="005E7B64">
        <w:rPr>
          <w:rFonts w:ascii="Segoe UI" w:eastAsia="宋体" w:hAnsi="Segoe UI" w:cs="Segoe UI"/>
          <w:color w:val="333333"/>
          <w:kern w:val="0"/>
          <w:sz w:val="24"/>
          <w:szCs w:val="24"/>
          <w14:ligatures w14:val="none"/>
        </w:rPr>
        <w:t>一遍</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并不会跳过日期</w:t>
      </w:r>
      <w:r w:rsidRPr="005E7B64">
        <w:rPr>
          <w:rFonts w:ascii="Segoe UI" w:eastAsia="宋体" w:hAnsi="Segoe UI" w:cs="Segoe UI"/>
          <w:color w:val="333333"/>
          <w:kern w:val="0"/>
          <w:sz w:val="24"/>
          <w:szCs w:val="24"/>
          <w14:ligatures w14:val="none"/>
        </w:rPr>
        <w:t>)</w:t>
      </w:r>
    </w:p>
    <w:p w14:paraId="4638DF23"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由于模拟</w:t>
      </w:r>
      <w:proofErr w:type="gramStart"/>
      <w:r w:rsidRPr="005E7B64">
        <w:rPr>
          <w:rFonts w:ascii="Segoe UI" w:eastAsia="宋体" w:hAnsi="Segoe UI" w:cs="Segoe UI"/>
          <w:color w:val="333333"/>
          <w:kern w:val="0"/>
          <w:sz w:val="24"/>
          <w:szCs w:val="24"/>
          <w14:ligatures w14:val="none"/>
        </w:rPr>
        <w:t>盘资源</w:t>
      </w:r>
      <w:proofErr w:type="gramEnd"/>
      <w:r w:rsidRPr="005E7B64">
        <w:rPr>
          <w:rFonts w:ascii="Segoe UI" w:eastAsia="宋体" w:hAnsi="Segoe UI" w:cs="Segoe UI"/>
          <w:color w:val="333333"/>
          <w:kern w:val="0"/>
          <w:sz w:val="24"/>
          <w:szCs w:val="24"/>
          <w14:ligatures w14:val="none"/>
        </w:rPr>
        <w:t>有限及防止恶意攻击</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我们设置：（</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）模拟交易序列化之后的状态大小不能超过</w:t>
      </w:r>
      <w:r w:rsidRPr="005E7B64">
        <w:rPr>
          <w:rFonts w:ascii="Segoe UI" w:eastAsia="宋体" w:hAnsi="Segoe UI" w:cs="Segoe UI"/>
          <w:color w:val="333333"/>
          <w:kern w:val="0"/>
          <w:sz w:val="24"/>
          <w:szCs w:val="24"/>
          <w14:ligatures w14:val="none"/>
        </w:rPr>
        <w:t xml:space="preserve"> 30M</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2</w:t>
      </w:r>
      <w:r w:rsidRPr="005E7B64">
        <w:rPr>
          <w:rFonts w:ascii="Segoe UI" w:eastAsia="宋体" w:hAnsi="Segoe UI" w:cs="Segoe UI"/>
          <w:color w:val="333333"/>
          <w:kern w:val="0"/>
          <w:sz w:val="24"/>
          <w:szCs w:val="24"/>
          <w14:ligatures w14:val="none"/>
        </w:rPr>
        <w:t>）每个函数运行时间不能超过</w:t>
      </w:r>
      <w:r w:rsidRPr="005E7B64">
        <w:rPr>
          <w:rFonts w:ascii="Segoe UI" w:eastAsia="宋体" w:hAnsi="Segoe UI" w:cs="Segoe UI"/>
          <w:color w:val="333333"/>
          <w:kern w:val="0"/>
          <w:sz w:val="24"/>
          <w:szCs w:val="24"/>
          <w14:ligatures w14:val="none"/>
        </w:rPr>
        <w:t>1800s</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3</w:t>
      </w:r>
      <w:r w:rsidRPr="005E7B64">
        <w:rPr>
          <w:rFonts w:ascii="Segoe UI" w:eastAsia="宋体" w:hAnsi="Segoe UI" w:cs="Segoe UI"/>
          <w:color w:val="333333"/>
          <w:kern w:val="0"/>
          <w:sz w:val="24"/>
          <w:szCs w:val="24"/>
          <w14:ligatures w14:val="none"/>
        </w:rPr>
        <w:t>）进程占用内存不能超过</w:t>
      </w:r>
      <w:r w:rsidRPr="005E7B64">
        <w:rPr>
          <w:rFonts w:ascii="Segoe UI" w:eastAsia="宋体" w:hAnsi="Segoe UI" w:cs="Segoe UI"/>
          <w:color w:val="333333"/>
          <w:kern w:val="0"/>
          <w:sz w:val="24"/>
          <w:szCs w:val="24"/>
          <w14:ligatures w14:val="none"/>
        </w:rPr>
        <w:t>3G</w:t>
      </w:r>
      <w:r w:rsidRPr="005E7B64">
        <w:rPr>
          <w:rFonts w:ascii="Segoe UI" w:eastAsia="宋体" w:hAnsi="Segoe UI" w:cs="Segoe UI"/>
          <w:color w:val="333333"/>
          <w:kern w:val="0"/>
          <w:sz w:val="24"/>
          <w:szCs w:val="24"/>
          <w14:ligatures w14:val="none"/>
        </w:rPr>
        <w:t>。如果日志中出现这样的提示或者模拟交易因此提示而失败的话，请优化策略，具体的参考</w:t>
      </w:r>
      <w:hyperlink r:id="rId87" w:history="1">
        <w:r w:rsidRPr="005E7B64">
          <w:rPr>
            <w:rFonts w:ascii="Segoe UI" w:eastAsia="宋体" w:hAnsi="Segoe UI" w:cs="Segoe UI"/>
            <w:color w:val="0E90D2"/>
            <w:kern w:val="0"/>
            <w:sz w:val="24"/>
            <w:szCs w:val="24"/>
            <w:u w:val="single"/>
            <w14:ligatures w14:val="none"/>
          </w:rPr>
          <w:t>常见</w:t>
        </w:r>
        <w:r w:rsidRPr="005E7B64">
          <w:rPr>
            <w:rFonts w:ascii="Segoe UI" w:eastAsia="宋体" w:hAnsi="Segoe UI" w:cs="Segoe UI"/>
            <w:color w:val="0E90D2"/>
            <w:kern w:val="0"/>
            <w:sz w:val="24"/>
            <w:szCs w:val="24"/>
            <w:u w:val="single"/>
            <w14:ligatures w14:val="none"/>
          </w:rPr>
          <w:t>Bug</w:t>
        </w:r>
        <w:r w:rsidRPr="005E7B64">
          <w:rPr>
            <w:rFonts w:ascii="Segoe UI" w:eastAsia="宋体" w:hAnsi="Segoe UI" w:cs="Segoe UI"/>
            <w:color w:val="0E90D2"/>
            <w:kern w:val="0"/>
            <w:sz w:val="24"/>
            <w:szCs w:val="24"/>
            <w:u w:val="single"/>
            <w14:ligatures w14:val="none"/>
          </w:rPr>
          <w:t>或者警告解决方法</w:t>
        </w:r>
      </w:hyperlink>
      <w:r w:rsidRPr="005E7B64">
        <w:rPr>
          <w:rFonts w:ascii="Segoe UI" w:eastAsia="宋体" w:hAnsi="Segoe UI" w:cs="Segoe UI"/>
          <w:color w:val="333333"/>
          <w:kern w:val="0"/>
          <w:sz w:val="24"/>
          <w:szCs w:val="24"/>
          <w14:ligatures w14:val="none"/>
        </w:rPr>
        <w:t>。</w:t>
      </w:r>
    </w:p>
    <w:p w14:paraId="0ED5223A"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强烈建议模拟盘使用真实价格成交</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即调用</w:t>
      </w:r>
      <w:r w:rsidRPr="005E7B64">
        <w:rPr>
          <w:rFonts w:ascii="Segoe UI" w:eastAsia="宋体" w:hAnsi="Segoe UI" w:cs="Segoe UI"/>
          <w:color w:val="333333"/>
          <w:kern w:val="0"/>
          <w:sz w:val="24"/>
          <w:szCs w:val="24"/>
          <w14:ligatures w14:val="none"/>
        </w:rPr>
        <w:t> </w:t>
      </w:r>
      <w:r w:rsidRPr="005E7B64">
        <w:rPr>
          <w:rFonts w:ascii="Source Code Pro" w:eastAsia="宋体" w:hAnsi="Source Code Pro" w:cs="宋体"/>
          <w:color w:val="C7254E"/>
          <w:kern w:val="0"/>
          <w:sz w:val="22"/>
          <w:shd w:val="clear" w:color="auto" w:fill="F8F8F8"/>
          <w14:ligatures w14:val="none"/>
        </w:rPr>
        <w:t>set_option('use_real_price', True)</w:t>
      </w:r>
      <w:r w:rsidRPr="005E7B64">
        <w:rPr>
          <w:rFonts w:ascii="Segoe UI" w:eastAsia="宋体" w:hAnsi="Segoe UI" w:cs="Segoe UI"/>
          <w:color w:val="333333"/>
          <w:kern w:val="0"/>
          <w:sz w:val="24"/>
          <w:szCs w:val="24"/>
          <w14:ligatures w14:val="none"/>
        </w:rPr>
        <w:t>. </w:t>
      </w:r>
      <w:hyperlink r:id="rId88" w:anchor="use_real_price" w:history="1">
        <w:r w:rsidRPr="005E7B64">
          <w:rPr>
            <w:rFonts w:ascii="Segoe UI" w:eastAsia="宋体" w:hAnsi="Segoe UI" w:cs="Segoe UI"/>
            <w:color w:val="0E90D2"/>
            <w:kern w:val="0"/>
            <w:sz w:val="24"/>
            <w:szCs w:val="24"/>
            <w:u w:val="single"/>
            <w14:ligatures w14:val="none"/>
          </w:rPr>
          <w:t>更多细节</w:t>
        </w:r>
      </w:hyperlink>
    </w:p>
    <w:p w14:paraId="218EBCC0" w14:textId="77777777" w:rsidR="005E7B64" w:rsidRPr="005E7B64" w:rsidRDefault="005E7B64" w:rsidP="005E7B64">
      <w:pPr>
        <w:widowControl/>
        <w:numPr>
          <w:ilvl w:val="0"/>
          <w:numId w:val="22"/>
        </w:numPr>
        <w:shd w:val="clear" w:color="auto" w:fill="FFFFFF"/>
        <w:jc w:val="left"/>
        <w:rPr>
          <w:rFonts w:ascii="Segoe UI" w:eastAsia="宋体" w:hAnsi="Segoe UI" w:cs="Segoe UI"/>
          <w:color w:val="333333"/>
          <w:kern w:val="0"/>
          <w:sz w:val="24"/>
          <w:szCs w:val="24"/>
          <w14:ligatures w14:val="none"/>
        </w:rPr>
      </w:pPr>
      <w:hyperlink r:id="rId89" w:history="1">
        <w:r w:rsidRPr="005E7B64">
          <w:rPr>
            <w:rFonts w:ascii="Segoe UI" w:eastAsia="宋体" w:hAnsi="Segoe UI" w:cs="Segoe UI"/>
            <w:color w:val="0E90D2"/>
            <w:kern w:val="0"/>
            <w:sz w:val="24"/>
            <w:szCs w:val="24"/>
            <w:u w:val="single"/>
            <w14:ligatures w14:val="none"/>
          </w:rPr>
          <w:t>模拟交易替换代码参考教程</w:t>
        </w:r>
      </w:hyperlink>
    </w:p>
    <w:p w14:paraId="7BEBD5A2" w14:textId="77777777" w:rsidR="005E7B64" w:rsidRPr="005E7B64" w:rsidRDefault="005E7B64" w:rsidP="005E7B64">
      <w:pPr>
        <w:widowControl/>
        <w:numPr>
          <w:ilvl w:val="0"/>
          <w:numId w:val="22"/>
        </w:numPr>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替换代码时，版本模拟交易</w:t>
      </w:r>
      <w:proofErr w:type="gramStart"/>
      <w:r w:rsidRPr="005E7B64">
        <w:rPr>
          <w:rFonts w:ascii="Segoe UI" w:eastAsia="宋体" w:hAnsi="Segoe UI" w:cs="Segoe UI"/>
          <w:color w:val="333333"/>
          <w:kern w:val="0"/>
          <w:sz w:val="24"/>
          <w:szCs w:val="24"/>
          <w14:ligatures w14:val="none"/>
        </w:rPr>
        <w:t>和回测的</w:t>
      </w:r>
      <w:proofErr w:type="gramEnd"/>
      <w:r w:rsidRPr="005E7B64">
        <w:rPr>
          <w:rFonts w:ascii="Segoe UI" w:eastAsia="宋体" w:hAnsi="Segoe UI" w:cs="Segoe UI"/>
          <w:color w:val="333333"/>
          <w:kern w:val="0"/>
          <w:sz w:val="24"/>
          <w:szCs w:val="24"/>
          <w14:ligatures w14:val="none"/>
        </w:rPr>
        <w:t>版本需要对应，</w:t>
      </w:r>
      <w:r w:rsidRPr="005E7B64">
        <w:rPr>
          <w:rFonts w:ascii="Segoe UI" w:eastAsia="宋体" w:hAnsi="Segoe UI" w:cs="Segoe UI"/>
          <w:color w:val="333333"/>
          <w:kern w:val="0"/>
          <w:sz w:val="24"/>
          <w:szCs w:val="24"/>
          <w14:ligatures w14:val="none"/>
        </w:rPr>
        <w:t>python2(python3)</w:t>
      </w:r>
      <w:r w:rsidRPr="005E7B64">
        <w:rPr>
          <w:rFonts w:ascii="Segoe UI" w:eastAsia="宋体" w:hAnsi="Segoe UI" w:cs="Segoe UI"/>
          <w:color w:val="333333"/>
          <w:kern w:val="0"/>
          <w:sz w:val="24"/>
          <w:szCs w:val="24"/>
          <w14:ligatures w14:val="none"/>
        </w:rPr>
        <w:t>版本的模拟交易不能使用</w:t>
      </w:r>
      <w:r w:rsidRPr="005E7B64">
        <w:rPr>
          <w:rFonts w:ascii="Segoe UI" w:eastAsia="宋体" w:hAnsi="Segoe UI" w:cs="Segoe UI"/>
          <w:color w:val="333333"/>
          <w:kern w:val="0"/>
          <w:sz w:val="24"/>
          <w:szCs w:val="24"/>
          <w14:ligatures w14:val="none"/>
        </w:rPr>
        <w:t>python3(python2)</w:t>
      </w:r>
      <w:r w:rsidRPr="005E7B64">
        <w:rPr>
          <w:rFonts w:ascii="Segoe UI" w:eastAsia="宋体" w:hAnsi="Segoe UI" w:cs="Segoe UI"/>
          <w:color w:val="333333"/>
          <w:kern w:val="0"/>
          <w:sz w:val="24"/>
          <w:szCs w:val="24"/>
          <w14:ligatures w14:val="none"/>
        </w:rPr>
        <w:t>版本</w:t>
      </w:r>
      <w:proofErr w:type="gramStart"/>
      <w:r w:rsidRPr="005E7B64">
        <w:rPr>
          <w:rFonts w:ascii="Segoe UI" w:eastAsia="宋体" w:hAnsi="Segoe UI" w:cs="Segoe UI"/>
          <w:color w:val="333333"/>
          <w:kern w:val="0"/>
          <w:sz w:val="24"/>
          <w:szCs w:val="24"/>
          <w14:ligatures w14:val="none"/>
        </w:rPr>
        <w:t>的回测替换</w:t>
      </w:r>
      <w:proofErr w:type="gramEnd"/>
    </w:p>
    <w:p w14:paraId="216F976C"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模拟交易</w:t>
      </w:r>
      <w:proofErr w:type="gramStart"/>
      <w:r w:rsidRPr="005E7B64">
        <w:rPr>
          <w:rFonts w:ascii="Segoe UI" w:eastAsia="宋体" w:hAnsi="Segoe UI" w:cs="Segoe UI"/>
          <w:color w:val="333333"/>
          <w:kern w:val="0"/>
          <w:sz w:val="41"/>
          <w:szCs w:val="41"/>
          <w14:ligatures w14:val="none"/>
        </w:rPr>
        <w:t>和回测的</w:t>
      </w:r>
      <w:proofErr w:type="gramEnd"/>
      <w:r w:rsidRPr="005E7B64">
        <w:rPr>
          <w:rFonts w:ascii="Segoe UI" w:eastAsia="宋体" w:hAnsi="Segoe UI" w:cs="Segoe UI"/>
          <w:color w:val="333333"/>
          <w:kern w:val="0"/>
          <w:sz w:val="41"/>
          <w:szCs w:val="41"/>
          <w14:ligatures w14:val="none"/>
        </w:rPr>
        <w:t>差别</w:t>
      </w:r>
    </w:p>
    <w:p w14:paraId="5110CF8B"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比较的前提是策略、起始资金、时间区间及频率等完全一致。模拟交易现在和</w:t>
      </w:r>
      <w:proofErr w:type="gramStart"/>
      <w:r w:rsidRPr="005E7B64">
        <w:rPr>
          <w:rFonts w:ascii="Segoe UI" w:eastAsia="宋体" w:hAnsi="Segoe UI" w:cs="Segoe UI"/>
          <w:color w:val="333333"/>
          <w:kern w:val="0"/>
          <w:sz w:val="24"/>
          <w:szCs w:val="24"/>
          <w14:ligatures w14:val="none"/>
        </w:rPr>
        <w:t>回测还是</w:t>
      </w:r>
      <w:proofErr w:type="gramEnd"/>
      <w:r w:rsidRPr="005E7B64">
        <w:rPr>
          <w:rFonts w:ascii="Segoe UI" w:eastAsia="宋体" w:hAnsi="Segoe UI" w:cs="Segoe UI"/>
          <w:color w:val="333333"/>
          <w:kern w:val="0"/>
          <w:sz w:val="24"/>
          <w:szCs w:val="24"/>
          <w14:ligatures w14:val="none"/>
        </w:rPr>
        <w:t>有些微小的差别</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具体原因如下</w:t>
      </w:r>
      <w:r w:rsidRPr="005E7B64">
        <w:rPr>
          <w:rFonts w:ascii="Segoe UI" w:eastAsia="宋体" w:hAnsi="Segoe UI" w:cs="Segoe UI"/>
          <w:color w:val="333333"/>
          <w:kern w:val="0"/>
          <w:sz w:val="24"/>
          <w:szCs w:val="24"/>
          <w14:ligatures w14:val="none"/>
        </w:rPr>
        <w:t>:</w:t>
      </w:r>
    </w:p>
    <w:p w14:paraId="0CF6E203" w14:textId="77777777" w:rsidR="005E7B64" w:rsidRPr="005E7B64" w:rsidRDefault="005E7B64" w:rsidP="005E7B64">
      <w:pPr>
        <w:widowControl/>
        <w:numPr>
          <w:ilvl w:val="0"/>
          <w:numId w:val="2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策略运行的环境如果不相同的话，可能导致不同，例如</w:t>
      </w:r>
      <w:r w:rsidRPr="005E7B64">
        <w:rPr>
          <w:rFonts w:ascii="Segoe UI" w:eastAsia="宋体" w:hAnsi="Segoe UI" w:cs="Segoe UI"/>
          <w:color w:val="333333"/>
          <w:kern w:val="0"/>
          <w:sz w:val="24"/>
          <w:szCs w:val="24"/>
          <w14:ligatures w14:val="none"/>
        </w:rPr>
        <w:t>Python2</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Python3</w:t>
      </w:r>
      <w:r w:rsidRPr="005E7B64">
        <w:rPr>
          <w:rFonts w:ascii="Segoe UI" w:eastAsia="宋体" w:hAnsi="Segoe UI" w:cs="Segoe UI"/>
          <w:color w:val="333333"/>
          <w:kern w:val="0"/>
          <w:sz w:val="24"/>
          <w:szCs w:val="24"/>
          <w14:ligatures w14:val="none"/>
        </w:rPr>
        <w:t>，</w:t>
      </w:r>
      <w:proofErr w:type="gramStart"/>
      <w:r w:rsidRPr="005E7B64">
        <w:rPr>
          <w:rFonts w:ascii="Segoe UI" w:eastAsia="宋体" w:hAnsi="Segoe UI" w:cs="Segoe UI"/>
          <w:color w:val="333333"/>
          <w:kern w:val="0"/>
          <w:sz w:val="24"/>
          <w:szCs w:val="24"/>
          <w14:ligatures w14:val="none"/>
        </w:rPr>
        <w:t>聚宽官网</w:t>
      </w:r>
      <w:proofErr w:type="gramEnd"/>
      <w:r w:rsidRPr="005E7B64">
        <w:rPr>
          <w:rFonts w:ascii="Segoe UI" w:eastAsia="宋体" w:hAnsi="Segoe UI" w:cs="Segoe UI"/>
          <w:color w:val="333333"/>
          <w:kern w:val="0"/>
          <w:sz w:val="24"/>
          <w:szCs w:val="24"/>
          <w14:ligatures w14:val="none"/>
        </w:rPr>
        <w:t>和</w:t>
      </w:r>
      <w:proofErr w:type="gramStart"/>
      <w:r w:rsidRPr="005E7B64">
        <w:rPr>
          <w:rFonts w:ascii="Segoe UI" w:eastAsia="宋体" w:hAnsi="Segoe UI" w:cs="Segoe UI"/>
          <w:color w:val="333333"/>
          <w:kern w:val="0"/>
          <w:sz w:val="24"/>
          <w:szCs w:val="24"/>
          <w14:ligatures w14:val="none"/>
        </w:rPr>
        <w:t>一创聚宽</w:t>
      </w:r>
      <w:proofErr w:type="gramEnd"/>
      <w:r w:rsidRPr="005E7B64">
        <w:rPr>
          <w:rFonts w:ascii="Segoe UI" w:eastAsia="宋体" w:hAnsi="Segoe UI" w:cs="Segoe UI"/>
          <w:color w:val="333333"/>
          <w:kern w:val="0"/>
          <w:sz w:val="24"/>
          <w:szCs w:val="24"/>
          <w14:ligatures w14:val="none"/>
        </w:rPr>
        <w:t>;</w:t>
      </w:r>
    </w:p>
    <w:p w14:paraId="764950BF" w14:textId="77777777" w:rsidR="005E7B64" w:rsidRPr="005E7B64" w:rsidRDefault="005E7B64" w:rsidP="005E7B64">
      <w:pPr>
        <w:widowControl/>
        <w:numPr>
          <w:ilvl w:val="0"/>
          <w:numId w:val="2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策略中有随机因素，例如：使用随机数、不稳定的排序、遍历</w:t>
      </w:r>
      <w:r w:rsidRPr="005E7B64">
        <w:rPr>
          <w:rFonts w:ascii="Segoe UI" w:eastAsia="宋体" w:hAnsi="Segoe UI" w:cs="Segoe UI"/>
          <w:color w:val="333333"/>
          <w:kern w:val="0"/>
          <w:sz w:val="24"/>
          <w:szCs w:val="24"/>
          <w14:ligatures w14:val="none"/>
        </w:rPr>
        <w:t xml:space="preserve"> dict</w:t>
      </w:r>
      <w:r w:rsidRPr="005E7B64">
        <w:rPr>
          <w:rFonts w:ascii="Segoe UI" w:eastAsia="宋体" w:hAnsi="Segoe UI" w:cs="Segoe UI"/>
          <w:color w:val="333333"/>
          <w:kern w:val="0"/>
          <w:sz w:val="24"/>
          <w:szCs w:val="24"/>
          <w14:ligatures w14:val="none"/>
        </w:rPr>
        <w:t>中的元素等；</w:t>
      </w:r>
    </w:p>
    <w:p w14:paraId="75ABB069" w14:textId="77777777" w:rsidR="005E7B64" w:rsidRPr="005E7B64" w:rsidRDefault="005E7B64" w:rsidP="005E7B64">
      <w:pPr>
        <w:widowControl/>
        <w:numPr>
          <w:ilvl w:val="0"/>
          <w:numId w:val="24"/>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回测的</w:t>
      </w:r>
      <w:proofErr w:type="gramEnd"/>
      <w:r w:rsidRPr="005E7B64">
        <w:rPr>
          <w:rFonts w:ascii="Segoe UI" w:eastAsia="宋体" w:hAnsi="Segoe UI" w:cs="Segoe UI"/>
          <w:color w:val="333333"/>
          <w:kern w:val="0"/>
          <w:sz w:val="24"/>
          <w:szCs w:val="24"/>
          <w14:ligatures w14:val="none"/>
        </w:rPr>
        <w:t>策略使用了未来数据，例如开盘前获取当天的收盘价、财务数据、技术指标等；</w:t>
      </w:r>
    </w:p>
    <w:p w14:paraId="569BA441" w14:textId="77777777" w:rsidR="005E7B64" w:rsidRPr="005E7B64" w:rsidRDefault="005E7B64" w:rsidP="005E7B64">
      <w:pPr>
        <w:widowControl/>
        <w:numPr>
          <w:ilvl w:val="0"/>
          <w:numId w:val="2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替换代码：</w:t>
      </w:r>
      <w:proofErr w:type="gramStart"/>
      <w:r w:rsidRPr="005E7B64">
        <w:rPr>
          <w:rFonts w:ascii="Segoe UI" w:eastAsia="宋体" w:hAnsi="Segoe UI" w:cs="Segoe UI"/>
          <w:color w:val="333333"/>
          <w:kern w:val="0"/>
          <w:sz w:val="24"/>
          <w:szCs w:val="24"/>
          <w14:ligatures w14:val="none"/>
        </w:rPr>
        <w:t>回测不</w:t>
      </w:r>
      <w:proofErr w:type="gramEnd"/>
      <w:r w:rsidRPr="005E7B64">
        <w:rPr>
          <w:rFonts w:ascii="Segoe UI" w:eastAsia="宋体" w:hAnsi="Segoe UI" w:cs="Segoe UI"/>
          <w:color w:val="333333"/>
          <w:kern w:val="0"/>
          <w:sz w:val="24"/>
          <w:szCs w:val="24"/>
          <w14:ligatures w14:val="none"/>
        </w:rPr>
        <w:t>支持替换代码，模拟交易中间替换了代码，</w:t>
      </w:r>
      <w:proofErr w:type="gramStart"/>
      <w:r w:rsidRPr="005E7B64">
        <w:rPr>
          <w:rFonts w:ascii="Segoe UI" w:eastAsia="宋体" w:hAnsi="Segoe UI" w:cs="Segoe UI"/>
          <w:color w:val="333333"/>
          <w:kern w:val="0"/>
          <w:sz w:val="24"/>
          <w:szCs w:val="24"/>
          <w14:ligatures w14:val="none"/>
        </w:rPr>
        <w:t>回测使用</w:t>
      </w:r>
      <w:proofErr w:type="gramEnd"/>
      <w:r w:rsidRPr="005E7B64">
        <w:rPr>
          <w:rFonts w:ascii="Segoe UI" w:eastAsia="宋体" w:hAnsi="Segoe UI" w:cs="Segoe UI"/>
          <w:color w:val="333333"/>
          <w:kern w:val="0"/>
          <w:sz w:val="24"/>
          <w:szCs w:val="24"/>
          <w14:ligatures w14:val="none"/>
        </w:rPr>
        <w:t>替换后的代码，导致策略不一致；</w:t>
      </w:r>
    </w:p>
    <w:p w14:paraId="2BF9320C" w14:textId="77777777" w:rsidR="005E7B64" w:rsidRPr="005E7B64" w:rsidRDefault="005E7B64" w:rsidP="005E7B64">
      <w:pPr>
        <w:widowControl/>
        <w:numPr>
          <w:ilvl w:val="0"/>
          <w:numId w:val="2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暂停及重启策略：</w:t>
      </w:r>
      <w:proofErr w:type="gramStart"/>
      <w:r w:rsidRPr="005E7B64">
        <w:rPr>
          <w:rFonts w:ascii="Segoe UI" w:eastAsia="宋体" w:hAnsi="Segoe UI" w:cs="Segoe UI"/>
          <w:color w:val="333333"/>
          <w:kern w:val="0"/>
          <w:sz w:val="24"/>
          <w:szCs w:val="24"/>
          <w14:ligatures w14:val="none"/>
        </w:rPr>
        <w:t>回测中</w:t>
      </w:r>
      <w:proofErr w:type="gramEnd"/>
      <w:r w:rsidRPr="005E7B64">
        <w:rPr>
          <w:rFonts w:ascii="Segoe UI" w:eastAsia="宋体" w:hAnsi="Segoe UI" w:cs="Segoe UI"/>
          <w:color w:val="333333"/>
          <w:kern w:val="0"/>
          <w:sz w:val="24"/>
          <w:szCs w:val="24"/>
          <w14:ligatures w14:val="none"/>
        </w:rPr>
        <w:t>不支持暂停，模拟交易可以暂停策略，暂停期间策略不运行；</w:t>
      </w:r>
    </w:p>
    <w:p w14:paraId="1201C76F"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期货交割日</w:t>
      </w:r>
    </w:p>
    <w:p w14:paraId="694CB554"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期货持仓到交割日，没有手动交割，系统会以当天结算价平仓</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没有手续费</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不会有交易记录</w:t>
      </w:r>
      <w:r w:rsidRPr="005E7B64">
        <w:rPr>
          <w:rFonts w:ascii="Segoe UI" w:eastAsia="宋体" w:hAnsi="Segoe UI" w:cs="Segoe UI"/>
          <w:color w:val="333333"/>
          <w:kern w:val="0"/>
          <w:sz w:val="24"/>
          <w:szCs w:val="24"/>
          <w14:ligatures w14:val="none"/>
        </w:rPr>
        <w:t>.</w:t>
      </w:r>
    </w:p>
    <w:p w14:paraId="3ED546B6"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还</w:t>
      </w:r>
      <w:proofErr w:type="gramStart"/>
      <w:r w:rsidRPr="005E7B64">
        <w:rPr>
          <w:rFonts w:ascii="Segoe UI" w:eastAsia="宋体" w:hAnsi="Segoe UI" w:cs="Segoe UI"/>
          <w:color w:val="333333"/>
          <w:kern w:val="0"/>
          <w:sz w:val="41"/>
          <w:szCs w:val="41"/>
          <w14:ligatures w14:val="none"/>
        </w:rPr>
        <w:t>券</w:t>
      </w:r>
      <w:proofErr w:type="gramEnd"/>
      <w:r w:rsidRPr="005E7B64">
        <w:rPr>
          <w:rFonts w:ascii="Segoe UI" w:eastAsia="宋体" w:hAnsi="Segoe UI" w:cs="Segoe UI"/>
          <w:color w:val="333333"/>
          <w:kern w:val="0"/>
          <w:sz w:val="41"/>
          <w:szCs w:val="41"/>
          <w14:ligatures w14:val="none"/>
        </w:rPr>
        <w:t>细则</w:t>
      </w:r>
    </w:p>
    <w:p w14:paraId="17067CE0" w14:textId="77777777" w:rsidR="005E7B64" w:rsidRPr="005E7B64" w:rsidRDefault="005E7B64" w:rsidP="005E7B64">
      <w:pPr>
        <w:widowControl/>
        <w:numPr>
          <w:ilvl w:val="0"/>
          <w:numId w:val="2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T+1, </w:t>
      </w:r>
      <w:r w:rsidRPr="005E7B64">
        <w:rPr>
          <w:rFonts w:ascii="Segoe UI" w:eastAsia="宋体" w:hAnsi="Segoe UI" w:cs="Segoe UI"/>
          <w:color w:val="333333"/>
          <w:kern w:val="0"/>
          <w:sz w:val="24"/>
          <w:szCs w:val="24"/>
          <w14:ligatures w14:val="none"/>
        </w:rPr>
        <w:t>当日融的</w:t>
      </w:r>
      <w:proofErr w:type="gramStart"/>
      <w:r w:rsidRPr="005E7B64">
        <w:rPr>
          <w:rFonts w:ascii="Segoe UI" w:eastAsia="宋体" w:hAnsi="Segoe UI" w:cs="Segoe UI"/>
          <w:color w:val="333333"/>
          <w:kern w:val="0"/>
          <w:sz w:val="24"/>
          <w:szCs w:val="24"/>
          <w14:ligatures w14:val="none"/>
        </w:rPr>
        <w:t>券</w:t>
      </w:r>
      <w:proofErr w:type="gramEnd"/>
      <w:r w:rsidRPr="005E7B64">
        <w:rPr>
          <w:rFonts w:ascii="Segoe UI" w:eastAsia="宋体" w:hAnsi="Segoe UI" w:cs="Segoe UI"/>
          <w:color w:val="333333"/>
          <w:kern w:val="0"/>
          <w:sz w:val="24"/>
          <w:szCs w:val="24"/>
          <w14:ligatures w14:val="none"/>
        </w:rPr>
        <w:t>当日不能还</w:t>
      </w:r>
    </w:p>
    <w:p w14:paraId="6EF15F29" w14:textId="77777777" w:rsidR="005E7B64" w:rsidRPr="005E7B64" w:rsidRDefault="005E7B64" w:rsidP="005E7B64">
      <w:pPr>
        <w:widowControl/>
        <w:numPr>
          <w:ilvl w:val="0"/>
          <w:numId w:val="2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还</w:t>
      </w:r>
      <w:proofErr w:type="gramStart"/>
      <w:r w:rsidRPr="005E7B64">
        <w:rPr>
          <w:rFonts w:ascii="Segoe UI" w:eastAsia="宋体" w:hAnsi="Segoe UI" w:cs="Segoe UI"/>
          <w:color w:val="333333"/>
          <w:kern w:val="0"/>
          <w:sz w:val="24"/>
          <w:szCs w:val="24"/>
          <w14:ligatures w14:val="none"/>
        </w:rPr>
        <w:t>券</w:t>
      </w:r>
      <w:proofErr w:type="gramEnd"/>
      <w:r w:rsidRPr="005E7B64">
        <w:rPr>
          <w:rFonts w:ascii="Segoe UI" w:eastAsia="宋体" w:hAnsi="Segoe UI" w:cs="Segoe UI"/>
          <w:color w:val="333333"/>
          <w:kern w:val="0"/>
          <w:sz w:val="24"/>
          <w:szCs w:val="24"/>
          <w14:ligatures w14:val="none"/>
        </w:rPr>
        <w:t>时要扣除利息</w:t>
      </w:r>
    </w:p>
    <w:p w14:paraId="3CDC942B" w14:textId="77777777" w:rsidR="005E7B64" w:rsidRPr="005E7B64" w:rsidRDefault="005E7B64" w:rsidP="005E7B64">
      <w:pPr>
        <w:widowControl/>
        <w:numPr>
          <w:ilvl w:val="0"/>
          <w:numId w:val="2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直接还</w:t>
      </w:r>
      <w:proofErr w:type="gramStart"/>
      <w:r w:rsidRPr="005E7B64">
        <w:rPr>
          <w:rFonts w:ascii="Segoe UI" w:eastAsia="宋体" w:hAnsi="Segoe UI" w:cs="Segoe UI"/>
          <w:color w:val="333333"/>
          <w:kern w:val="0"/>
          <w:sz w:val="24"/>
          <w:szCs w:val="24"/>
          <w14:ligatures w14:val="none"/>
        </w:rPr>
        <w:t>券</w:t>
      </w:r>
      <w:proofErr w:type="gramEnd"/>
      <w:r w:rsidRPr="005E7B64">
        <w:rPr>
          <w:rFonts w:ascii="Segoe UI" w:eastAsia="宋体" w:hAnsi="Segoe UI" w:cs="Segoe UI"/>
          <w:color w:val="333333"/>
          <w:kern w:val="0"/>
          <w:sz w:val="24"/>
          <w:szCs w:val="24"/>
          <w14:ligatures w14:val="none"/>
        </w:rPr>
        <w:t>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可以使用当日买入的</w:t>
      </w:r>
      <w:proofErr w:type="gramStart"/>
      <w:r w:rsidRPr="005E7B64">
        <w:rPr>
          <w:rFonts w:ascii="Segoe UI" w:eastAsia="宋体" w:hAnsi="Segoe UI" w:cs="Segoe UI"/>
          <w:color w:val="333333"/>
          <w:kern w:val="0"/>
          <w:sz w:val="24"/>
          <w:szCs w:val="24"/>
          <w14:ligatures w14:val="none"/>
        </w:rPr>
        <w:t>券</w:t>
      </w:r>
      <w:proofErr w:type="gramEnd"/>
      <w:r w:rsidRPr="005E7B64">
        <w:rPr>
          <w:rFonts w:ascii="Segoe UI" w:eastAsia="宋体" w:hAnsi="Segoe UI" w:cs="Segoe UI"/>
          <w:color w:val="333333"/>
          <w:kern w:val="0"/>
          <w:sz w:val="24"/>
          <w:szCs w:val="24"/>
          <w14:ligatures w14:val="none"/>
        </w:rPr>
        <w:t>还</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不受</w:t>
      </w:r>
      <w:r w:rsidRPr="005E7B64">
        <w:rPr>
          <w:rFonts w:ascii="Segoe UI" w:eastAsia="宋体" w:hAnsi="Segoe UI" w:cs="Segoe UI"/>
          <w:color w:val="333333"/>
          <w:kern w:val="0"/>
          <w:sz w:val="24"/>
          <w:szCs w:val="24"/>
          <w14:ligatures w14:val="none"/>
        </w:rPr>
        <w:t>T+1</w:t>
      </w:r>
      <w:r w:rsidRPr="005E7B64">
        <w:rPr>
          <w:rFonts w:ascii="Segoe UI" w:eastAsia="宋体" w:hAnsi="Segoe UI" w:cs="Segoe UI"/>
          <w:color w:val="333333"/>
          <w:kern w:val="0"/>
          <w:sz w:val="24"/>
          <w:szCs w:val="24"/>
          <w14:ligatures w14:val="none"/>
        </w:rPr>
        <w:t>限制</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且优先使用当日买入的</w:t>
      </w:r>
      <w:proofErr w:type="gramStart"/>
      <w:r w:rsidRPr="005E7B64">
        <w:rPr>
          <w:rFonts w:ascii="Segoe UI" w:eastAsia="宋体" w:hAnsi="Segoe UI" w:cs="Segoe UI"/>
          <w:color w:val="333333"/>
          <w:kern w:val="0"/>
          <w:sz w:val="24"/>
          <w:szCs w:val="24"/>
          <w14:ligatures w14:val="none"/>
        </w:rPr>
        <w:t>券</w:t>
      </w:r>
      <w:proofErr w:type="gramEnd"/>
      <w:r w:rsidRPr="005E7B64">
        <w:rPr>
          <w:rFonts w:ascii="Segoe UI" w:eastAsia="宋体" w:hAnsi="Segoe UI" w:cs="Segoe UI"/>
          <w:color w:val="333333"/>
          <w:kern w:val="0"/>
          <w:sz w:val="24"/>
          <w:szCs w:val="24"/>
          <w14:ligatures w14:val="none"/>
        </w:rPr>
        <w:t>还</w:t>
      </w:r>
    </w:p>
    <w:p w14:paraId="752CFB3A"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投资组合优化器</w:t>
      </w:r>
    </w:p>
    <w:p w14:paraId="59AED675"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投资组合优化</w:t>
      </w:r>
      <w:r w:rsidRPr="005E7B64">
        <w:rPr>
          <w:rFonts w:ascii="Segoe UI" w:eastAsia="宋体" w:hAnsi="Segoe UI" w:cs="Segoe UI"/>
          <w:color w:val="333333"/>
          <w:kern w:val="0"/>
          <w:sz w:val="24"/>
          <w:szCs w:val="24"/>
          <w14:ligatures w14:val="none"/>
        </w:rPr>
        <w:t>是指应用概率论与数理统计、最优化方法以及线性代数等相关数学理论方法，根据既定目标收益和风险容许程度（例如最大化收益，最小化风险，风险平价等），将投资重新组合，分散风险的过程，它体现了投资者的意愿和投资者所受到的约束，即在一定风险水平下收益最大化或一定收益水平下的风险最小化。</w:t>
      </w:r>
    </w:p>
    <w:p w14:paraId="2366200C"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投资组合管理者在设定了投资收益预期、风险预算、相关约束和风险模型之后，</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依托优化器的快速计算优势，得到资产配置最优化结果。</w:t>
      </w:r>
    </w:p>
    <w:p w14:paraId="1FE82229"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不同的约束条件、目标函数，会形成不同的优化器，优化器的处理结果依赖用户输入的相关信息，因此投资者对收益率的预期和风险模型本身估计的准确性，都会影响最终的分析结果，再考虑到交易成本等各类因素的影响，所以从用户使用上而言，</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没有绝对意义上最好的优化器。对于资产组合优化问题，</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lastRenderedPageBreak/>
        <w:t>我们可以通过使用优化器，进行一个较长时间的回测，测试整个投资过程，在所有组合输入一致的情况下通过策略的绩效对比来看哪一个优化器有更好的表现，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或者更符合自己的需求。</w:t>
      </w:r>
    </w:p>
    <w:p w14:paraId="27734268"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组合优化</w:t>
      </w:r>
      <w:proofErr w:type="gramStart"/>
      <w:r w:rsidRPr="005E7B64">
        <w:rPr>
          <w:rFonts w:ascii="Segoe UI" w:eastAsia="宋体" w:hAnsi="Segoe UI" w:cs="Segoe UI"/>
          <w:color w:val="333333"/>
          <w:kern w:val="0"/>
          <w:sz w:val="24"/>
          <w:szCs w:val="24"/>
          <w14:ligatures w14:val="none"/>
        </w:rPr>
        <w:t>器支持</w:t>
      </w:r>
      <w:proofErr w:type="gramEnd"/>
      <w:r w:rsidRPr="005E7B64">
        <w:rPr>
          <w:rFonts w:ascii="Segoe UI" w:eastAsia="宋体" w:hAnsi="Segoe UI" w:cs="Segoe UI"/>
          <w:color w:val="333333"/>
          <w:kern w:val="0"/>
          <w:sz w:val="24"/>
          <w:szCs w:val="24"/>
          <w14:ligatures w14:val="none"/>
        </w:rPr>
        <w:t>对股票、基金进行投资优化，支持如下优化模型：</w:t>
      </w:r>
    </w:p>
    <w:p w14:paraId="0BC75C83"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MinVariance - </w:t>
      </w:r>
      <w:r w:rsidRPr="005E7B64">
        <w:rPr>
          <w:rFonts w:ascii="Segoe UI" w:eastAsia="宋体" w:hAnsi="Segoe UI" w:cs="Segoe UI"/>
          <w:color w:val="333333"/>
          <w:kern w:val="0"/>
          <w:sz w:val="24"/>
          <w:szCs w:val="24"/>
          <w14:ligatures w14:val="none"/>
        </w:rPr>
        <w:t>组合风险最小化（均值</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方差优化）</w:t>
      </w:r>
    </w:p>
    <w:p w14:paraId="7A34C110"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MaxProfit - </w:t>
      </w:r>
      <w:r w:rsidRPr="005E7B64">
        <w:rPr>
          <w:rFonts w:ascii="Segoe UI" w:eastAsia="宋体" w:hAnsi="Segoe UI" w:cs="Segoe UI"/>
          <w:color w:val="333333"/>
          <w:kern w:val="0"/>
          <w:sz w:val="24"/>
          <w:szCs w:val="24"/>
          <w14:ligatures w14:val="none"/>
        </w:rPr>
        <w:t>组合收益最大化</w:t>
      </w:r>
    </w:p>
    <w:p w14:paraId="54DF7AD9"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MaxSharpeRatio - </w:t>
      </w:r>
      <w:r w:rsidRPr="005E7B64">
        <w:rPr>
          <w:rFonts w:ascii="Segoe UI" w:eastAsia="宋体" w:hAnsi="Segoe UI" w:cs="Segoe UI"/>
          <w:color w:val="333333"/>
          <w:kern w:val="0"/>
          <w:sz w:val="24"/>
          <w:szCs w:val="24"/>
          <w14:ligatures w14:val="none"/>
        </w:rPr>
        <w:t>组合夏普比率最大化</w:t>
      </w:r>
    </w:p>
    <w:p w14:paraId="1C78B060"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MinTrackingError - </w:t>
      </w:r>
      <w:r w:rsidRPr="005E7B64">
        <w:rPr>
          <w:rFonts w:ascii="Segoe UI" w:eastAsia="宋体" w:hAnsi="Segoe UI" w:cs="Segoe UI"/>
          <w:color w:val="333333"/>
          <w:kern w:val="0"/>
          <w:sz w:val="24"/>
          <w:szCs w:val="24"/>
          <w14:ligatures w14:val="none"/>
        </w:rPr>
        <w:t>追踪误差最小化</w:t>
      </w:r>
    </w:p>
    <w:p w14:paraId="5D1308AC"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RiskParity - </w:t>
      </w:r>
      <w:r w:rsidRPr="005E7B64">
        <w:rPr>
          <w:rFonts w:ascii="Segoe UI" w:eastAsia="宋体" w:hAnsi="Segoe UI" w:cs="Segoe UI"/>
          <w:color w:val="333333"/>
          <w:kern w:val="0"/>
          <w:sz w:val="24"/>
          <w:szCs w:val="24"/>
          <w14:ligatures w14:val="none"/>
        </w:rPr>
        <w:t>风险平价</w:t>
      </w:r>
    </w:p>
    <w:p w14:paraId="3E40985C"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MaxScore - </w:t>
      </w:r>
      <w:r w:rsidRPr="005E7B64">
        <w:rPr>
          <w:rFonts w:ascii="Segoe UI" w:eastAsia="宋体" w:hAnsi="Segoe UI" w:cs="Segoe UI"/>
          <w:color w:val="333333"/>
          <w:kern w:val="0"/>
          <w:sz w:val="24"/>
          <w:szCs w:val="24"/>
          <w14:ligatures w14:val="none"/>
        </w:rPr>
        <w:t>组合标的打分最大化</w:t>
      </w:r>
    </w:p>
    <w:p w14:paraId="4F21CE26"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MinScore - </w:t>
      </w:r>
      <w:r w:rsidRPr="005E7B64">
        <w:rPr>
          <w:rFonts w:ascii="Segoe UI" w:eastAsia="宋体" w:hAnsi="Segoe UI" w:cs="Segoe UI"/>
          <w:color w:val="333333"/>
          <w:kern w:val="0"/>
          <w:sz w:val="24"/>
          <w:szCs w:val="24"/>
          <w14:ligatures w14:val="none"/>
        </w:rPr>
        <w:t>组合标的打分最小化</w:t>
      </w:r>
    </w:p>
    <w:p w14:paraId="5EEE61A4"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MaxFactorValue - </w:t>
      </w:r>
      <w:r w:rsidRPr="005E7B64">
        <w:rPr>
          <w:rFonts w:ascii="Segoe UI" w:eastAsia="宋体" w:hAnsi="Segoe UI" w:cs="Segoe UI"/>
          <w:color w:val="333333"/>
          <w:kern w:val="0"/>
          <w:sz w:val="24"/>
          <w:szCs w:val="24"/>
          <w14:ligatures w14:val="none"/>
        </w:rPr>
        <w:t>因子值最大化</w:t>
      </w:r>
    </w:p>
    <w:p w14:paraId="7A24C89C"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MinFactorValue - </w:t>
      </w:r>
      <w:r w:rsidRPr="005E7B64">
        <w:rPr>
          <w:rFonts w:ascii="Segoe UI" w:eastAsia="宋体" w:hAnsi="Segoe UI" w:cs="Segoe UI"/>
          <w:color w:val="333333"/>
          <w:kern w:val="0"/>
          <w:sz w:val="24"/>
          <w:szCs w:val="24"/>
          <w14:ligatures w14:val="none"/>
        </w:rPr>
        <w:t>因子值最小化</w:t>
      </w:r>
    </w:p>
    <w:p w14:paraId="7031086C" w14:textId="77777777" w:rsidR="005E7B64" w:rsidRPr="005E7B64" w:rsidRDefault="005E7B64" w:rsidP="005E7B64">
      <w:pPr>
        <w:widowControl/>
        <w:numPr>
          <w:ilvl w:val="0"/>
          <w:numId w:val="2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自定义约束条件的优化模型</w:t>
      </w:r>
    </w:p>
    <w:p w14:paraId="241D0BE6"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对使用优化器的投资组合管理者来说，只需根据收益预期、风险预算，选择恰当的优化模型，并设定相关的约束限制条件。优化</w:t>
      </w:r>
      <w:proofErr w:type="gramStart"/>
      <w:r w:rsidRPr="005E7B64">
        <w:rPr>
          <w:rFonts w:ascii="Segoe UI" w:eastAsia="宋体" w:hAnsi="Segoe UI" w:cs="Segoe UI"/>
          <w:color w:val="333333"/>
          <w:kern w:val="0"/>
          <w:sz w:val="24"/>
          <w:szCs w:val="24"/>
          <w14:ligatures w14:val="none"/>
        </w:rPr>
        <w:t>器程序</w:t>
      </w:r>
      <w:proofErr w:type="gramEnd"/>
      <w:r w:rsidRPr="005E7B64">
        <w:rPr>
          <w:rFonts w:ascii="Segoe UI" w:eastAsia="宋体" w:hAnsi="Segoe UI" w:cs="Segoe UI"/>
          <w:color w:val="333333"/>
          <w:kern w:val="0"/>
          <w:sz w:val="24"/>
          <w:szCs w:val="24"/>
          <w14:ligatures w14:val="none"/>
        </w:rPr>
        <w:t>可以基于选定的优化模型，输出优化后的投资权重调整建议。我们会对投资组合优化器的进行持续创新与改进。</w:t>
      </w:r>
    </w:p>
    <w:p w14:paraId="095E495B"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示例</w:t>
      </w:r>
    </w:p>
    <w:p w14:paraId="0130D086"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下面选出上证</w:t>
      </w:r>
      <w:proofErr w:type="gramStart"/>
      <w:r w:rsidRPr="005E7B64">
        <w:rPr>
          <w:rFonts w:ascii="Segoe UI" w:eastAsia="宋体" w:hAnsi="Segoe UI" w:cs="Segoe UI"/>
          <w:color w:val="333333"/>
          <w:kern w:val="0"/>
          <w:sz w:val="24"/>
          <w:szCs w:val="24"/>
          <w14:ligatures w14:val="none"/>
        </w:rPr>
        <w:t>50</w:t>
      </w:r>
      <w:r w:rsidRPr="005E7B64">
        <w:rPr>
          <w:rFonts w:ascii="Segoe UI" w:eastAsia="宋体" w:hAnsi="Segoe UI" w:cs="Segoe UI"/>
          <w:color w:val="333333"/>
          <w:kern w:val="0"/>
          <w:sz w:val="24"/>
          <w:szCs w:val="24"/>
          <w14:ligatures w14:val="none"/>
        </w:rPr>
        <w:t>成</w:t>
      </w:r>
      <w:proofErr w:type="gramEnd"/>
      <w:r w:rsidRPr="005E7B64">
        <w:rPr>
          <w:rFonts w:ascii="Segoe UI" w:eastAsia="宋体" w:hAnsi="Segoe UI" w:cs="Segoe UI"/>
          <w:color w:val="333333"/>
          <w:kern w:val="0"/>
          <w:sz w:val="24"/>
          <w:szCs w:val="24"/>
          <w14:ligatures w14:val="none"/>
        </w:rPr>
        <w:t>分股的一部分与选定的</w:t>
      </w:r>
      <w:r w:rsidRPr="005E7B64">
        <w:rPr>
          <w:rFonts w:ascii="Segoe UI" w:eastAsia="宋体" w:hAnsi="Segoe UI" w:cs="Segoe UI"/>
          <w:color w:val="333333"/>
          <w:kern w:val="0"/>
          <w:sz w:val="24"/>
          <w:szCs w:val="24"/>
          <w14:ligatures w14:val="none"/>
        </w:rPr>
        <w:t>ETF</w:t>
      </w:r>
      <w:r w:rsidRPr="005E7B64">
        <w:rPr>
          <w:rFonts w:ascii="Segoe UI" w:eastAsia="宋体" w:hAnsi="Segoe UI" w:cs="Segoe UI"/>
          <w:color w:val="333333"/>
          <w:kern w:val="0"/>
          <w:sz w:val="24"/>
          <w:szCs w:val="24"/>
          <w14:ligatures w14:val="none"/>
        </w:rPr>
        <w:t>基金进行组合构成股票池，设定不同的投资组合优化约束条件，并进行回测，测试投资组合优化器对整个投资的影响。</w:t>
      </w:r>
    </w:p>
    <w:p w14:paraId="48BC5B74" w14:textId="77777777" w:rsidR="005E7B64" w:rsidRPr="005E7B64" w:rsidRDefault="005E7B64" w:rsidP="005E7B64">
      <w:pPr>
        <w:widowControl/>
        <w:numPr>
          <w:ilvl w:val="0"/>
          <w:numId w:val="2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模型</w:t>
      </w:r>
      <w:r w:rsidRPr="005E7B64">
        <w:rPr>
          <w:rFonts w:ascii="Segoe UI" w:eastAsia="宋体" w:hAnsi="Segoe UI" w:cs="Segoe UI"/>
          <w:b/>
          <w:bCs/>
          <w:color w:val="333333"/>
          <w:kern w:val="0"/>
          <w:sz w:val="24"/>
          <w:szCs w:val="24"/>
          <w14:ligatures w14:val="none"/>
        </w:rPr>
        <w:t>1</w:t>
      </w:r>
      <w:r w:rsidRPr="005E7B64">
        <w:rPr>
          <w:rFonts w:ascii="Segoe UI" w:eastAsia="宋体" w:hAnsi="Segoe UI" w:cs="Segoe UI"/>
          <w:b/>
          <w:bCs/>
          <w:color w:val="333333"/>
          <w:kern w:val="0"/>
          <w:sz w:val="24"/>
          <w:szCs w:val="24"/>
          <w14:ligatures w14:val="none"/>
        </w:rPr>
        <w:t>：等权重配置</w:t>
      </w:r>
    </w:p>
    <w:p w14:paraId="7D0D4283"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6E9365B7" wp14:editId="27B20AF4">
            <wp:extent cx="9251315" cy="3474720"/>
            <wp:effectExtent l="0" t="0" r="6985" b="0"/>
            <wp:docPr id="16" name="图片 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ter image description her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251315" cy="3474720"/>
                    </a:xfrm>
                    <a:prstGeom prst="rect">
                      <a:avLst/>
                    </a:prstGeom>
                    <a:noFill/>
                    <a:ln>
                      <a:noFill/>
                    </a:ln>
                  </pic:spPr>
                </pic:pic>
              </a:graphicData>
            </a:graphic>
          </wp:inline>
        </w:drawing>
      </w:r>
    </w:p>
    <w:p w14:paraId="00BD8AF0" w14:textId="77777777" w:rsidR="005E7B64" w:rsidRPr="005E7B64" w:rsidRDefault="005E7B64" w:rsidP="005E7B64">
      <w:pPr>
        <w:widowControl/>
        <w:numPr>
          <w:ilvl w:val="0"/>
          <w:numId w:val="2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模型</w:t>
      </w:r>
      <w:r w:rsidRPr="005E7B64">
        <w:rPr>
          <w:rFonts w:ascii="Segoe UI" w:eastAsia="宋体" w:hAnsi="Segoe UI" w:cs="Segoe UI"/>
          <w:b/>
          <w:bCs/>
          <w:color w:val="333333"/>
          <w:kern w:val="0"/>
          <w:sz w:val="24"/>
          <w:szCs w:val="24"/>
          <w14:ligatures w14:val="none"/>
        </w:rPr>
        <w:t>2</w:t>
      </w:r>
      <w:r w:rsidRPr="005E7B64">
        <w:rPr>
          <w:rFonts w:ascii="Segoe UI" w:eastAsia="宋体" w:hAnsi="Segoe UI" w:cs="Segoe UI"/>
          <w:b/>
          <w:bCs/>
          <w:color w:val="333333"/>
          <w:kern w:val="0"/>
          <w:sz w:val="24"/>
          <w:szCs w:val="24"/>
          <w14:ligatures w14:val="none"/>
        </w:rPr>
        <w:t>：组合风险平价；股票的总权重限制为</w:t>
      </w:r>
      <w:r w:rsidRPr="005E7B64">
        <w:rPr>
          <w:rFonts w:ascii="Segoe UI" w:eastAsia="宋体" w:hAnsi="Segoe UI" w:cs="Segoe UI"/>
          <w:b/>
          <w:bCs/>
          <w:color w:val="333333"/>
          <w:kern w:val="0"/>
          <w:sz w:val="24"/>
          <w:szCs w:val="24"/>
          <w14:ligatures w14:val="none"/>
        </w:rPr>
        <w:t>0</w:t>
      </w:r>
      <w:r w:rsidRPr="005E7B64">
        <w:rPr>
          <w:rFonts w:ascii="Segoe UI" w:eastAsia="宋体" w:hAnsi="Segoe UI" w:cs="Segoe UI"/>
          <w:b/>
          <w:bCs/>
          <w:color w:val="333333"/>
          <w:kern w:val="0"/>
          <w:sz w:val="24"/>
          <w:szCs w:val="24"/>
          <w14:ligatures w14:val="none"/>
        </w:rPr>
        <w:t>到</w:t>
      </w:r>
      <w:r w:rsidRPr="005E7B64">
        <w:rPr>
          <w:rFonts w:ascii="Segoe UI" w:eastAsia="宋体" w:hAnsi="Segoe UI" w:cs="Segoe UI"/>
          <w:b/>
          <w:bCs/>
          <w:color w:val="333333"/>
          <w:kern w:val="0"/>
          <w:sz w:val="24"/>
          <w:szCs w:val="24"/>
          <w14:ligatures w14:val="none"/>
        </w:rPr>
        <w:t>90%</w:t>
      </w:r>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b/>
          <w:bCs/>
          <w:color w:val="333333"/>
          <w:kern w:val="0"/>
          <w:sz w:val="24"/>
          <w:szCs w:val="24"/>
          <w14:ligatures w14:val="none"/>
        </w:rPr>
        <w:t>ETF</w:t>
      </w:r>
      <w:r w:rsidRPr="005E7B64">
        <w:rPr>
          <w:rFonts w:ascii="Segoe UI" w:eastAsia="宋体" w:hAnsi="Segoe UI" w:cs="Segoe UI"/>
          <w:b/>
          <w:bCs/>
          <w:color w:val="333333"/>
          <w:kern w:val="0"/>
          <w:sz w:val="24"/>
          <w:szCs w:val="24"/>
          <w14:ligatures w14:val="none"/>
        </w:rPr>
        <w:t>的总权重限制为</w:t>
      </w:r>
      <w:r w:rsidRPr="005E7B64">
        <w:rPr>
          <w:rFonts w:ascii="Segoe UI" w:eastAsia="宋体" w:hAnsi="Segoe UI" w:cs="Segoe UI"/>
          <w:b/>
          <w:bCs/>
          <w:color w:val="333333"/>
          <w:kern w:val="0"/>
          <w:sz w:val="24"/>
          <w:szCs w:val="24"/>
          <w14:ligatures w14:val="none"/>
        </w:rPr>
        <w:t>0</w:t>
      </w:r>
      <w:r w:rsidRPr="005E7B64">
        <w:rPr>
          <w:rFonts w:ascii="Segoe UI" w:eastAsia="宋体" w:hAnsi="Segoe UI" w:cs="Segoe UI"/>
          <w:b/>
          <w:bCs/>
          <w:color w:val="333333"/>
          <w:kern w:val="0"/>
          <w:sz w:val="24"/>
          <w:szCs w:val="24"/>
          <w14:ligatures w14:val="none"/>
        </w:rPr>
        <w:t>到</w:t>
      </w:r>
      <w:r w:rsidRPr="005E7B64">
        <w:rPr>
          <w:rFonts w:ascii="Segoe UI" w:eastAsia="宋体" w:hAnsi="Segoe UI" w:cs="Segoe UI"/>
          <w:b/>
          <w:bCs/>
          <w:color w:val="333333"/>
          <w:kern w:val="0"/>
          <w:sz w:val="24"/>
          <w:szCs w:val="24"/>
          <w14:ligatures w14:val="none"/>
        </w:rPr>
        <w:t>10%</w:t>
      </w:r>
      <w:r w:rsidRPr="005E7B64">
        <w:rPr>
          <w:rFonts w:ascii="Segoe UI" w:eastAsia="宋体" w:hAnsi="Segoe UI" w:cs="Segoe UI"/>
          <w:b/>
          <w:bCs/>
          <w:color w:val="333333"/>
          <w:kern w:val="0"/>
          <w:sz w:val="24"/>
          <w:szCs w:val="24"/>
          <w14:ligatures w14:val="none"/>
        </w:rPr>
        <w:t>；每只标的权重不超过</w:t>
      </w:r>
      <w:r w:rsidRPr="005E7B64">
        <w:rPr>
          <w:rFonts w:ascii="Segoe UI" w:eastAsia="宋体" w:hAnsi="Segoe UI" w:cs="Segoe UI"/>
          <w:b/>
          <w:bCs/>
          <w:color w:val="333333"/>
          <w:kern w:val="0"/>
          <w:sz w:val="24"/>
          <w:szCs w:val="24"/>
          <w14:ligatures w14:val="none"/>
        </w:rPr>
        <w:t>10%</w:t>
      </w:r>
    </w:p>
    <w:p w14:paraId="0287C9AC"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drawing>
          <wp:inline distT="0" distB="0" distL="0" distR="0" wp14:anchorId="745AF4A6" wp14:editId="6068857B">
            <wp:extent cx="9116060" cy="2906395"/>
            <wp:effectExtent l="0" t="0" r="8890" b="8255"/>
            <wp:docPr id="17" name="图片 6"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ter image description her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116060" cy="2906395"/>
                    </a:xfrm>
                    <a:prstGeom prst="rect">
                      <a:avLst/>
                    </a:prstGeom>
                    <a:noFill/>
                    <a:ln>
                      <a:noFill/>
                    </a:ln>
                  </pic:spPr>
                </pic:pic>
              </a:graphicData>
            </a:graphic>
          </wp:inline>
        </w:drawing>
      </w:r>
    </w:p>
    <w:p w14:paraId="2E506C9B" w14:textId="77777777" w:rsidR="005E7B64" w:rsidRPr="005E7B64" w:rsidRDefault="005E7B64" w:rsidP="005E7B64">
      <w:pPr>
        <w:widowControl/>
        <w:numPr>
          <w:ilvl w:val="0"/>
          <w:numId w:val="29"/>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模型</w:t>
      </w:r>
      <w:r w:rsidRPr="005E7B64">
        <w:rPr>
          <w:rFonts w:ascii="Segoe UI" w:eastAsia="宋体" w:hAnsi="Segoe UI" w:cs="Segoe UI"/>
          <w:b/>
          <w:bCs/>
          <w:color w:val="333333"/>
          <w:kern w:val="0"/>
          <w:sz w:val="24"/>
          <w:szCs w:val="24"/>
          <w14:ligatures w14:val="none"/>
        </w:rPr>
        <w:t>3</w:t>
      </w:r>
      <w:r w:rsidRPr="005E7B64">
        <w:rPr>
          <w:rFonts w:ascii="Segoe UI" w:eastAsia="宋体" w:hAnsi="Segoe UI" w:cs="Segoe UI"/>
          <w:b/>
          <w:bCs/>
          <w:color w:val="333333"/>
          <w:kern w:val="0"/>
          <w:sz w:val="24"/>
          <w:szCs w:val="24"/>
          <w14:ligatures w14:val="none"/>
        </w:rPr>
        <w:t>：组合风险最小化（最小化组合方差）；组合总权重限制为</w:t>
      </w:r>
      <w:r w:rsidRPr="005E7B64">
        <w:rPr>
          <w:rFonts w:ascii="Segoe UI" w:eastAsia="宋体" w:hAnsi="Segoe UI" w:cs="Segoe UI"/>
          <w:b/>
          <w:bCs/>
          <w:color w:val="333333"/>
          <w:kern w:val="0"/>
          <w:sz w:val="24"/>
          <w:szCs w:val="24"/>
          <w14:ligatures w14:val="none"/>
        </w:rPr>
        <w:t>90%</w:t>
      </w:r>
      <w:r w:rsidRPr="005E7B64">
        <w:rPr>
          <w:rFonts w:ascii="Segoe UI" w:eastAsia="宋体" w:hAnsi="Segoe UI" w:cs="Segoe UI"/>
          <w:b/>
          <w:bCs/>
          <w:color w:val="333333"/>
          <w:kern w:val="0"/>
          <w:sz w:val="24"/>
          <w:szCs w:val="24"/>
          <w14:ligatures w14:val="none"/>
        </w:rPr>
        <w:t>到</w:t>
      </w:r>
      <w:r w:rsidRPr="005E7B64">
        <w:rPr>
          <w:rFonts w:ascii="Segoe UI" w:eastAsia="宋体" w:hAnsi="Segoe UI" w:cs="Segoe UI"/>
          <w:b/>
          <w:bCs/>
          <w:color w:val="333333"/>
          <w:kern w:val="0"/>
          <w:sz w:val="24"/>
          <w:szCs w:val="24"/>
          <w14:ligatures w14:val="none"/>
        </w:rPr>
        <w:t>100%</w:t>
      </w:r>
      <w:r w:rsidRPr="005E7B64">
        <w:rPr>
          <w:rFonts w:ascii="Segoe UI" w:eastAsia="宋体" w:hAnsi="Segoe UI" w:cs="Segoe UI"/>
          <w:b/>
          <w:bCs/>
          <w:color w:val="333333"/>
          <w:kern w:val="0"/>
          <w:sz w:val="24"/>
          <w:szCs w:val="24"/>
          <w14:ligatures w14:val="none"/>
        </w:rPr>
        <w:t>；</w:t>
      </w:r>
      <w:proofErr w:type="gramStart"/>
      <w:r w:rsidRPr="005E7B64">
        <w:rPr>
          <w:rFonts w:ascii="Segoe UI" w:eastAsia="宋体" w:hAnsi="Segoe UI" w:cs="Segoe UI"/>
          <w:b/>
          <w:bCs/>
          <w:color w:val="333333"/>
          <w:kern w:val="0"/>
          <w:sz w:val="24"/>
          <w:szCs w:val="24"/>
          <w14:ligatures w14:val="none"/>
        </w:rPr>
        <w:t>组合年化收益率</w:t>
      </w:r>
      <w:proofErr w:type="gramEnd"/>
      <w:r w:rsidRPr="005E7B64">
        <w:rPr>
          <w:rFonts w:ascii="Segoe UI" w:eastAsia="宋体" w:hAnsi="Segoe UI" w:cs="Segoe UI"/>
          <w:b/>
          <w:bCs/>
          <w:color w:val="333333"/>
          <w:kern w:val="0"/>
          <w:sz w:val="24"/>
          <w:szCs w:val="24"/>
          <w14:ligatures w14:val="none"/>
        </w:rPr>
        <w:t>目标下限为</w:t>
      </w:r>
      <w:r w:rsidRPr="005E7B64">
        <w:rPr>
          <w:rFonts w:ascii="Segoe UI" w:eastAsia="宋体" w:hAnsi="Segoe UI" w:cs="Segoe UI"/>
          <w:b/>
          <w:bCs/>
          <w:color w:val="333333"/>
          <w:kern w:val="0"/>
          <w:sz w:val="24"/>
          <w:szCs w:val="24"/>
          <w14:ligatures w14:val="none"/>
        </w:rPr>
        <w:t>10%</w:t>
      </w:r>
    </w:p>
    <w:p w14:paraId="5E634039"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24D59F38" wp14:editId="3249F186">
            <wp:extent cx="9199880" cy="3383280"/>
            <wp:effectExtent l="0" t="0" r="1270" b="7620"/>
            <wp:docPr id="18" name="图片 5"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ter image description her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199880" cy="3383280"/>
                    </a:xfrm>
                    <a:prstGeom prst="rect">
                      <a:avLst/>
                    </a:prstGeom>
                    <a:noFill/>
                    <a:ln>
                      <a:noFill/>
                    </a:ln>
                  </pic:spPr>
                </pic:pic>
              </a:graphicData>
            </a:graphic>
          </wp:inline>
        </w:drawing>
      </w:r>
    </w:p>
    <w:p w14:paraId="20A3A7F5" w14:textId="77777777" w:rsidR="005E7B64" w:rsidRPr="005E7B64" w:rsidRDefault="005E7B64" w:rsidP="005E7B64">
      <w:pPr>
        <w:widowControl/>
        <w:numPr>
          <w:ilvl w:val="0"/>
          <w:numId w:val="3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模型</w:t>
      </w:r>
      <w:r w:rsidRPr="005E7B64">
        <w:rPr>
          <w:rFonts w:ascii="Segoe UI" w:eastAsia="宋体" w:hAnsi="Segoe UI" w:cs="Segoe UI"/>
          <w:b/>
          <w:bCs/>
          <w:color w:val="333333"/>
          <w:kern w:val="0"/>
          <w:sz w:val="24"/>
          <w:szCs w:val="24"/>
          <w14:ligatures w14:val="none"/>
        </w:rPr>
        <w:t>4</w:t>
      </w:r>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b/>
          <w:bCs/>
          <w:color w:val="333333"/>
          <w:kern w:val="0"/>
          <w:sz w:val="24"/>
          <w:szCs w:val="24"/>
          <w14:ligatures w14:val="none"/>
        </w:rPr>
        <w:t>人气指标</w:t>
      </w:r>
      <w:r w:rsidRPr="005E7B64">
        <w:rPr>
          <w:rFonts w:ascii="Segoe UI" w:eastAsia="宋体" w:hAnsi="Segoe UI" w:cs="Segoe UI"/>
          <w:b/>
          <w:bCs/>
          <w:color w:val="333333"/>
          <w:kern w:val="0"/>
          <w:sz w:val="24"/>
          <w:szCs w:val="24"/>
          <w14:ligatures w14:val="none"/>
        </w:rPr>
        <w:t>5</w:t>
      </w:r>
      <w:r w:rsidRPr="005E7B64">
        <w:rPr>
          <w:rFonts w:ascii="Segoe UI" w:eastAsia="宋体" w:hAnsi="Segoe UI" w:cs="Segoe UI"/>
          <w:b/>
          <w:bCs/>
          <w:color w:val="333333"/>
          <w:kern w:val="0"/>
          <w:sz w:val="24"/>
          <w:szCs w:val="24"/>
          <w14:ligatures w14:val="none"/>
        </w:rPr>
        <w:t>日均值</w:t>
      </w:r>
      <w:r w:rsidRPr="005E7B64">
        <w:rPr>
          <w:rFonts w:ascii="Segoe UI" w:eastAsia="宋体" w:hAnsi="Segoe UI" w:cs="Segoe UI"/>
          <w:b/>
          <w:bCs/>
          <w:color w:val="333333"/>
          <w:kern w:val="0"/>
          <w:sz w:val="24"/>
          <w:szCs w:val="24"/>
          <w14:ligatures w14:val="none"/>
        </w:rPr>
        <w:t>'</w:t>
      </w:r>
      <w:r w:rsidRPr="005E7B64">
        <w:rPr>
          <w:rFonts w:ascii="Segoe UI" w:eastAsia="宋体" w:hAnsi="Segoe UI" w:cs="Segoe UI"/>
          <w:b/>
          <w:bCs/>
          <w:color w:val="333333"/>
          <w:kern w:val="0"/>
          <w:sz w:val="24"/>
          <w:szCs w:val="24"/>
          <w14:ligatures w14:val="none"/>
        </w:rPr>
        <w:t>最大化；</w:t>
      </w:r>
      <w:proofErr w:type="gramStart"/>
      <w:r w:rsidRPr="005E7B64">
        <w:rPr>
          <w:rFonts w:ascii="Segoe UI" w:eastAsia="宋体" w:hAnsi="Segoe UI" w:cs="Segoe UI"/>
          <w:b/>
          <w:bCs/>
          <w:color w:val="333333"/>
          <w:kern w:val="0"/>
          <w:sz w:val="24"/>
          <w:szCs w:val="24"/>
          <w14:ligatures w14:val="none"/>
        </w:rPr>
        <w:t>组合年化收益率</w:t>
      </w:r>
      <w:proofErr w:type="gramEnd"/>
      <w:r w:rsidRPr="005E7B64">
        <w:rPr>
          <w:rFonts w:ascii="Segoe UI" w:eastAsia="宋体" w:hAnsi="Segoe UI" w:cs="Segoe UI"/>
          <w:b/>
          <w:bCs/>
          <w:color w:val="333333"/>
          <w:kern w:val="0"/>
          <w:sz w:val="24"/>
          <w:szCs w:val="24"/>
          <w14:ligatures w14:val="none"/>
        </w:rPr>
        <w:t>目标下限为</w:t>
      </w:r>
      <w:r w:rsidRPr="005E7B64">
        <w:rPr>
          <w:rFonts w:ascii="Segoe UI" w:eastAsia="宋体" w:hAnsi="Segoe UI" w:cs="Segoe UI"/>
          <w:b/>
          <w:bCs/>
          <w:color w:val="333333"/>
          <w:kern w:val="0"/>
          <w:sz w:val="24"/>
          <w:szCs w:val="24"/>
          <w14:ligatures w14:val="none"/>
        </w:rPr>
        <w:t>10%</w:t>
      </w:r>
      <w:r w:rsidRPr="005E7B64">
        <w:rPr>
          <w:rFonts w:ascii="Segoe UI" w:eastAsia="宋体" w:hAnsi="Segoe UI" w:cs="Segoe UI"/>
          <w:b/>
          <w:bCs/>
          <w:color w:val="333333"/>
          <w:kern w:val="0"/>
          <w:sz w:val="24"/>
          <w:szCs w:val="24"/>
          <w14:ligatures w14:val="none"/>
        </w:rPr>
        <w:t>；每只标的权重不超过</w:t>
      </w:r>
      <w:r w:rsidRPr="005E7B64">
        <w:rPr>
          <w:rFonts w:ascii="Segoe UI" w:eastAsia="宋体" w:hAnsi="Segoe UI" w:cs="Segoe UI"/>
          <w:b/>
          <w:bCs/>
          <w:color w:val="333333"/>
          <w:kern w:val="0"/>
          <w:sz w:val="24"/>
          <w:szCs w:val="24"/>
          <w14:ligatures w14:val="none"/>
        </w:rPr>
        <w:t>20%</w:t>
      </w:r>
    </w:p>
    <w:p w14:paraId="416F2AAF"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drawing>
          <wp:inline distT="0" distB="0" distL="0" distR="0" wp14:anchorId="59C374C6" wp14:editId="3A63BAA1">
            <wp:extent cx="9211310" cy="2866390"/>
            <wp:effectExtent l="0" t="0" r="8890" b="0"/>
            <wp:docPr id="19" name="图片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ter image description her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211310" cy="2866390"/>
                    </a:xfrm>
                    <a:prstGeom prst="rect">
                      <a:avLst/>
                    </a:prstGeom>
                    <a:noFill/>
                    <a:ln>
                      <a:noFill/>
                    </a:ln>
                  </pic:spPr>
                </pic:pic>
              </a:graphicData>
            </a:graphic>
          </wp:inline>
        </w:drawing>
      </w:r>
    </w:p>
    <w:p w14:paraId="60C55CC1" w14:textId="77777777" w:rsidR="005E7B64" w:rsidRPr="005E7B64" w:rsidRDefault="005E7B64" w:rsidP="005E7B64">
      <w:pPr>
        <w:widowControl/>
        <w:numPr>
          <w:ilvl w:val="0"/>
          <w:numId w:val="31"/>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模型</w:t>
      </w:r>
      <w:r w:rsidRPr="005E7B64">
        <w:rPr>
          <w:rFonts w:ascii="Segoe UI" w:eastAsia="宋体" w:hAnsi="Segoe UI" w:cs="Segoe UI"/>
          <w:b/>
          <w:bCs/>
          <w:color w:val="333333"/>
          <w:kern w:val="0"/>
          <w:sz w:val="24"/>
          <w:szCs w:val="24"/>
          <w14:ligatures w14:val="none"/>
        </w:rPr>
        <w:t>5</w:t>
      </w:r>
      <w:r w:rsidRPr="005E7B64">
        <w:rPr>
          <w:rFonts w:ascii="Segoe UI" w:eastAsia="宋体" w:hAnsi="Segoe UI" w:cs="Segoe UI"/>
          <w:b/>
          <w:bCs/>
          <w:color w:val="333333"/>
          <w:kern w:val="0"/>
          <w:sz w:val="24"/>
          <w:szCs w:val="24"/>
          <w14:ligatures w14:val="none"/>
        </w:rPr>
        <w:t>：组合夏普比率最大化；每只标的权重不超过</w:t>
      </w:r>
      <w:r w:rsidRPr="005E7B64">
        <w:rPr>
          <w:rFonts w:ascii="Segoe UI" w:eastAsia="宋体" w:hAnsi="Segoe UI" w:cs="Segoe UI"/>
          <w:b/>
          <w:bCs/>
          <w:color w:val="333333"/>
          <w:kern w:val="0"/>
          <w:sz w:val="24"/>
          <w:szCs w:val="24"/>
          <w14:ligatures w14:val="none"/>
        </w:rPr>
        <w:t>10%</w:t>
      </w:r>
    </w:p>
    <w:p w14:paraId="0E844882"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noProof/>
          <w:color w:val="333333"/>
          <w:kern w:val="0"/>
          <w:sz w:val="24"/>
          <w:szCs w:val="24"/>
          <w14:ligatures w14:val="none"/>
        </w:rPr>
        <w:lastRenderedPageBreak/>
        <w:drawing>
          <wp:inline distT="0" distB="0" distL="0" distR="0" wp14:anchorId="1EFB7F24" wp14:editId="31495AF3">
            <wp:extent cx="9302750" cy="2878455"/>
            <wp:effectExtent l="0" t="0" r="0" b="0"/>
            <wp:docPr id="20" name="图片 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ter image description her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9302750" cy="2878455"/>
                    </a:xfrm>
                    <a:prstGeom prst="rect">
                      <a:avLst/>
                    </a:prstGeom>
                    <a:noFill/>
                    <a:ln>
                      <a:noFill/>
                    </a:ln>
                  </pic:spPr>
                </pic:pic>
              </a:graphicData>
            </a:graphic>
          </wp:inline>
        </w:drawing>
      </w:r>
    </w:p>
    <w:p w14:paraId="03DE6864"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回测代码</w:t>
      </w:r>
      <w:proofErr w:type="gramEnd"/>
      <w:r w:rsidRPr="005E7B64">
        <w:rPr>
          <w:rFonts w:ascii="Segoe UI" w:eastAsia="宋体" w:hAnsi="Segoe UI" w:cs="Segoe UI"/>
          <w:color w:val="333333"/>
          <w:kern w:val="0"/>
          <w:sz w:val="24"/>
          <w:szCs w:val="24"/>
          <w14:ligatures w14:val="none"/>
        </w:rPr>
        <w:t>如下</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优化函数</w:t>
      </w:r>
      <w:r w:rsidRPr="005E7B64">
        <w:rPr>
          <w:rFonts w:ascii="Segoe UI" w:eastAsia="宋体" w:hAnsi="Segoe UI" w:cs="Segoe UI"/>
          <w:color w:val="333333"/>
          <w:kern w:val="0"/>
          <w:sz w:val="24"/>
          <w:szCs w:val="24"/>
          <w14:ligatures w14:val="none"/>
        </w:rPr>
        <w:t>API</w:t>
      </w:r>
      <w:r w:rsidRPr="005E7B64">
        <w:rPr>
          <w:rFonts w:ascii="Segoe UI" w:eastAsia="宋体" w:hAnsi="Segoe UI" w:cs="Segoe UI"/>
          <w:color w:val="333333"/>
          <w:kern w:val="0"/>
          <w:sz w:val="24"/>
          <w:szCs w:val="24"/>
          <w14:ligatures w14:val="none"/>
        </w:rPr>
        <w:t>详情见</w:t>
      </w:r>
      <w:r w:rsidRPr="005E7B64">
        <w:rPr>
          <w:rFonts w:ascii="Segoe UI" w:eastAsia="宋体" w:hAnsi="Segoe UI" w:cs="Segoe UI"/>
          <w:color w:val="333333"/>
          <w:kern w:val="0"/>
          <w:sz w:val="24"/>
          <w:szCs w:val="24"/>
          <w14:ligatures w14:val="none"/>
        </w:rPr>
        <w:t> </w:t>
      </w:r>
      <w:hyperlink r:id="rId95" w:anchor="name:optimizer" w:history="1">
        <w:r w:rsidRPr="005E7B64">
          <w:rPr>
            <w:rFonts w:ascii="Segoe UI" w:eastAsia="宋体" w:hAnsi="Segoe UI" w:cs="Segoe UI"/>
            <w:color w:val="0E90D2"/>
            <w:kern w:val="0"/>
            <w:sz w:val="24"/>
            <w:szCs w:val="24"/>
            <w:u w:val="single"/>
            <w14:ligatures w14:val="none"/>
          </w:rPr>
          <w:t xml:space="preserve">portfolio_optimizer - </w:t>
        </w:r>
        <w:r w:rsidRPr="005E7B64">
          <w:rPr>
            <w:rFonts w:ascii="Segoe UI" w:eastAsia="宋体" w:hAnsi="Segoe UI" w:cs="Segoe UI"/>
            <w:color w:val="0E90D2"/>
            <w:kern w:val="0"/>
            <w:sz w:val="24"/>
            <w:szCs w:val="24"/>
            <w:u w:val="single"/>
            <w14:ligatures w14:val="none"/>
          </w:rPr>
          <w:t>投资组合优化</w:t>
        </w:r>
      </w:hyperlink>
      <w:r w:rsidRPr="005E7B64">
        <w:rPr>
          <w:rFonts w:ascii="Segoe UI" w:eastAsia="宋体" w:hAnsi="Segoe UI" w:cs="Segoe UI"/>
          <w:color w:val="333333"/>
          <w:kern w:val="0"/>
          <w:sz w:val="24"/>
          <w:szCs w:val="24"/>
          <w14:ligatures w14:val="none"/>
        </w:rPr>
        <w:t>：</w:t>
      </w:r>
    </w:p>
    <w:p w14:paraId="06576A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导入函数库</w:t>
      </w:r>
    </w:p>
    <w:p w14:paraId="629F22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0DF77C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6A820E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Factor</w:t>
      </w:r>
    </w:p>
    <w:p w14:paraId="1A7C17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jqlib.optimizer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25A0E4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862400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初始化函数，设定基准等等</w:t>
      </w:r>
    </w:p>
    <w:p w14:paraId="5C3F03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8860A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作为基准</w:t>
      </w:r>
    </w:p>
    <w:p w14:paraId="4957C4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470B6E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1C93F4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7324A6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01A70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过滤掉</w:t>
      </w:r>
      <w:r w:rsidRPr="005E7B64">
        <w:rPr>
          <w:rFonts w:ascii="Source Code Pro" w:eastAsia="宋体" w:hAnsi="Source Code Pro" w:cs="宋体"/>
          <w:color w:val="888888"/>
          <w:kern w:val="0"/>
          <w:sz w:val="24"/>
          <w:szCs w:val="24"/>
          <w:shd w:val="clear" w:color="auto" w:fill="F0F0F0"/>
          <w14:ligatures w14:val="none"/>
        </w:rPr>
        <w:t>order</w:t>
      </w:r>
      <w:r w:rsidRPr="005E7B64">
        <w:rPr>
          <w:rFonts w:ascii="Source Code Pro" w:eastAsia="宋体" w:hAnsi="Source Code Pro" w:cs="宋体"/>
          <w:color w:val="888888"/>
          <w:kern w:val="0"/>
          <w:sz w:val="24"/>
          <w:szCs w:val="24"/>
          <w:shd w:val="clear" w:color="auto" w:fill="F0F0F0"/>
          <w14:ligatures w14:val="none"/>
        </w:rPr>
        <w:t>系列</w:t>
      </w:r>
      <w:r w:rsidRPr="005E7B64">
        <w:rPr>
          <w:rFonts w:ascii="Source Code Pro" w:eastAsia="宋体" w:hAnsi="Source Code Pro" w:cs="宋体"/>
          <w:color w:val="888888"/>
          <w:kern w:val="0"/>
          <w:sz w:val="24"/>
          <w:szCs w:val="24"/>
          <w:shd w:val="clear" w:color="auto" w:fill="F0F0F0"/>
          <w14:ligatures w14:val="none"/>
        </w:rPr>
        <w:t>API</w:t>
      </w:r>
      <w:r w:rsidRPr="005E7B64">
        <w:rPr>
          <w:rFonts w:ascii="Source Code Pro" w:eastAsia="宋体" w:hAnsi="Source Code Pro" w:cs="宋体"/>
          <w:color w:val="888888"/>
          <w:kern w:val="0"/>
          <w:sz w:val="24"/>
          <w:szCs w:val="24"/>
          <w:shd w:val="clear" w:color="auto" w:fill="F0F0F0"/>
          <w14:ligatures w14:val="none"/>
        </w:rPr>
        <w:t>产生的比</w:t>
      </w:r>
      <w:r w:rsidRPr="005E7B64">
        <w:rPr>
          <w:rFonts w:ascii="Source Code Pro" w:eastAsia="宋体" w:hAnsi="Source Code Pro" w:cs="宋体"/>
          <w:color w:val="888888"/>
          <w:kern w:val="0"/>
          <w:sz w:val="24"/>
          <w:szCs w:val="24"/>
          <w:shd w:val="clear" w:color="auto" w:fill="F0F0F0"/>
          <w14:ligatures w14:val="none"/>
        </w:rPr>
        <w:t>error</w:t>
      </w:r>
      <w:r w:rsidRPr="005E7B64">
        <w:rPr>
          <w:rFonts w:ascii="Source Code Pro" w:eastAsia="宋体" w:hAnsi="Source Code Pro" w:cs="宋体"/>
          <w:color w:val="888888"/>
          <w:kern w:val="0"/>
          <w:sz w:val="24"/>
          <w:szCs w:val="24"/>
          <w:shd w:val="clear" w:color="auto" w:fill="F0F0F0"/>
          <w14:ligatures w14:val="none"/>
        </w:rPr>
        <w:t>级别低的</w:t>
      </w:r>
      <w:r w:rsidRPr="005E7B64">
        <w:rPr>
          <w:rFonts w:ascii="Source Code Pro" w:eastAsia="宋体" w:hAnsi="Source Code Pro" w:cs="宋体"/>
          <w:color w:val="888888"/>
          <w:kern w:val="0"/>
          <w:sz w:val="24"/>
          <w:szCs w:val="24"/>
          <w:shd w:val="clear" w:color="auto" w:fill="F0F0F0"/>
          <w14:ligatures w14:val="none"/>
        </w:rPr>
        <w:t>log</w:t>
      </w:r>
    </w:p>
    <w:p w14:paraId="716CB0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log.set_</w:t>
      </w:r>
      <w:proofErr w:type="gramStart"/>
      <w:r w:rsidRPr="005E7B64">
        <w:rPr>
          <w:rFonts w:ascii="Source Code Pro" w:eastAsia="宋体" w:hAnsi="Source Code Pro" w:cs="宋体"/>
          <w:color w:val="888888"/>
          <w:kern w:val="0"/>
          <w:sz w:val="24"/>
          <w:szCs w:val="24"/>
          <w:shd w:val="clear" w:color="auto" w:fill="F0F0F0"/>
          <w14:ligatures w14:val="none"/>
        </w:rPr>
        <w:t>level(</w:t>
      </w:r>
      <w:proofErr w:type="gramEnd"/>
      <w:r w:rsidRPr="005E7B64">
        <w:rPr>
          <w:rFonts w:ascii="Source Code Pro" w:eastAsia="宋体" w:hAnsi="Source Code Pro" w:cs="宋体"/>
          <w:color w:val="888888"/>
          <w:kern w:val="0"/>
          <w:sz w:val="24"/>
          <w:szCs w:val="24"/>
          <w:shd w:val="clear" w:color="auto" w:fill="F0F0F0"/>
          <w14:ligatures w14:val="none"/>
        </w:rPr>
        <w:t>'order', 'error')</w:t>
      </w:r>
    </w:p>
    <w:p w14:paraId="71B5AF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2226B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股票相关设定</w:t>
      </w:r>
      <w:r w:rsidRPr="005E7B64">
        <w:rPr>
          <w:rFonts w:ascii="Source Code Pro" w:eastAsia="宋体" w:hAnsi="Source Code Pro" w:cs="宋体"/>
          <w:color w:val="888888"/>
          <w:kern w:val="0"/>
          <w:sz w:val="24"/>
          <w:szCs w:val="24"/>
          <w:shd w:val="clear" w:color="auto" w:fill="F0F0F0"/>
          <w14:ligatures w14:val="none"/>
        </w:rPr>
        <w:t xml:space="preserve"> ###</w:t>
      </w:r>
    </w:p>
    <w:p w14:paraId="5D932D5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股票类每笔交易时的手续费是：买入时佣金万分之三，卖出时佣金万分之三加千分之一印花税</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每笔交易佣金最低扣</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块钱</w:t>
      </w:r>
    </w:p>
    <w:p w14:paraId="723FAF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w:t>
      </w:r>
    </w:p>
    <w:p w14:paraId="10468C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7D77C2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66181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优化器设置</w:t>
      </w:r>
    </w:p>
    <w:p w14:paraId="15BBAC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g.optimizer =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设定使用的优化模型</w:t>
      </w:r>
    </w:p>
    <w:p w14:paraId="5BD72B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optimize_model = {</w:t>
      </w:r>
    </w:p>
    <w:p w14:paraId="68B9745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：等权重配置</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2DB08E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2</w:t>
      </w:r>
      <w:r w:rsidRPr="005E7B64">
        <w:rPr>
          <w:rFonts w:ascii="Source Code Pro" w:eastAsia="宋体" w:hAnsi="Source Code Pro" w:cs="宋体"/>
          <w:color w:val="880000"/>
          <w:kern w:val="0"/>
          <w:sz w:val="24"/>
          <w:szCs w:val="24"/>
          <w:shd w:val="clear" w:color="auto" w:fill="F0F0F0"/>
          <w14:ligatures w14:val="none"/>
        </w:rPr>
        <w:t>：组合风险平价；股票的总权重限制为</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90%</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880000"/>
          <w:kern w:val="0"/>
          <w:sz w:val="24"/>
          <w:szCs w:val="24"/>
          <w:shd w:val="clear" w:color="auto" w:fill="F0F0F0"/>
          <w14:ligatures w14:val="none"/>
        </w:rPr>
        <w:t>的总权重限制为</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880000"/>
          <w:kern w:val="0"/>
          <w:sz w:val="24"/>
          <w:szCs w:val="24"/>
          <w:shd w:val="clear" w:color="auto" w:fill="F0F0F0"/>
          <w14:ligatures w14:val="none"/>
        </w:rPr>
        <w:t>；每只标的权重不超过</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694C83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3</w:t>
      </w:r>
      <w:r w:rsidRPr="005E7B64">
        <w:rPr>
          <w:rFonts w:ascii="Source Code Pro" w:eastAsia="宋体" w:hAnsi="Source Code Pro" w:cs="宋体"/>
          <w:color w:val="880000"/>
          <w:kern w:val="0"/>
          <w:sz w:val="24"/>
          <w:szCs w:val="24"/>
          <w:shd w:val="clear" w:color="auto" w:fill="F0F0F0"/>
          <w14:ligatures w14:val="none"/>
        </w:rPr>
        <w:t>：组合风险最小化（最小化组合方差）；组合总权重限制为</w:t>
      </w:r>
      <w:r w:rsidRPr="005E7B64">
        <w:rPr>
          <w:rFonts w:ascii="Source Code Pro" w:eastAsia="宋体" w:hAnsi="Source Code Pro" w:cs="宋体"/>
          <w:color w:val="880000"/>
          <w:kern w:val="0"/>
          <w:sz w:val="24"/>
          <w:szCs w:val="24"/>
          <w:shd w:val="clear" w:color="auto" w:fill="F0F0F0"/>
          <w14:ligatures w14:val="none"/>
        </w:rPr>
        <w:t>90%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组合年化收益率</w:t>
      </w:r>
      <w:proofErr w:type="gramEnd"/>
      <w:r w:rsidRPr="005E7B64">
        <w:rPr>
          <w:rFonts w:ascii="Source Code Pro" w:eastAsia="宋体" w:hAnsi="Source Code Pro" w:cs="宋体"/>
          <w:color w:val="880000"/>
          <w:kern w:val="0"/>
          <w:sz w:val="24"/>
          <w:szCs w:val="24"/>
          <w:shd w:val="clear" w:color="auto" w:fill="F0F0F0"/>
          <w14:ligatures w14:val="none"/>
        </w:rPr>
        <w:t>目标下限为</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37574C4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4</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人气指标</w:t>
      </w:r>
      <w:r w:rsidRPr="005E7B64">
        <w:rPr>
          <w:rFonts w:ascii="Source Code Pro" w:eastAsia="宋体" w:hAnsi="Source Code Pro" w:cs="宋体"/>
          <w:color w:val="880000"/>
          <w:kern w:val="0"/>
          <w:sz w:val="24"/>
          <w:szCs w:val="24"/>
          <w:shd w:val="clear" w:color="auto" w:fill="F0F0F0"/>
          <w14:ligatures w14:val="none"/>
        </w:rPr>
        <w:t>5</w:t>
      </w:r>
      <w:r w:rsidRPr="005E7B64">
        <w:rPr>
          <w:rFonts w:ascii="Source Code Pro" w:eastAsia="宋体" w:hAnsi="Source Code Pro" w:cs="宋体"/>
          <w:color w:val="880000"/>
          <w:kern w:val="0"/>
          <w:sz w:val="24"/>
          <w:szCs w:val="24"/>
          <w:shd w:val="clear" w:color="auto" w:fill="F0F0F0"/>
          <w14:ligatures w14:val="none"/>
        </w:rPr>
        <w:t>日均值</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最大化；</w:t>
      </w:r>
      <w:proofErr w:type="gramStart"/>
      <w:r w:rsidRPr="005E7B64">
        <w:rPr>
          <w:rFonts w:ascii="Source Code Pro" w:eastAsia="宋体" w:hAnsi="Source Code Pro" w:cs="宋体"/>
          <w:color w:val="880000"/>
          <w:kern w:val="0"/>
          <w:sz w:val="24"/>
          <w:szCs w:val="24"/>
          <w:shd w:val="clear" w:color="auto" w:fill="F0F0F0"/>
          <w14:ligatures w14:val="none"/>
        </w:rPr>
        <w:t>组合年化收益率</w:t>
      </w:r>
      <w:proofErr w:type="gramEnd"/>
      <w:r w:rsidRPr="005E7B64">
        <w:rPr>
          <w:rFonts w:ascii="Source Code Pro" w:eastAsia="宋体" w:hAnsi="Source Code Pro" w:cs="宋体"/>
          <w:color w:val="880000"/>
          <w:kern w:val="0"/>
          <w:sz w:val="24"/>
          <w:szCs w:val="24"/>
          <w:shd w:val="clear" w:color="auto" w:fill="F0F0F0"/>
          <w14:ligatures w14:val="none"/>
        </w:rPr>
        <w:t>目标下限为</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880000"/>
          <w:kern w:val="0"/>
          <w:sz w:val="24"/>
          <w:szCs w:val="24"/>
          <w:shd w:val="clear" w:color="auto" w:fill="F0F0F0"/>
          <w14:ligatures w14:val="none"/>
        </w:rPr>
        <w:t>；每只标的权重不超过</w:t>
      </w:r>
      <w:r w:rsidRPr="005E7B64">
        <w:rPr>
          <w:rFonts w:ascii="Source Code Pro" w:eastAsia="宋体" w:hAnsi="Source Code Pro" w:cs="宋体"/>
          <w:color w:val="880000"/>
          <w:kern w:val="0"/>
          <w:sz w:val="24"/>
          <w:szCs w:val="24"/>
          <w:shd w:val="clear" w:color="auto" w:fill="F0F0F0"/>
          <w14:ligatures w14:val="none"/>
        </w:rPr>
        <w:t>20%"</w:t>
      </w:r>
      <w:r w:rsidRPr="005E7B64">
        <w:rPr>
          <w:rFonts w:ascii="Source Code Pro" w:eastAsia="宋体" w:hAnsi="Source Code Pro" w:cs="宋体"/>
          <w:color w:val="000000"/>
          <w:kern w:val="0"/>
          <w:sz w:val="24"/>
          <w:szCs w:val="24"/>
          <w:shd w:val="clear" w:color="auto" w:fill="F0F0F0"/>
          <w14:ligatures w14:val="none"/>
        </w:rPr>
        <w:t>,</w:t>
      </w:r>
    </w:p>
    <w:p w14:paraId="2B1688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5</w:t>
      </w:r>
      <w:r w:rsidRPr="005E7B64">
        <w:rPr>
          <w:rFonts w:ascii="Source Code Pro" w:eastAsia="宋体" w:hAnsi="Source Code Pro" w:cs="宋体"/>
          <w:color w:val="880000"/>
          <w:kern w:val="0"/>
          <w:sz w:val="24"/>
          <w:szCs w:val="24"/>
          <w:shd w:val="clear" w:color="auto" w:fill="F0F0F0"/>
          <w14:ligatures w14:val="none"/>
        </w:rPr>
        <w:t>：组合夏普比率最大化；每只标的权重不超过</w:t>
      </w:r>
      <w:r w:rsidRPr="005E7B64">
        <w:rPr>
          <w:rFonts w:ascii="Source Code Pro" w:eastAsia="宋体" w:hAnsi="Source Code Pro" w:cs="宋体"/>
          <w:color w:val="880000"/>
          <w:kern w:val="0"/>
          <w:sz w:val="24"/>
          <w:szCs w:val="24"/>
          <w:shd w:val="clear" w:color="auto" w:fill="F0F0F0"/>
          <w14:ligatures w14:val="none"/>
        </w:rPr>
        <w:t>10%"</w:t>
      </w:r>
    </w:p>
    <w:p w14:paraId="1A890DB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16E0B2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优化</w:t>
      </w:r>
      <w:r w:rsidRPr="005E7B64">
        <w:rPr>
          <w:rFonts w:ascii="Source Code Pro" w:eastAsia="宋体" w:hAnsi="Source Code Pro" w:cs="宋体"/>
          <w:color w:val="880000"/>
          <w:kern w:val="0"/>
          <w:sz w:val="24"/>
          <w:szCs w:val="24"/>
          <w:shd w:val="clear" w:color="auto" w:fill="F0F0F0"/>
          <w14:ligatures w14:val="none"/>
        </w:rPr>
        <w:t>%s"</w:t>
      </w:r>
      <w:r w:rsidRPr="005E7B64">
        <w:rPr>
          <w:rFonts w:ascii="Source Code Pro" w:eastAsia="宋体" w:hAnsi="Source Code Pro" w:cs="宋体"/>
          <w:color w:val="000000"/>
          <w:kern w:val="0"/>
          <w:sz w:val="24"/>
          <w:szCs w:val="24"/>
          <w:shd w:val="clear" w:color="auto" w:fill="F0F0F0"/>
          <w14:ligatures w14:val="none"/>
        </w:rPr>
        <w:t>%(optimize_model[g.optimizer]))</w:t>
      </w:r>
    </w:p>
    <w:p w14:paraId="453CE87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CAF0A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运行函数（</w:t>
      </w:r>
      <w:r w:rsidRPr="005E7B64">
        <w:rPr>
          <w:rFonts w:ascii="Source Code Pro" w:eastAsia="宋体" w:hAnsi="Source Code Pro" w:cs="宋体"/>
          <w:color w:val="888888"/>
          <w:kern w:val="0"/>
          <w:sz w:val="24"/>
          <w:szCs w:val="24"/>
          <w:shd w:val="clear" w:color="auto" w:fill="F0F0F0"/>
          <w14:ligatures w14:val="none"/>
        </w:rPr>
        <w:t>reference_security</w:t>
      </w:r>
      <w:r w:rsidRPr="005E7B64">
        <w:rPr>
          <w:rFonts w:ascii="Source Code Pro" w:eastAsia="宋体" w:hAnsi="Source Code Pro" w:cs="宋体"/>
          <w:color w:val="888888"/>
          <w:kern w:val="0"/>
          <w:sz w:val="24"/>
          <w:szCs w:val="24"/>
          <w:shd w:val="clear" w:color="auto" w:fill="F0F0F0"/>
          <w14:ligatures w14:val="none"/>
        </w:rPr>
        <w:t>为运行时间的参考标的；传入的标的只做种类区分，因此传入</w:t>
      </w:r>
      <w:r w:rsidRPr="005E7B64">
        <w:rPr>
          <w:rFonts w:ascii="Source Code Pro" w:eastAsia="宋体" w:hAnsi="Source Code Pro" w:cs="宋体"/>
          <w:color w:val="888888"/>
          <w:kern w:val="0"/>
          <w:sz w:val="24"/>
          <w:szCs w:val="24"/>
          <w:shd w:val="clear" w:color="auto" w:fill="F0F0F0"/>
          <w14:ligatures w14:val="none"/>
        </w:rPr>
        <w:t>'000300.XSHG'</w:t>
      </w:r>
      <w:r w:rsidRPr="005E7B64">
        <w:rPr>
          <w:rFonts w:ascii="Source Code Pro" w:eastAsia="宋体" w:hAnsi="Source Code Pro" w:cs="宋体"/>
          <w:color w:val="888888"/>
          <w:kern w:val="0"/>
          <w:sz w:val="24"/>
          <w:szCs w:val="24"/>
          <w:shd w:val="clear" w:color="auto" w:fill="F0F0F0"/>
          <w14:ligatures w14:val="none"/>
        </w:rPr>
        <w:t>或</w:t>
      </w:r>
      <w:r w:rsidRPr="005E7B64">
        <w:rPr>
          <w:rFonts w:ascii="Source Code Pro" w:eastAsia="宋体" w:hAnsi="Source Code Pro" w:cs="宋体"/>
          <w:color w:val="888888"/>
          <w:kern w:val="0"/>
          <w:sz w:val="24"/>
          <w:szCs w:val="24"/>
          <w:shd w:val="clear" w:color="auto" w:fill="F0F0F0"/>
          <w14:ligatures w14:val="none"/>
        </w:rPr>
        <w:t>'510300.XSHG'</w:t>
      </w:r>
      <w:r w:rsidRPr="005E7B64">
        <w:rPr>
          <w:rFonts w:ascii="Source Code Pro" w:eastAsia="宋体" w:hAnsi="Source Code Pro" w:cs="宋体"/>
          <w:color w:val="888888"/>
          <w:kern w:val="0"/>
          <w:sz w:val="24"/>
          <w:szCs w:val="24"/>
          <w:shd w:val="clear" w:color="auto" w:fill="F0F0F0"/>
          <w14:ligatures w14:val="none"/>
        </w:rPr>
        <w:t>是一样的）</w:t>
      </w:r>
    </w:p>
    <w:p w14:paraId="72263E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开盘前运行</w:t>
      </w:r>
    </w:p>
    <w:p w14:paraId="402E4E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before_market_open, monthday=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time=</w:t>
      </w:r>
      <w:r w:rsidRPr="005E7B64">
        <w:rPr>
          <w:rFonts w:ascii="Source Code Pro" w:eastAsia="宋体" w:hAnsi="Source Code Pro" w:cs="宋体"/>
          <w:color w:val="880000"/>
          <w:kern w:val="0"/>
          <w:sz w:val="24"/>
          <w:szCs w:val="24"/>
          <w:shd w:val="clear" w:color="auto" w:fill="F0F0F0"/>
          <w14:ligatures w14:val="none"/>
        </w:rPr>
        <w:t>'9:00'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4B7802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开盘运行</w:t>
      </w:r>
    </w:p>
    <w:p w14:paraId="560AC9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market_open, monthday=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time=</w:t>
      </w:r>
      <w:r w:rsidRPr="005E7B64">
        <w:rPr>
          <w:rFonts w:ascii="Source Code Pro" w:eastAsia="宋体" w:hAnsi="Source Code Pro" w:cs="宋体"/>
          <w:color w:val="880000"/>
          <w:kern w:val="0"/>
          <w:sz w:val="24"/>
          <w:szCs w:val="24"/>
          <w:shd w:val="clear" w:color="auto" w:fill="F0F0F0"/>
          <w14:ligatures w14:val="none"/>
        </w:rPr>
        <w:t>'9:30'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76E08DC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FAD306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开盘前运行函数</w:t>
      </w:r>
    </w:p>
    <w:p w14:paraId="52263F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before_market_open</w:t>
      </w:r>
      <w:r w:rsidRPr="005E7B64">
        <w:rPr>
          <w:rFonts w:ascii="Source Code Pro" w:eastAsia="宋体" w:hAnsi="Source Code Pro" w:cs="宋体"/>
          <w:color w:val="000000"/>
          <w:kern w:val="0"/>
          <w:sz w:val="24"/>
          <w:szCs w:val="24"/>
          <w:shd w:val="clear" w:color="auto" w:fill="F0F0F0"/>
          <w14:ligatures w14:val="none"/>
        </w:rPr>
        <w:t>(context):</w:t>
      </w:r>
    </w:p>
    <w:p w14:paraId="20563D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调仓日期</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%s'</w:t>
      </w:r>
      <w:r w:rsidRPr="005E7B64">
        <w:rPr>
          <w:rFonts w:ascii="Source Code Pro" w:eastAsia="宋体" w:hAnsi="Source Code Pro" w:cs="宋体"/>
          <w:color w:val="000000"/>
          <w:kern w:val="0"/>
          <w:sz w:val="24"/>
          <w:szCs w:val="24"/>
          <w:shd w:val="clear" w:color="auto" w:fill="F0F0F0"/>
          <w14:ligatures w14:val="none"/>
        </w:rPr>
        <w:t>%context.current_dt.date())</w:t>
      </w:r>
    </w:p>
    <w:p w14:paraId="277655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1C25F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选出上证</w:t>
      </w:r>
      <w:proofErr w:type="gramStart"/>
      <w:r w:rsidRPr="005E7B64">
        <w:rPr>
          <w:rFonts w:ascii="Source Code Pro" w:eastAsia="宋体" w:hAnsi="Source Code Pro" w:cs="宋体"/>
          <w:color w:val="888888"/>
          <w:kern w:val="0"/>
          <w:sz w:val="24"/>
          <w:szCs w:val="24"/>
          <w:shd w:val="clear" w:color="auto" w:fill="F0F0F0"/>
          <w14:ligatures w14:val="none"/>
        </w:rPr>
        <w:t>50</w:t>
      </w:r>
      <w:r w:rsidRPr="005E7B64">
        <w:rPr>
          <w:rFonts w:ascii="Source Code Pro" w:eastAsia="宋体" w:hAnsi="Source Code Pro" w:cs="宋体"/>
          <w:color w:val="888888"/>
          <w:kern w:val="0"/>
          <w:sz w:val="24"/>
          <w:szCs w:val="24"/>
          <w:shd w:val="clear" w:color="auto" w:fill="F0F0F0"/>
          <w14:ligatures w14:val="none"/>
        </w:rPr>
        <w:t>成</w:t>
      </w:r>
      <w:proofErr w:type="gramEnd"/>
      <w:r w:rsidRPr="005E7B64">
        <w:rPr>
          <w:rFonts w:ascii="Source Code Pro" w:eastAsia="宋体" w:hAnsi="Source Code Pro" w:cs="宋体"/>
          <w:color w:val="888888"/>
          <w:kern w:val="0"/>
          <w:sz w:val="24"/>
          <w:szCs w:val="24"/>
          <w:shd w:val="clear" w:color="auto" w:fill="F0F0F0"/>
          <w14:ligatures w14:val="none"/>
        </w:rPr>
        <w:t>分股的一部分与选定的</w:t>
      </w:r>
      <w:r w:rsidRPr="005E7B64">
        <w:rPr>
          <w:rFonts w:ascii="Source Code Pro" w:eastAsia="宋体" w:hAnsi="Source Code Pro" w:cs="宋体"/>
          <w:color w:val="888888"/>
          <w:kern w:val="0"/>
          <w:sz w:val="24"/>
          <w:szCs w:val="24"/>
          <w:shd w:val="clear" w:color="auto" w:fill="F0F0F0"/>
          <w14:ligatures w14:val="none"/>
        </w:rPr>
        <w:t>ETF</w:t>
      </w:r>
      <w:r w:rsidRPr="005E7B64">
        <w:rPr>
          <w:rFonts w:ascii="Source Code Pro" w:eastAsia="宋体" w:hAnsi="Source Code Pro" w:cs="宋体"/>
          <w:color w:val="888888"/>
          <w:kern w:val="0"/>
          <w:sz w:val="24"/>
          <w:szCs w:val="24"/>
          <w:shd w:val="clear" w:color="auto" w:fill="F0F0F0"/>
          <w14:ligatures w14:val="none"/>
        </w:rPr>
        <w:t>基金进行组合</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构成股票池。</w:t>
      </w:r>
    </w:p>
    <w:p w14:paraId="18E17E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etf = [</w:t>
      </w:r>
    </w:p>
    <w:p w14:paraId="1DCC736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'159902.XSHE'</w:t>
      </w:r>
      <w:r w:rsidRPr="005E7B64">
        <w:rPr>
          <w:rFonts w:ascii="Source Code Pro" w:eastAsia="宋体" w:hAnsi="Source Code Pro" w:cs="宋体"/>
          <w:color w:val="000000"/>
          <w:kern w:val="0"/>
          <w:sz w:val="24"/>
          <w:szCs w:val="24"/>
          <w:shd w:val="clear" w:color="auto" w:fill="F0F0F0"/>
          <w14:ligatures w14:val="none"/>
        </w:rPr>
        <w:t>,</w:t>
      </w:r>
    </w:p>
    <w:p w14:paraId="4774DB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'159903.XSHE'</w:t>
      </w:r>
      <w:r w:rsidRPr="005E7B64">
        <w:rPr>
          <w:rFonts w:ascii="Source Code Pro" w:eastAsia="宋体" w:hAnsi="Source Code Pro" w:cs="宋体"/>
          <w:color w:val="000000"/>
          <w:kern w:val="0"/>
          <w:sz w:val="24"/>
          <w:szCs w:val="24"/>
          <w:shd w:val="clear" w:color="auto" w:fill="F0F0F0"/>
          <w14:ligatures w14:val="none"/>
        </w:rPr>
        <w:t>,</w:t>
      </w:r>
    </w:p>
    <w:p w14:paraId="690B87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'510050.XSHG'</w:t>
      </w:r>
      <w:r w:rsidRPr="005E7B64">
        <w:rPr>
          <w:rFonts w:ascii="Source Code Pro" w:eastAsia="宋体" w:hAnsi="Source Code Pro" w:cs="宋体"/>
          <w:color w:val="000000"/>
          <w:kern w:val="0"/>
          <w:sz w:val="24"/>
          <w:szCs w:val="24"/>
          <w:shd w:val="clear" w:color="auto" w:fill="F0F0F0"/>
          <w14:ligatures w14:val="none"/>
        </w:rPr>
        <w:t>,</w:t>
      </w:r>
    </w:p>
    <w:p w14:paraId="7A5294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'510880.XSHG'</w:t>
      </w:r>
      <w:r w:rsidRPr="005E7B64">
        <w:rPr>
          <w:rFonts w:ascii="Source Code Pro" w:eastAsia="宋体" w:hAnsi="Source Code Pro" w:cs="宋体"/>
          <w:color w:val="000000"/>
          <w:kern w:val="0"/>
          <w:sz w:val="24"/>
          <w:szCs w:val="24"/>
          <w:shd w:val="clear" w:color="auto" w:fill="F0F0F0"/>
          <w14:ligatures w14:val="none"/>
        </w:rPr>
        <w:t>,</w:t>
      </w:r>
    </w:p>
    <w:p w14:paraId="4D17D2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'510440.XSHG'</w:t>
      </w:r>
      <w:r w:rsidRPr="005E7B64">
        <w:rPr>
          <w:rFonts w:ascii="Source Code Pro" w:eastAsia="宋体" w:hAnsi="Source Code Pro" w:cs="宋体"/>
          <w:color w:val="000000"/>
          <w:kern w:val="0"/>
          <w:sz w:val="24"/>
          <w:szCs w:val="24"/>
          <w:shd w:val="clear" w:color="auto" w:fill="F0F0F0"/>
          <w14:ligatures w14:val="none"/>
        </w:rPr>
        <w:t>,</w:t>
      </w:r>
    </w:p>
    <w:p w14:paraId="25E72D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30C05B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g.buy_list = list(get_index_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880000"/>
          <w:kern w:val="0"/>
          <w:sz w:val="24"/>
          <w:szCs w:val="24"/>
          <w:shd w:val="clear" w:color="auto" w:fill="F0F0F0"/>
          <w14:ligatures w14:val="none"/>
        </w:rPr>
        <w:t>'000016.XSHG'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 etf</w:t>
      </w:r>
    </w:p>
    <w:p w14:paraId="5E840B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AA711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开盘时运行函数</w:t>
      </w:r>
    </w:p>
    <w:p w14:paraId="465F3F9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4F187B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将不在股票池中的股票卖出</w:t>
      </w:r>
    </w:p>
    <w:p w14:paraId="794E39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sell_list = set(</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.positions.keys()) - set(g.buy_list)</w:t>
      </w:r>
    </w:p>
    <w:p w14:paraId="490860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stock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sell_list:</w:t>
      </w:r>
    </w:p>
    <w:p w14:paraId="6162F6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order_target_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 xml:space="preserve">stock,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C8B5A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910D4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组合优化模型</w:t>
      </w:r>
    </w:p>
    <w:p w14:paraId="15B37C9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21BFC9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：等权重配置</w:t>
      </w:r>
    </w:p>
    <w:p w14:paraId="5597B97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w:t>
      </w:r>
      <w:proofErr w:type="gramStart"/>
      <w:r w:rsidRPr="005E7B64">
        <w:rPr>
          <w:rFonts w:ascii="Source Code Pro" w:eastAsia="宋体" w:hAnsi="Source Code Pro" w:cs="宋体"/>
          <w:color w:val="000000"/>
          <w:kern w:val="0"/>
          <w:sz w:val="24"/>
          <w:szCs w:val="24"/>
          <w:shd w:val="clear" w:color="auto" w:fill="F0F0F0"/>
          <w14:ligatures w14:val="none"/>
        </w:rPr>
        <w:t>pd.Series</w:t>
      </w:r>
      <w:proofErr w:type="gramEnd"/>
      <w:r w:rsidRPr="005E7B64">
        <w:rPr>
          <w:rFonts w:ascii="Source Code Pro" w:eastAsia="宋体" w:hAnsi="Source Code Pro" w:cs="宋体"/>
          <w:color w:val="000000"/>
          <w:kern w:val="0"/>
          <w:sz w:val="24"/>
          <w:szCs w:val="24"/>
          <w:shd w:val="clear" w:color="auto" w:fill="F0F0F0"/>
          <w14:ligatures w14:val="none"/>
        </w:rPr>
        <w:t>(data=[</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/len(g.buy_list)]*len(g.buy_list),</w:t>
      </w:r>
    </w:p>
    <w:p w14:paraId="38B4078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index=g.buy_list)</w:t>
      </w:r>
    </w:p>
    <w:p w14:paraId="6D9221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w:t>
      </w:r>
    </w:p>
    <w:p w14:paraId="1A0DF3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：组合风险平价；股票的总权重限制为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90%</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ETF</w:t>
      </w:r>
      <w:r w:rsidRPr="005E7B64">
        <w:rPr>
          <w:rFonts w:ascii="Source Code Pro" w:eastAsia="宋体" w:hAnsi="Source Code Pro" w:cs="宋体"/>
          <w:color w:val="888888"/>
          <w:kern w:val="0"/>
          <w:sz w:val="24"/>
          <w:szCs w:val="24"/>
          <w:shd w:val="clear" w:color="auto" w:fill="F0F0F0"/>
          <w14:ligatures w14:val="none"/>
        </w:rPr>
        <w:t>的总权重限制为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；每只标的权重不超过</w:t>
      </w:r>
      <w:r w:rsidRPr="005E7B64">
        <w:rPr>
          <w:rFonts w:ascii="Source Code Pro" w:eastAsia="宋体" w:hAnsi="Source Code Pro" w:cs="宋体"/>
          <w:color w:val="888888"/>
          <w:kern w:val="0"/>
          <w:sz w:val="24"/>
          <w:szCs w:val="24"/>
          <w:shd w:val="clear" w:color="auto" w:fill="F0F0F0"/>
          <w14:ligatures w14:val="none"/>
        </w:rPr>
        <w:t>10%</w:t>
      </w:r>
    </w:p>
    <w:p w14:paraId="244A74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576F38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60DD659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RiskParity(count=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 risk_budget=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 xml:space="preserve"># risk_budget </w:t>
      </w:r>
      <w:r w:rsidRPr="005E7B64">
        <w:rPr>
          <w:rFonts w:ascii="Source Code Pro" w:eastAsia="宋体" w:hAnsi="Source Code Pro" w:cs="宋体"/>
          <w:color w:val="888888"/>
          <w:kern w:val="0"/>
          <w:sz w:val="24"/>
          <w:szCs w:val="24"/>
          <w:shd w:val="clear" w:color="auto" w:fill="F0F0F0"/>
          <w14:ligatures w14:val="none"/>
        </w:rPr>
        <w:t>为</w:t>
      </w:r>
      <w:r w:rsidRPr="005E7B64">
        <w:rPr>
          <w:rFonts w:ascii="Source Code Pro" w:eastAsia="宋体" w:hAnsi="Source Code Pro" w:cs="宋体"/>
          <w:color w:val="888888"/>
          <w:kern w:val="0"/>
          <w:sz w:val="24"/>
          <w:szCs w:val="24"/>
          <w:shd w:val="clear" w:color="auto" w:fill="F0F0F0"/>
          <w14:ligatures w14:val="none"/>
        </w:rPr>
        <w:t xml:space="preserve"> None</w:t>
      </w:r>
      <w:r w:rsidRPr="005E7B64">
        <w:rPr>
          <w:rFonts w:ascii="Source Code Pro" w:eastAsia="宋体" w:hAnsi="Source Code Pro" w:cs="宋体"/>
          <w:color w:val="888888"/>
          <w:kern w:val="0"/>
          <w:sz w:val="24"/>
          <w:szCs w:val="24"/>
          <w:shd w:val="clear" w:color="auto" w:fill="F0F0F0"/>
          <w14:ligatures w14:val="none"/>
        </w:rPr>
        <w:t>默认为每只股票贡献相等</w:t>
      </w:r>
    </w:p>
    <w:p w14:paraId="289017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MarketConstraint(</w:t>
      </w:r>
      <w:proofErr w:type="gramEnd"/>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 low=</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p>
    <w:p w14:paraId="3AD0E7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MarketConstraint(</w:t>
      </w:r>
      <w:proofErr w:type="gramEnd"/>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000000"/>
          <w:kern w:val="0"/>
          <w:sz w:val="24"/>
          <w:szCs w:val="24"/>
          <w:shd w:val="clear" w:color="auto" w:fill="F0F0F0"/>
          <w14:ligatures w14:val="none"/>
        </w:rPr>
        <w:t>, low=</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7B3F80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4E2632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2A7E13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41AFE9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14A8FB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p>
    <w:p w14:paraId="31CBB0A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3</w:t>
      </w:r>
      <w:r w:rsidRPr="005E7B64">
        <w:rPr>
          <w:rFonts w:ascii="Source Code Pro" w:eastAsia="宋体" w:hAnsi="Source Code Pro" w:cs="宋体"/>
          <w:color w:val="888888"/>
          <w:kern w:val="0"/>
          <w:sz w:val="24"/>
          <w:szCs w:val="24"/>
          <w:shd w:val="clear" w:color="auto" w:fill="F0F0F0"/>
          <w14:ligatures w14:val="none"/>
        </w:rPr>
        <w:t>：组合风险最小化（最小化组合方差）；组合总权重限制为</w:t>
      </w:r>
      <w:r w:rsidRPr="005E7B64">
        <w:rPr>
          <w:rFonts w:ascii="Source Code Pro" w:eastAsia="宋体" w:hAnsi="Source Code Pro" w:cs="宋体"/>
          <w:color w:val="888888"/>
          <w:kern w:val="0"/>
          <w:sz w:val="24"/>
          <w:szCs w:val="24"/>
          <w:shd w:val="clear" w:color="auto" w:fill="F0F0F0"/>
          <w14:ligatures w14:val="none"/>
        </w:rPr>
        <w:t>90%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组合年化收益率</w:t>
      </w:r>
      <w:proofErr w:type="gramEnd"/>
      <w:r w:rsidRPr="005E7B64">
        <w:rPr>
          <w:rFonts w:ascii="Source Code Pro" w:eastAsia="宋体" w:hAnsi="Source Code Pro" w:cs="宋体"/>
          <w:color w:val="888888"/>
          <w:kern w:val="0"/>
          <w:sz w:val="24"/>
          <w:szCs w:val="24"/>
          <w:shd w:val="clear" w:color="auto" w:fill="F0F0F0"/>
          <w14:ligatures w14:val="none"/>
        </w:rPr>
        <w:t>目标下限为</w:t>
      </w:r>
      <w:r w:rsidRPr="005E7B64">
        <w:rPr>
          <w:rFonts w:ascii="Source Code Pro" w:eastAsia="宋体" w:hAnsi="Source Code Pro" w:cs="宋体"/>
          <w:color w:val="888888"/>
          <w:kern w:val="0"/>
          <w:sz w:val="24"/>
          <w:szCs w:val="24"/>
          <w:shd w:val="clear" w:color="auto" w:fill="F0F0F0"/>
          <w14:ligatures w14:val="none"/>
        </w:rPr>
        <w:t>10%</w:t>
      </w:r>
    </w:p>
    <w:p w14:paraId="6E45C9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06586E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099DFD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MinVariance(count=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0D0AE08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WeightConstraint(</w:t>
      </w:r>
      <w:proofErr w:type="gramEnd"/>
      <w:r w:rsidRPr="005E7B64">
        <w:rPr>
          <w:rFonts w:ascii="Source Code Pro" w:eastAsia="宋体" w:hAnsi="Source Code Pro" w:cs="宋体"/>
          <w:color w:val="000000"/>
          <w:kern w:val="0"/>
          <w:sz w:val="24"/>
          <w:szCs w:val="24"/>
          <w:shd w:val="clear" w:color="auto" w:fill="F0F0F0"/>
          <w14:ligatures w14:val="none"/>
        </w:rPr>
        <w:t>low=</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7554F4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AnnualProfitConstraint(</w:t>
      </w:r>
      <w:proofErr w:type="gramEnd"/>
      <w:r w:rsidRPr="005E7B64">
        <w:rPr>
          <w:rFonts w:ascii="Source Code Pro" w:eastAsia="宋体" w:hAnsi="Source Code Pro" w:cs="宋体"/>
          <w:color w:val="000000"/>
          <w:kern w:val="0"/>
          <w:sz w:val="24"/>
          <w:szCs w:val="24"/>
          <w:shd w:val="clear" w:color="auto" w:fill="F0F0F0"/>
          <w14:ligatures w14:val="none"/>
        </w:rPr>
        <w:t>limit=</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5725B8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w:t>
      </w:r>
    </w:p>
    <w:p w14:paraId="5D1786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6A960C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196329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0C45E95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w:t>
      </w:r>
    </w:p>
    <w:p w14:paraId="711698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4</w:t>
      </w:r>
      <w:r w:rsidRPr="005E7B64">
        <w:rPr>
          <w:rFonts w:ascii="Source Code Pro" w:eastAsia="宋体" w:hAnsi="Source Code Pro" w:cs="宋体"/>
          <w:color w:val="888888"/>
          <w:kern w:val="0"/>
          <w:sz w:val="24"/>
          <w:szCs w:val="24"/>
          <w:shd w:val="clear" w:color="auto" w:fill="F0F0F0"/>
          <w14:ligatures w14:val="none"/>
        </w:rPr>
        <w:t>：组合标的因子值最大化</w:t>
      </w:r>
    </w:p>
    <w:p w14:paraId="0AE879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3852B6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定义因子：人气指标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p>
    <w:p w14:paraId="76DF96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(Factor):</w:t>
      </w:r>
    </w:p>
    <w:p w14:paraId="7A8AF1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name = </w:t>
      </w:r>
      <w:r w:rsidRPr="005E7B64">
        <w:rPr>
          <w:rFonts w:ascii="Source Code Pro" w:eastAsia="宋体" w:hAnsi="Source Code Pro" w:cs="宋体"/>
          <w:color w:val="880000"/>
          <w:kern w:val="0"/>
          <w:sz w:val="24"/>
          <w:szCs w:val="24"/>
          <w:shd w:val="clear" w:color="auto" w:fill="F0F0F0"/>
          <w14:ligatures w14:val="none"/>
        </w:rPr>
        <w:t>'ar'</w:t>
      </w:r>
    </w:p>
    <w:p w14:paraId="3F68DB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每天获取过去五日的数据</w:t>
      </w:r>
    </w:p>
    <w:p w14:paraId="34AEBB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max_window = </w:t>
      </w:r>
      <w:r w:rsidRPr="005E7B64">
        <w:rPr>
          <w:rFonts w:ascii="Source Code Pro" w:eastAsia="宋体" w:hAnsi="Source Code Pro" w:cs="宋体"/>
          <w:color w:val="008800"/>
          <w:kern w:val="0"/>
          <w:sz w:val="24"/>
          <w:szCs w:val="24"/>
          <w:shd w:val="clear" w:color="auto" w:fill="F0F0F0"/>
          <w14:ligatures w14:val="none"/>
        </w:rPr>
        <w:t>5</w:t>
      </w:r>
    </w:p>
    <w:p w14:paraId="2E4AB5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获取的数据是人气指标</w:t>
      </w:r>
    </w:p>
    <w:p w14:paraId="031040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dependencies = [</w:t>
      </w:r>
      <w:r w:rsidRPr="005E7B64">
        <w:rPr>
          <w:rFonts w:ascii="Source Code Pro" w:eastAsia="宋体" w:hAnsi="Source Code Pro" w:cs="宋体"/>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w:t>
      </w:r>
    </w:p>
    <w:p w14:paraId="217D247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calc</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data):</w:t>
      </w:r>
    </w:p>
    <w:p w14:paraId="58EC23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r w:rsidRPr="005E7B64">
        <w:rPr>
          <w:rFonts w:ascii="Source Code Pro" w:eastAsia="宋体" w:hAnsi="Source Code Pro" w:cs="宋体"/>
          <w:color w:val="000000"/>
          <w:kern w:val="0"/>
          <w:sz w:val="24"/>
          <w:szCs w:val="24"/>
          <w:shd w:val="clear" w:color="auto" w:fill="F0F0F0"/>
          <w14:ligatures w14:val="none"/>
        </w:rPr>
        <w:t xml:space="preserve"> data[</w:t>
      </w:r>
      <w:r w:rsidRPr="005E7B64">
        <w:rPr>
          <w:rFonts w:ascii="Source Code Pro" w:eastAsia="宋体" w:hAnsi="Source Code Pro" w:cs="宋体"/>
          <w:color w:val="880000"/>
          <w:kern w:val="0"/>
          <w:sz w:val="24"/>
          <w:szCs w:val="24"/>
          <w:shd w:val="clear" w:color="auto" w:fill="F0F0F0"/>
          <w14:ligatures w14:val="none"/>
        </w:rPr>
        <w:t>'AR'</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7625452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4</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最大化；</w:t>
      </w:r>
      <w:proofErr w:type="gramStart"/>
      <w:r w:rsidRPr="005E7B64">
        <w:rPr>
          <w:rFonts w:ascii="Source Code Pro" w:eastAsia="宋体" w:hAnsi="Source Code Pro" w:cs="宋体"/>
          <w:color w:val="888888"/>
          <w:kern w:val="0"/>
          <w:sz w:val="24"/>
          <w:szCs w:val="24"/>
          <w:shd w:val="clear" w:color="auto" w:fill="F0F0F0"/>
          <w14:ligatures w14:val="none"/>
        </w:rPr>
        <w:t>组合年化收益率</w:t>
      </w:r>
      <w:proofErr w:type="gramEnd"/>
      <w:r w:rsidRPr="005E7B64">
        <w:rPr>
          <w:rFonts w:ascii="Source Code Pro" w:eastAsia="宋体" w:hAnsi="Source Code Pro" w:cs="宋体"/>
          <w:color w:val="888888"/>
          <w:kern w:val="0"/>
          <w:sz w:val="24"/>
          <w:szCs w:val="24"/>
          <w:shd w:val="clear" w:color="auto" w:fill="F0F0F0"/>
          <w14:ligatures w14:val="none"/>
        </w:rPr>
        <w:t>目标下限为</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；每只标的权重不超过</w:t>
      </w:r>
      <w:r w:rsidRPr="005E7B64">
        <w:rPr>
          <w:rFonts w:ascii="Source Code Pro" w:eastAsia="宋体" w:hAnsi="Source Code Pro" w:cs="宋体"/>
          <w:color w:val="888888"/>
          <w:kern w:val="0"/>
          <w:sz w:val="24"/>
          <w:szCs w:val="24"/>
          <w:shd w:val="clear" w:color="auto" w:fill="F0F0F0"/>
          <w14:ligatures w14:val="none"/>
        </w:rPr>
        <w:t>20%</w:t>
      </w:r>
    </w:p>
    <w:p w14:paraId="0EDB14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05B808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002929E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w:t>
      </w:r>
      <w:proofErr w:type="gramStart"/>
      <w:r w:rsidRPr="005E7B64">
        <w:rPr>
          <w:rFonts w:ascii="Source Code Pro" w:eastAsia="宋体" w:hAnsi="Source Code Pro" w:cs="宋体"/>
          <w:color w:val="000000"/>
          <w:kern w:val="0"/>
          <w:sz w:val="24"/>
          <w:szCs w:val="24"/>
          <w:shd w:val="clear" w:color="auto" w:fill="F0F0F0"/>
          <w14:ligatures w14:val="none"/>
        </w:rPr>
        <w:t>MaxFactorValue(</w:t>
      </w:r>
      <w:proofErr w:type="gramEnd"/>
      <w:r w:rsidRPr="005E7B64">
        <w:rPr>
          <w:rFonts w:ascii="Source Code Pro" w:eastAsia="宋体" w:hAnsi="Source Code Pro" w:cs="宋体"/>
          <w:color w:val="000000"/>
          <w:kern w:val="0"/>
          <w:sz w:val="24"/>
          <w:szCs w:val="24"/>
          <w:shd w:val="clear" w:color="auto" w:fill="F0F0F0"/>
          <w14:ligatures w14:val="none"/>
        </w:rPr>
        <w:t>factor=AR,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46393BA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AnnualProfitConstraint(</w:t>
      </w:r>
      <w:proofErr w:type="gramEnd"/>
      <w:r w:rsidRPr="005E7B64">
        <w:rPr>
          <w:rFonts w:ascii="Source Code Pro" w:eastAsia="宋体" w:hAnsi="Source Code Pro" w:cs="宋体"/>
          <w:color w:val="000000"/>
          <w:kern w:val="0"/>
          <w:sz w:val="24"/>
          <w:szCs w:val="24"/>
          <w:shd w:val="clear" w:color="auto" w:fill="F0F0F0"/>
          <w14:ligatures w14:val="none"/>
        </w:rPr>
        <w:t>limit=</w:t>
      </w:r>
      <w:r w:rsidRPr="005E7B64">
        <w:rPr>
          <w:rFonts w:ascii="Source Code Pro" w:eastAsia="宋体" w:hAnsi="Source Code Pro" w:cs="宋体"/>
          <w:color w:val="008800"/>
          <w:kern w:val="0"/>
          <w:sz w:val="24"/>
          <w:szCs w:val="24"/>
          <w:shd w:val="clear" w:color="auto" w:fill="F0F0F0"/>
          <w14:ligatures w14:val="none"/>
        </w:rPr>
        <w:t>0.2</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1CB1C9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0.2</w:t>
      </w:r>
      <w:r w:rsidRPr="005E7B64">
        <w:rPr>
          <w:rFonts w:ascii="Source Code Pro" w:eastAsia="宋体" w:hAnsi="Source Code Pro" w:cs="宋体"/>
          <w:color w:val="000000"/>
          <w:kern w:val="0"/>
          <w:sz w:val="24"/>
          <w:szCs w:val="24"/>
          <w:shd w:val="clear" w:color="auto" w:fill="F0F0F0"/>
          <w14:ligatures w14:val="none"/>
        </w:rPr>
        <w:t>)],</w:t>
      </w:r>
    </w:p>
    <w:p w14:paraId="6B84D5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620F08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75D6A92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4723AEA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3EEF4D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：组合夏普比率最大化；每只标的权重不超过</w:t>
      </w:r>
      <w:r w:rsidRPr="005E7B64">
        <w:rPr>
          <w:rFonts w:ascii="Source Code Pro" w:eastAsia="宋体" w:hAnsi="Source Code Pro" w:cs="宋体"/>
          <w:color w:val="888888"/>
          <w:kern w:val="0"/>
          <w:sz w:val="24"/>
          <w:szCs w:val="24"/>
          <w:shd w:val="clear" w:color="auto" w:fill="F0F0F0"/>
          <w14:ligatures w14:val="none"/>
        </w:rPr>
        <w:t>10%</w:t>
      </w:r>
    </w:p>
    <w:p w14:paraId="7D84A5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64CDA7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40B19C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MaxSharpeRatio(rf=</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,weight_sum_equal=</w:t>
      </w:r>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无风险利率为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，最大化夏普比率需要约束组合权重的和为</w:t>
      </w:r>
      <w:r w:rsidRPr="005E7B64">
        <w:rPr>
          <w:rFonts w:ascii="Source Code Pro" w:eastAsia="宋体" w:hAnsi="Source Code Pro" w:cs="宋体"/>
          <w:color w:val="888888"/>
          <w:kern w:val="0"/>
          <w:sz w:val="24"/>
          <w:szCs w:val="24"/>
          <w:shd w:val="clear" w:color="auto" w:fill="F0F0F0"/>
          <w14:ligatures w14:val="none"/>
        </w:rPr>
        <w:t>0.5</w:t>
      </w:r>
    </w:p>
    <w:p w14:paraId="78D937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
    <w:p w14:paraId="403E3F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2F298D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681D916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515F96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5B28F86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DCEA7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查看优化结果</w:t>
      </w:r>
    </w:p>
    <w:p w14:paraId="0C0F78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print(optimized_weight)</w:t>
      </w:r>
    </w:p>
    <w:p w14:paraId="48911C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1FE71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优化失败，给予警告</w:t>
      </w:r>
    </w:p>
    <w:p w14:paraId="194D6F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type(optimized_weight) == </w:t>
      </w:r>
      <w:proofErr w:type="gramStart"/>
      <w:r w:rsidRPr="005E7B64">
        <w:rPr>
          <w:rFonts w:ascii="Source Code Pro" w:eastAsia="宋体" w:hAnsi="Source Code Pro" w:cs="宋体"/>
          <w:color w:val="000000"/>
          <w:kern w:val="0"/>
          <w:sz w:val="24"/>
          <w:szCs w:val="24"/>
          <w:shd w:val="clear" w:color="auto" w:fill="F0F0F0"/>
          <w14:ligatures w14:val="none"/>
        </w:rPr>
        <w:t>type(</w:t>
      </w:r>
      <w:proofErr w:type="gramEnd"/>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4ACB2E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警告：组合优化失败</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6FCED0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按优化结果，</w:t>
      </w:r>
      <w:proofErr w:type="gramStart"/>
      <w:r w:rsidRPr="005E7B64">
        <w:rPr>
          <w:rFonts w:ascii="Source Code Pro" w:eastAsia="宋体" w:hAnsi="Source Code Pro" w:cs="宋体"/>
          <w:color w:val="888888"/>
          <w:kern w:val="0"/>
          <w:sz w:val="24"/>
          <w:szCs w:val="24"/>
          <w:shd w:val="clear" w:color="auto" w:fill="F0F0F0"/>
          <w14:ligatures w14:val="none"/>
        </w:rPr>
        <w:t>执行调仓操作</w:t>
      </w:r>
      <w:proofErr w:type="gramEnd"/>
    </w:p>
    <w:p w14:paraId="6C21A5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else</w:t>
      </w:r>
      <w:r w:rsidRPr="005E7B64">
        <w:rPr>
          <w:rFonts w:ascii="Source Code Pro" w:eastAsia="宋体" w:hAnsi="Source Code Pro" w:cs="宋体"/>
          <w:color w:val="000000"/>
          <w:kern w:val="0"/>
          <w:sz w:val="24"/>
          <w:szCs w:val="24"/>
          <w:shd w:val="clear" w:color="auto" w:fill="F0F0F0"/>
          <w14:ligatures w14:val="none"/>
        </w:rPr>
        <w:t>:</w:t>
      </w:r>
    </w:p>
    <w:p w14:paraId="61D7FC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total_value = context.portfolio.total_value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获取总资产</w:t>
      </w:r>
    </w:p>
    <w:p w14:paraId="360210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stock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optimized_</w:t>
      </w:r>
      <w:proofErr w:type="gramStart"/>
      <w:r w:rsidRPr="005E7B64">
        <w:rPr>
          <w:rFonts w:ascii="Source Code Pro" w:eastAsia="宋体" w:hAnsi="Source Code Pro" w:cs="宋体"/>
          <w:color w:val="000000"/>
          <w:kern w:val="0"/>
          <w:sz w:val="24"/>
          <w:szCs w:val="24"/>
          <w:shd w:val="clear" w:color="auto" w:fill="F0F0F0"/>
          <w14:ligatures w14:val="none"/>
        </w:rPr>
        <w:t>weight.keys</w:t>
      </w:r>
      <w:proofErr w:type="gramEnd"/>
      <w:r w:rsidRPr="005E7B64">
        <w:rPr>
          <w:rFonts w:ascii="Source Code Pro" w:eastAsia="宋体" w:hAnsi="Source Code Pro" w:cs="宋体"/>
          <w:color w:val="000000"/>
          <w:kern w:val="0"/>
          <w:sz w:val="24"/>
          <w:szCs w:val="24"/>
          <w:shd w:val="clear" w:color="auto" w:fill="F0F0F0"/>
          <w14:ligatures w14:val="none"/>
        </w:rPr>
        <w:t>():</w:t>
      </w:r>
    </w:p>
    <w:p w14:paraId="084E9A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value = total_value * optimized_weight[stock]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确定每个标的</w:t>
      </w:r>
      <w:proofErr w:type="gramStart"/>
      <w:r w:rsidRPr="005E7B64">
        <w:rPr>
          <w:rFonts w:ascii="Source Code Pro" w:eastAsia="宋体" w:hAnsi="Source Code Pro" w:cs="宋体"/>
          <w:color w:val="888888"/>
          <w:kern w:val="0"/>
          <w:sz w:val="24"/>
          <w:szCs w:val="24"/>
          <w:shd w:val="clear" w:color="auto" w:fill="F0F0F0"/>
          <w14:ligatures w14:val="none"/>
        </w:rPr>
        <w:t>的</w:t>
      </w:r>
      <w:proofErr w:type="gramEnd"/>
      <w:r w:rsidRPr="005E7B64">
        <w:rPr>
          <w:rFonts w:ascii="Source Code Pro" w:eastAsia="宋体" w:hAnsi="Source Code Pro" w:cs="宋体"/>
          <w:color w:val="888888"/>
          <w:kern w:val="0"/>
          <w:sz w:val="24"/>
          <w:szCs w:val="24"/>
          <w:shd w:val="clear" w:color="auto" w:fill="F0F0F0"/>
          <w14:ligatures w14:val="none"/>
        </w:rPr>
        <w:t>权重</w:t>
      </w:r>
    </w:p>
    <w:p w14:paraId="4A9379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order_target_value(stock, value)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调整标的至目标权重</w:t>
      </w:r>
    </w:p>
    <w:p w14:paraId="16B308A8"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策略程序架构</w:t>
      </w:r>
      <w:r w:rsidRPr="005E7B64">
        <w:rPr>
          <w:rFonts w:ascii="Segoe UI" w:eastAsia="宋体" w:hAnsi="Segoe UI" w:cs="Segoe UI"/>
          <w:color w:val="333333"/>
          <w:kern w:val="0"/>
          <w:sz w:val="52"/>
          <w:szCs w:val="52"/>
          <w14:ligatures w14:val="none"/>
        </w:rPr>
        <w:t>♠</w:t>
      </w:r>
    </w:p>
    <w:p w14:paraId="6D5FCE33"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0F766B1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initialize 初始化函数</w:t>
      </w:r>
    </w:p>
    <w:p w14:paraId="4CF664C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initialize(context)</w:t>
      </w:r>
    </w:p>
    <w:p w14:paraId="2385454B"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初始化方法，在整个回测、模拟中最开始执行一次，用于初始一些全局变量</w:t>
      </w:r>
    </w:p>
    <w:p w14:paraId="4AC012A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96"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45988AA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080BF76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E1F9A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2D6547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g</w:t>
      </w:r>
      <w:r w:rsidRPr="005E7B64">
        <w:rPr>
          <w:rFonts w:ascii="Source Code Pro" w:eastAsia="宋体" w:hAnsi="Source Code Pro" w:cs="宋体"/>
          <w:color w:val="888888"/>
          <w:kern w:val="0"/>
          <w:sz w:val="24"/>
          <w:szCs w:val="24"/>
          <w:shd w:val="clear" w:color="auto" w:fill="F0F0F0"/>
          <w14:ligatures w14:val="none"/>
        </w:rPr>
        <w:t>为全局变量</w:t>
      </w:r>
    </w:p>
    <w:p w14:paraId="21667A2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736826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run_daily/run_weekly/run_monthly 定时运行策略(可选)</w:t>
      </w:r>
    </w:p>
    <w:p w14:paraId="7D8F1133" w14:textId="77777777" w:rsidR="005E7B64" w:rsidRPr="005E7B64" w:rsidRDefault="005E7B64" w:rsidP="005E7B64">
      <w:pPr>
        <w:widowControl/>
        <w:numPr>
          <w:ilvl w:val="0"/>
          <w:numId w:val="3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run_monthly</w:t>
      </w:r>
    </w:p>
    <w:p w14:paraId="7493D03A" w14:textId="77777777" w:rsidR="005E7B64" w:rsidRPr="005E7B64" w:rsidRDefault="005E7B64" w:rsidP="005E7B64">
      <w:pPr>
        <w:widowControl/>
        <w:numPr>
          <w:ilvl w:val="0"/>
          <w:numId w:val="3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run_weekly</w:t>
      </w:r>
    </w:p>
    <w:p w14:paraId="65A84744" w14:textId="77777777" w:rsidR="005E7B64" w:rsidRPr="005E7B64" w:rsidRDefault="005E7B64" w:rsidP="005E7B64">
      <w:pPr>
        <w:widowControl/>
        <w:numPr>
          <w:ilvl w:val="0"/>
          <w:numId w:val="3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run_daily</w:t>
      </w:r>
    </w:p>
    <w:p w14:paraId="03C2E1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65E71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func</w:t>
      </w:r>
      <w:r w:rsidRPr="005E7B64">
        <w:rPr>
          <w:rFonts w:ascii="Source Code Pro" w:eastAsia="宋体" w:hAnsi="Source Code Pro" w:cs="宋体"/>
          <w:color w:val="888888"/>
          <w:kern w:val="0"/>
          <w:sz w:val="24"/>
          <w:szCs w:val="24"/>
          <w:shd w:val="clear" w:color="auto" w:fill="F0F0F0"/>
          <w14:ligatures w14:val="none"/>
        </w:rPr>
        <w:t>是您自己定义的函数</w:t>
      </w:r>
    </w:p>
    <w:p w14:paraId="5046AC1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按月运行</w:t>
      </w:r>
    </w:p>
    <w:p w14:paraId="4244609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func, monthday, time=</w:t>
      </w:r>
      <w:r w:rsidRPr="005E7B64">
        <w:rPr>
          <w:rFonts w:ascii="Source Code Pro" w:eastAsia="宋体" w:hAnsi="Source Code Pro" w:cs="宋体"/>
          <w:color w:val="880000"/>
          <w:kern w:val="0"/>
          <w:sz w:val="24"/>
          <w:szCs w:val="24"/>
          <w:shd w:val="clear" w:color="auto" w:fill="F0F0F0"/>
          <w14:ligatures w14:val="none"/>
        </w:rPr>
        <w:t>'9:30'</w:t>
      </w:r>
      <w:r w:rsidRPr="005E7B64">
        <w:rPr>
          <w:rFonts w:ascii="Source Code Pro" w:eastAsia="宋体" w:hAnsi="Source Code Pro" w:cs="宋体"/>
          <w:color w:val="000000"/>
          <w:kern w:val="0"/>
          <w:sz w:val="24"/>
          <w:szCs w:val="24"/>
          <w:shd w:val="clear" w:color="auto" w:fill="F0F0F0"/>
          <w14:ligatures w14:val="none"/>
        </w:rPr>
        <w:t>, reference_security, force=</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54398AB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按周运行</w:t>
      </w:r>
    </w:p>
    <w:p w14:paraId="3E8A97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func, weekday, time=</w:t>
      </w:r>
      <w:r w:rsidRPr="005E7B64">
        <w:rPr>
          <w:rFonts w:ascii="Source Code Pro" w:eastAsia="宋体" w:hAnsi="Source Code Pro" w:cs="宋体"/>
          <w:color w:val="880000"/>
          <w:kern w:val="0"/>
          <w:sz w:val="24"/>
          <w:szCs w:val="24"/>
          <w:shd w:val="clear" w:color="auto" w:fill="F0F0F0"/>
          <w14:ligatures w14:val="none"/>
        </w:rPr>
        <w:t>'9:30'</w:t>
      </w:r>
      <w:r w:rsidRPr="005E7B64">
        <w:rPr>
          <w:rFonts w:ascii="Source Code Pro" w:eastAsia="宋体" w:hAnsi="Source Code Pro" w:cs="宋体"/>
          <w:color w:val="000000"/>
          <w:kern w:val="0"/>
          <w:sz w:val="24"/>
          <w:szCs w:val="24"/>
          <w:shd w:val="clear" w:color="auto" w:fill="F0F0F0"/>
          <w14:ligatures w14:val="none"/>
        </w:rPr>
        <w:t>, reference_security, force=</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65DCEC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每天内何时运行</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没有</w:t>
      </w:r>
      <w:r w:rsidRPr="005E7B64">
        <w:rPr>
          <w:rFonts w:ascii="Source Code Pro" w:eastAsia="宋体" w:hAnsi="Source Code Pro" w:cs="宋体"/>
          <w:color w:val="888888"/>
          <w:kern w:val="0"/>
          <w:sz w:val="24"/>
          <w:szCs w:val="24"/>
          <w:shd w:val="clear" w:color="auto" w:fill="F0F0F0"/>
          <w14:ligatures w14:val="none"/>
        </w:rPr>
        <w:t>force</w:t>
      </w:r>
      <w:r w:rsidRPr="005E7B64">
        <w:rPr>
          <w:rFonts w:ascii="Source Code Pro" w:eastAsia="宋体" w:hAnsi="Source Code Pro" w:cs="宋体"/>
          <w:color w:val="888888"/>
          <w:kern w:val="0"/>
          <w:sz w:val="24"/>
          <w:szCs w:val="24"/>
          <w:shd w:val="clear" w:color="auto" w:fill="F0F0F0"/>
          <w14:ligatures w14:val="none"/>
        </w:rPr>
        <w:t>属性</w:t>
      </w:r>
      <w:r w:rsidRPr="005E7B64">
        <w:rPr>
          <w:rFonts w:ascii="Source Code Pro" w:eastAsia="宋体" w:hAnsi="Source Code Pro" w:cs="宋体"/>
          <w:color w:val="888888"/>
          <w:kern w:val="0"/>
          <w:sz w:val="24"/>
          <w:szCs w:val="24"/>
          <w:shd w:val="clear" w:color="auto" w:fill="F0F0F0"/>
          <w14:ligatures w14:val="none"/>
        </w:rPr>
        <w:t>)</w:t>
      </w:r>
    </w:p>
    <w:p w14:paraId="675C5E3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func, time=</w:t>
      </w:r>
      <w:r w:rsidRPr="005E7B64">
        <w:rPr>
          <w:rFonts w:ascii="Source Code Pro" w:eastAsia="宋体" w:hAnsi="Source Code Pro" w:cs="宋体"/>
          <w:color w:val="880000"/>
          <w:kern w:val="0"/>
          <w:sz w:val="24"/>
          <w:szCs w:val="24"/>
          <w:shd w:val="clear" w:color="auto" w:fill="F0F0F0"/>
          <w14:ligatures w14:val="none"/>
        </w:rPr>
        <w:t>'9:30'</w:t>
      </w:r>
      <w:r w:rsidRPr="005E7B64">
        <w:rPr>
          <w:rFonts w:ascii="Source Code Pro" w:eastAsia="宋体" w:hAnsi="Source Code Pro" w:cs="宋体"/>
          <w:color w:val="000000"/>
          <w:kern w:val="0"/>
          <w:sz w:val="24"/>
          <w:szCs w:val="24"/>
          <w:shd w:val="clear" w:color="auto" w:fill="F0F0F0"/>
          <w14:ligatures w14:val="none"/>
        </w:rPr>
        <w:t>, reference_security)</w:t>
      </w:r>
    </w:p>
    <w:p w14:paraId="5D968FAF"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/模拟专用API</w:t>
      </w:r>
    </w:p>
    <w:p w14:paraId="74131F8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指定每月, 每周或者每天要运行的函数, 可以在具体每月/周的第几个交易日(或者倒数第几天)的某一分钟执行。</w:t>
      </w:r>
    </w:p>
    <w:p w14:paraId="1CACD6D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在日级模拟中使用时，如果设置time='9:30'，策略的实际运行时间是9:27~9:30之间。策略内获取到逻辑时间(context.current_dt)仍然是 9:30。 注意只有在使用相同的参照标的时，定时运行函数的优先级别为:run_monthly&gt;run_weekly&gt;run_daily且与函数被注册的顺序无关；handle_data与handle_tick的执行顺序与前述函数无关。用户策略不应该依赖于这些计划任务执行的顺序。</w:t>
      </w:r>
    </w:p>
    <w:p w14:paraId="2DBB698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调用这些函数后, handle_data可以不实现</w:t>
      </w:r>
    </w:p>
    <w:p w14:paraId="09CCFF7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tbl>
      <w:tblPr>
        <w:tblW w:w="0" w:type="auto"/>
        <w:tblCellMar>
          <w:left w:w="0" w:type="dxa"/>
          <w:right w:w="0" w:type="dxa"/>
        </w:tblCellMar>
        <w:tblLook w:val="04A0" w:firstRow="1" w:lastRow="0" w:firstColumn="1" w:lastColumn="0" w:noHBand="0" w:noVBand="1"/>
      </w:tblPr>
      <w:tblGrid>
        <w:gridCol w:w="2400"/>
        <w:gridCol w:w="5906"/>
      </w:tblGrid>
      <w:tr w:rsidR="005E7B64" w:rsidRPr="005E7B64" w14:paraId="5ABF13B5"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18716FBE"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参数</w:t>
            </w:r>
          </w:p>
        </w:tc>
        <w:tc>
          <w:tcPr>
            <w:tcW w:w="0" w:type="auto"/>
            <w:tcBorders>
              <w:top w:val="nil"/>
            </w:tcBorders>
            <w:shd w:val="clear" w:color="auto" w:fill="auto"/>
            <w:tcMar>
              <w:top w:w="120" w:type="dxa"/>
              <w:left w:w="120" w:type="dxa"/>
              <w:bottom w:w="120" w:type="dxa"/>
              <w:right w:w="120" w:type="dxa"/>
            </w:tcMar>
            <w:vAlign w:val="bottom"/>
            <w:hideMark/>
          </w:tcPr>
          <w:p w14:paraId="52D89AFF"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解释</w:t>
            </w:r>
          </w:p>
        </w:tc>
      </w:tr>
      <w:tr w:rsidR="005E7B64" w:rsidRPr="005E7B64" w14:paraId="0EF5A6B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F63F63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func</w:t>
            </w:r>
          </w:p>
        </w:tc>
        <w:tc>
          <w:tcPr>
            <w:tcW w:w="0" w:type="auto"/>
            <w:tcBorders>
              <w:top w:val="single" w:sz="6" w:space="0" w:color="DDDDDD"/>
            </w:tcBorders>
            <w:shd w:val="clear" w:color="auto" w:fill="auto"/>
            <w:tcMar>
              <w:top w:w="120" w:type="dxa"/>
              <w:left w:w="120" w:type="dxa"/>
              <w:bottom w:w="120" w:type="dxa"/>
              <w:right w:w="120" w:type="dxa"/>
            </w:tcMar>
            <w:hideMark/>
          </w:tcPr>
          <w:p w14:paraId="68EAB38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一个自定义的函数, 此函数必须接受context参数;例如自定义函数名market_open(context)</w:t>
            </w:r>
          </w:p>
        </w:tc>
      </w:tr>
      <w:tr w:rsidR="005E7B64" w:rsidRPr="005E7B64" w14:paraId="53D059E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108C90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force</w:t>
            </w:r>
          </w:p>
        </w:tc>
        <w:tc>
          <w:tcPr>
            <w:tcW w:w="0" w:type="auto"/>
            <w:tcBorders>
              <w:top w:val="single" w:sz="6" w:space="0" w:color="DDDDDD"/>
            </w:tcBorders>
            <w:shd w:val="clear" w:color="auto" w:fill="auto"/>
            <w:tcMar>
              <w:top w:w="120" w:type="dxa"/>
              <w:left w:w="120" w:type="dxa"/>
              <w:bottom w:w="120" w:type="dxa"/>
              <w:right w:w="120" w:type="dxa"/>
            </w:tcMar>
            <w:hideMark/>
          </w:tcPr>
          <w:p w14:paraId="49155E5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run_weekly和run_monthly中使用，</w:t>
            </w:r>
            <w:r w:rsidRPr="005E7B64">
              <w:rPr>
                <w:rFonts w:ascii="宋体" w:eastAsia="宋体" w:hAnsi="宋体" w:cs="宋体"/>
                <w:b/>
                <w:bCs/>
                <w:kern w:val="0"/>
                <w:sz w:val="24"/>
                <w:szCs w:val="24"/>
                <w14:ligatures w14:val="none"/>
              </w:rPr>
              <w:t>run_daily不可使用</w:t>
            </w:r>
            <w:r w:rsidRPr="005E7B64">
              <w:rPr>
                <w:rFonts w:ascii="宋体" w:eastAsia="宋体" w:hAnsi="宋体" w:cs="宋体"/>
                <w:kern w:val="0"/>
                <w:sz w:val="24"/>
                <w:szCs w:val="24"/>
                <w14:ligatures w14:val="none"/>
              </w:rPr>
              <w:t>；表示若</w:t>
            </w:r>
            <w:proofErr w:type="gramStart"/>
            <w:r w:rsidRPr="005E7B64">
              <w:rPr>
                <w:rFonts w:ascii="宋体" w:eastAsia="宋体" w:hAnsi="宋体" w:cs="宋体"/>
                <w:kern w:val="0"/>
                <w:sz w:val="24"/>
                <w:szCs w:val="24"/>
                <w14:ligatures w14:val="none"/>
              </w:rPr>
              <w:t>注册回调函数</w:t>
            </w:r>
            <w:proofErr w:type="gramEnd"/>
            <w:r w:rsidRPr="005E7B64">
              <w:rPr>
                <w:rFonts w:ascii="宋体" w:eastAsia="宋体" w:hAnsi="宋体" w:cs="宋体"/>
                <w:kern w:val="0"/>
                <w:sz w:val="24"/>
                <w:szCs w:val="24"/>
                <w14:ligatures w14:val="none"/>
              </w:rPr>
              <w:t>的时间晚于第一次回调的执行时间是否就近执行；默认为True，</w:t>
            </w:r>
            <w:r w:rsidRPr="005E7B64">
              <w:rPr>
                <w:rFonts w:ascii="宋体" w:eastAsia="宋体" w:hAnsi="宋体" w:cs="宋体"/>
                <w:b/>
                <w:bCs/>
                <w:kern w:val="0"/>
                <w:sz w:val="24"/>
                <w:szCs w:val="24"/>
                <w14:ligatures w14:val="none"/>
              </w:rPr>
              <w:t>建议使用False</w:t>
            </w:r>
          </w:p>
        </w:tc>
      </w:tr>
      <w:tr w:rsidR="005E7B64" w:rsidRPr="005E7B64" w14:paraId="223CB918"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B15468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monthday</w:t>
            </w:r>
          </w:p>
        </w:tc>
        <w:tc>
          <w:tcPr>
            <w:tcW w:w="0" w:type="auto"/>
            <w:tcBorders>
              <w:top w:val="single" w:sz="6" w:space="0" w:color="DDDDDD"/>
            </w:tcBorders>
            <w:shd w:val="clear" w:color="auto" w:fill="auto"/>
            <w:tcMar>
              <w:top w:w="120" w:type="dxa"/>
              <w:left w:w="120" w:type="dxa"/>
              <w:bottom w:w="120" w:type="dxa"/>
              <w:right w:w="120" w:type="dxa"/>
            </w:tcMar>
            <w:hideMark/>
          </w:tcPr>
          <w:p w14:paraId="7A40C7C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每月的第几个交易日, 可以是负数, 表示倒数第几个交易日。开始策略的那个月会运行的，开始这个月第几个交易日不是从当月第一天开始算的，而是从开始运行当天开始算的（举例说明：假设您策略是3月20号开始运行的，3月1号和3月20都是交易日，系统会认为3月20是3月的第一个交易日，4月不会受影响的）。force=True时如果超出每月总交易日个数，则取临近的交易日执行。force=False,若</w:t>
            </w:r>
            <w:proofErr w:type="gramStart"/>
            <w:r w:rsidRPr="005E7B64">
              <w:rPr>
                <w:rFonts w:ascii="宋体" w:eastAsia="宋体" w:hAnsi="宋体" w:cs="宋体"/>
                <w:kern w:val="0"/>
                <w:sz w:val="24"/>
                <w:szCs w:val="24"/>
                <w14:ligatures w14:val="none"/>
              </w:rPr>
              <w:t>注册回调函数</w:t>
            </w:r>
            <w:proofErr w:type="gramEnd"/>
            <w:r w:rsidRPr="005E7B64">
              <w:rPr>
                <w:rFonts w:ascii="宋体" w:eastAsia="宋体" w:hAnsi="宋体" w:cs="宋体"/>
                <w:kern w:val="0"/>
                <w:sz w:val="24"/>
                <w:szCs w:val="24"/>
                <w14:ligatures w14:val="none"/>
              </w:rPr>
              <w:t>的时间晚于第一次回调的执行时间不会就近执行。（具体见下方注意中的示例）</w:t>
            </w:r>
          </w:p>
        </w:tc>
      </w:tr>
      <w:tr w:rsidR="005E7B64" w:rsidRPr="005E7B64" w14:paraId="2EE9A144"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E95902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weekday</w:t>
            </w:r>
          </w:p>
        </w:tc>
        <w:tc>
          <w:tcPr>
            <w:tcW w:w="0" w:type="auto"/>
            <w:tcBorders>
              <w:top w:val="single" w:sz="6" w:space="0" w:color="DDDDDD"/>
            </w:tcBorders>
            <w:shd w:val="clear" w:color="auto" w:fill="auto"/>
            <w:tcMar>
              <w:top w:w="120" w:type="dxa"/>
              <w:left w:w="120" w:type="dxa"/>
              <w:bottom w:w="120" w:type="dxa"/>
              <w:right w:w="120" w:type="dxa"/>
            </w:tcMar>
            <w:hideMark/>
          </w:tcPr>
          <w:p w14:paraId="1AC912F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每周的第几个交易日, 可以是负数, 表示倒数第几个交易日。开始策略的那一周第一个交易日是从策略开始的那一天 计算的。force=True如果超出每周总交易日个数，则取临近的交易日执行；force=False,若</w:t>
            </w:r>
            <w:proofErr w:type="gramStart"/>
            <w:r w:rsidRPr="005E7B64">
              <w:rPr>
                <w:rFonts w:ascii="宋体" w:eastAsia="宋体" w:hAnsi="宋体" w:cs="宋体"/>
                <w:kern w:val="0"/>
                <w:sz w:val="24"/>
                <w:szCs w:val="24"/>
                <w14:ligatures w14:val="none"/>
              </w:rPr>
              <w:t>注册回调函数</w:t>
            </w:r>
            <w:proofErr w:type="gramEnd"/>
            <w:r w:rsidRPr="005E7B64">
              <w:rPr>
                <w:rFonts w:ascii="宋体" w:eastAsia="宋体" w:hAnsi="宋体" w:cs="宋体"/>
                <w:kern w:val="0"/>
                <w:sz w:val="24"/>
                <w:szCs w:val="24"/>
                <w14:ligatures w14:val="none"/>
              </w:rPr>
              <w:t>的时间晚于第一次回调的执行时间不会就近执行。（具体见下方注意中的示例）</w:t>
            </w:r>
          </w:p>
        </w:tc>
      </w:tr>
      <w:tr w:rsidR="005E7B64" w:rsidRPr="005E7B64" w14:paraId="3A858D9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3DC7A2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w:t>
            </w:r>
          </w:p>
        </w:tc>
        <w:tc>
          <w:tcPr>
            <w:tcW w:w="0" w:type="auto"/>
            <w:tcBorders>
              <w:top w:val="single" w:sz="6" w:space="0" w:color="DDDDDD"/>
            </w:tcBorders>
            <w:shd w:val="clear" w:color="auto" w:fill="auto"/>
            <w:tcMar>
              <w:top w:w="120" w:type="dxa"/>
              <w:left w:w="120" w:type="dxa"/>
              <w:bottom w:w="120" w:type="dxa"/>
              <w:right w:w="120" w:type="dxa"/>
            </w:tcMar>
            <w:hideMark/>
          </w:tcPr>
          <w:p w14:paraId="4C46285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具体执行时间,一个字符串格式的时间,有三种方式：(1) 24小时内的任意时间，例如"10:00", "01:00"；在tick频率的策略中，可以精确到秒。指定为具体时间时，不可设置reference_security参数 (2)time="every_bar",只能在 run_daily 中调用,运行时间和</w:t>
            </w:r>
            <w:proofErr w:type="gramStart"/>
            <w:r w:rsidRPr="005E7B64">
              <w:rPr>
                <w:rFonts w:ascii="宋体" w:eastAsia="宋体" w:hAnsi="宋体" w:cs="宋体"/>
                <w:kern w:val="0"/>
                <w:sz w:val="24"/>
                <w:szCs w:val="24"/>
                <w14:ligatures w14:val="none"/>
              </w:rPr>
              <w:t>您设置</w:t>
            </w:r>
            <w:proofErr w:type="gramEnd"/>
            <w:r w:rsidRPr="005E7B64">
              <w:rPr>
                <w:rFonts w:ascii="宋体" w:eastAsia="宋体" w:hAnsi="宋体" w:cs="宋体"/>
                <w:kern w:val="0"/>
                <w:sz w:val="24"/>
                <w:szCs w:val="24"/>
                <w14:ligatures w14:val="none"/>
              </w:rPr>
              <w:t>的频率(</w:t>
            </w:r>
            <w:proofErr w:type="gramStart"/>
            <w:r w:rsidRPr="005E7B64">
              <w:rPr>
                <w:rFonts w:ascii="宋体" w:eastAsia="宋体" w:hAnsi="宋体" w:cs="宋体"/>
                <w:kern w:val="0"/>
                <w:sz w:val="24"/>
                <w:szCs w:val="24"/>
                <w14:ligatures w14:val="none"/>
              </w:rPr>
              <w:t>回测页面</w:t>
            </w:r>
            <w:proofErr w:type="gramEnd"/>
            <w:r w:rsidRPr="005E7B64">
              <w:rPr>
                <w:rFonts w:ascii="宋体" w:eastAsia="宋体" w:hAnsi="宋体" w:cs="宋体"/>
                <w:kern w:val="0"/>
                <w:sz w:val="24"/>
                <w:szCs w:val="24"/>
                <w14:ligatures w14:val="none"/>
              </w:rPr>
              <w:t>右上方设置)一致，按天会在交易日的开盘时调用一次，按分钟会在交易时间每分钟运行。(3) 'open' 或 'open+5m'或'open-</w:t>
            </w:r>
            <w:r w:rsidRPr="005E7B64">
              <w:rPr>
                <w:rFonts w:ascii="宋体" w:eastAsia="宋体" w:hAnsi="宋体" w:cs="宋体"/>
                <w:kern w:val="0"/>
                <w:sz w:val="24"/>
                <w:szCs w:val="24"/>
                <w14:ligatures w14:val="none"/>
              </w:rPr>
              <w:lastRenderedPageBreak/>
              <w:t>10m' 这种形式，代表在reference_security对应标的开盘时间(或加减X分钟)运行一次，一般用于期货，因为期货有夜盘，开盘时间点不定。</w:t>
            </w:r>
          </w:p>
        </w:tc>
      </w:tr>
      <w:tr w:rsidR="005E7B64" w:rsidRPr="005E7B64" w14:paraId="4008BC70"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095650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reference_security</w:t>
            </w:r>
          </w:p>
        </w:tc>
        <w:tc>
          <w:tcPr>
            <w:tcW w:w="0" w:type="auto"/>
            <w:tcBorders>
              <w:top w:val="single" w:sz="6" w:space="0" w:color="DDDDDD"/>
            </w:tcBorders>
            <w:shd w:val="clear" w:color="auto" w:fill="auto"/>
            <w:tcMar>
              <w:top w:w="120" w:type="dxa"/>
              <w:left w:w="120" w:type="dxa"/>
              <w:bottom w:w="120" w:type="dxa"/>
              <w:right w:w="120" w:type="dxa"/>
            </w:tcMar>
            <w:hideMark/>
          </w:tcPr>
          <w:p w14:paraId="6E514D2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时间的参照标的代码，字符串类型，默认为‘000001.XSHG’。 如参照 '000001.XSHG'，交易时间为 9:30-15:00；如参照'IF9999.CCFX'，2016-01-01之后的交易时间为 9:30-15:00，在此之前为 9:15-15:15；如参照'A9999.XDCE'，因为有夜盘，因此开始时间为21:00，结束时间为15:00。期货策略一定要修改参考标的，建议修改为对应的主力合约。当time为具体时间时请勿设置此参数</w:t>
            </w:r>
          </w:p>
        </w:tc>
      </w:tr>
    </w:tbl>
    <w:p w14:paraId="2A31D94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r w:rsidRPr="005E7B64">
        <w:rPr>
          <w:rFonts w:ascii="宋体" w:eastAsia="宋体" w:hAnsi="宋体" w:cs="宋体"/>
          <w:kern w:val="0"/>
          <w:sz w:val="24"/>
          <w:szCs w:val="24"/>
          <w14:ligatures w14:val="none"/>
        </w:rPr>
        <w:t> None</w:t>
      </w:r>
    </w:p>
    <w:p w14:paraId="5568277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17BE06ED" w14:textId="77777777" w:rsidR="005E7B64" w:rsidRPr="005E7B64" w:rsidRDefault="005E7B64" w:rsidP="005E7B64">
      <w:pPr>
        <w:widowControl/>
        <w:numPr>
          <w:ilvl w:val="0"/>
          <w:numId w:val="33"/>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一个策略中尽量不要同时使用run_daily和handle_data，更不能使用run_daily(handle_data, "xx:xx")</w:t>
      </w:r>
    </w:p>
    <w:p w14:paraId="701C62A6" w14:textId="77777777" w:rsidR="005E7B64" w:rsidRPr="005E7B64" w:rsidRDefault="005E7B64" w:rsidP="005E7B64">
      <w:pPr>
        <w:widowControl/>
        <w:numPr>
          <w:ilvl w:val="0"/>
          <w:numId w:val="3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建议使用run_daily；</w:t>
      </w:r>
    </w:p>
    <w:p w14:paraId="0C016F1F" w14:textId="77777777" w:rsidR="005E7B64" w:rsidRPr="005E7B64" w:rsidRDefault="005E7B64" w:rsidP="005E7B64">
      <w:pPr>
        <w:widowControl/>
        <w:numPr>
          <w:ilvl w:val="0"/>
          <w:numId w:val="33"/>
        </w:numPr>
        <w:jc w:val="left"/>
        <w:rPr>
          <w:rFonts w:ascii="宋体" w:eastAsia="宋体" w:hAnsi="宋体" w:cs="宋体"/>
          <w:kern w:val="0"/>
          <w:sz w:val="24"/>
          <w:szCs w:val="24"/>
          <w14:ligatures w14:val="none"/>
        </w:rPr>
      </w:pPr>
      <w:hyperlink r:id="rId97" w:history="1">
        <w:r w:rsidRPr="005E7B64">
          <w:rPr>
            <w:rFonts w:ascii="宋体" w:eastAsia="宋体" w:hAnsi="宋体" w:cs="宋体"/>
            <w:color w:val="0E90D2"/>
            <w:kern w:val="0"/>
            <w:sz w:val="24"/>
            <w:szCs w:val="24"/>
            <w:u w:val="single"/>
            <w14:ligatures w14:val="none"/>
          </w:rPr>
          <w:t>【API解析】策略运行频率（</w:t>
        </w:r>
        <w:proofErr w:type="gramStart"/>
        <w:r w:rsidRPr="005E7B64">
          <w:rPr>
            <w:rFonts w:ascii="宋体" w:eastAsia="宋体" w:hAnsi="宋体" w:cs="宋体"/>
            <w:color w:val="0E90D2"/>
            <w:kern w:val="0"/>
            <w:sz w:val="24"/>
            <w:szCs w:val="24"/>
            <w:u w:val="single"/>
            <w14:ligatures w14:val="none"/>
          </w:rPr>
          <w:t>附隔固定</w:t>
        </w:r>
        <w:proofErr w:type="gramEnd"/>
        <w:r w:rsidRPr="005E7B64">
          <w:rPr>
            <w:rFonts w:ascii="宋体" w:eastAsia="宋体" w:hAnsi="宋体" w:cs="宋体"/>
            <w:color w:val="0E90D2"/>
            <w:kern w:val="0"/>
            <w:sz w:val="24"/>
            <w:szCs w:val="24"/>
            <w:u w:val="single"/>
            <w14:ligatures w14:val="none"/>
          </w:rPr>
          <w:t>时间运行方法）</w:t>
        </w:r>
      </w:hyperlink>
    </w:p>
    <w:p w14:paraId="2E10B2A2" w14:textId="77777777" w:rsidR="005E7B64" w:rsidRPr="005E7B64" w:rsidRDefault="005E7B64" w:rsidP="005E7B64">
      <w:pPr>
        <w:widowControl/>
        <w:numPr>
          <w:ilvl w:val="0"/>
          <w:numId w:val="3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run_daily中的函数只能有一个参数context，具体示例如下：</w:t>
      </w:r>
    </w:p>
    <w:p w14:paraId="51A1B7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4406FB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func, time=</w:t>
      </w:r>
      <w:r w:rsidRPr="005E7B64">
        <w:rPr>
          <w:rFonts w:ascii="Source Code Pro" w:eastAsia="宋体" w:hAnsi="Source Code Pro" w:cs="宋体"/>
          <w:color w:val="8800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5AE010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0F6F4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func</w:t>
      </w:r>
      <w:r w:rsidRPr="005E7B64">
        <w:rPr>
          <w:rFonts w:ascii="Source Code Pro" w:eastAsia="宋体" w:hAnsi="Source Code Pro" w:cs="宋体"/>
          <w:color w:val="000000"/>
          <w:kern w:val="0"/>
          <w:sz w:val="24"/>
          <w:szCs w:val="24"/>
          <w:shd w:val="clear" w:color="auto" w:fill="F0F0F0"/>
          <w14:ligatures w14:val="none"/>
        </w:rPr>
        <w:t>(context):</w:t>
      </w:r>
    </w:p>
    <w:p w14:paraId="7D1FCA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parm1 = </w:t>
      </w:r>
      <w:r w:rsidRPr="005E7B64">
        <w:rPr>
          <w:rFonts w:ascii="Source Code Pro" w:eastAsia="宋体" w:hAnsi="Source Code Pro" w:cs="宋体"/>
          <w:color w:val="880000"/>
          <w:kern w:val="0"/>
          <w:sz w:val="24"/>
          <w:szCs w:val="24"/>
          <w:shd w:val="clear" w:color="auto" w:fill="F0F0F0"/>
          <w14:ligatures w14:val="none"/>
        </w:rPr>
        <w:t>'JoinQuant'</w:t>
      </w:r>
    </w:p>
    <w:p w14:paraId="47A36B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func1(context, parm1)</w:t>
      </w:r>
    </w:p>
    <w:p w14:paraId="636FBBE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088B38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func1</w:t>
      </w:r>
      <w:r w:rsidRPr="005E7B64">
        <w:rPr>
          <w:rFonts w:ascii="Source Code Pro" w:eastAsia="宋体" w:hAnsi="Source Code Pro" w:cs="宋体"/>
          <w:color w:val="000000"/>
          <w:kern w:val="0"/>
          <w:sz w:val="24"/>
          <w:szCs w:val="24"/>
          <w:shd w:val="clear" w:color="auto" w:fill="F0F0F0"/>
          <w14:ligatures w14:val="none"/>
        </w:rPr>
        <w:t>(context, parm1):</w:t>
      </w:r>
    </w:p>
    <w:p w14:paraId="275D4D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print(parm1)</w:t>
      </w:r>
    </w:p>
    <w:p w14:paraId="41766F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w:t>
      </w:r>
    </w:p>
    <w:p w14:paraId="7791ED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50</w:t>
      </w:r>
      <w:r w:rsidRPr="005E7B64">
        <w:rPr>
          <w:rFonts w:ascii="Source Code Pro" w:eastAsia="宋体" w:hAnsi="Source Code Pro" w:cs="宋体"/>
          <w:color w:val="000000"/>
          <w:kern w:val="0"/>
          <w:sz w:val="24"/>
          <w:szCs w:val="24"/>
          <w:shd w:val="clear" w:color="auto" w:fill="F0F0F0"/>
          <w14:ligatures w14:val="none"/>
        </w:rPr>
        <w:t>)</w:t>
      </w:r>
    </w:p>
    <w:p w14:paraId="3446924D" w14:textId="77777777" w:rsidR="005E7B64" w:rsidRPr="005E7B64" w:rsidRDefault="005E7B64" w:rsidP="005E7B64">
      <w:pPr>
        <w:widowControl/>
        <w:numPr>
          <w:ilvl w:val="0"/>
          <w:numId w:val="34"/>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 func 必须是一个全局的函数, 不能是类的成员函数</w:t>
      </w:r>
      <w:r w:rsidRPr="005E7B64">
        <w:rPr>
          <w:rFonts w:ascii="宋体" w:eastAsia="宋体" w:hAnsi="宋体" w:cs="宋体"/>
          <w:kern w:val="0"/>
          <w:sz w:val="24"/>
          <w:szCs w:val="24"/>
          <w14:ligatures w14:val="none"/>
        </w:rPr>
        <w:t>, 示例:</w:t>
      </w:r>
    </w:p>
    <w:p w14:paraId="126771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on_week_start</w:t>
      </w:r>
      <w:r w:rsidRPr="005E7B64">
        <w:rPr>
          <w:rFonts w:ascii="Source Code Pro" w:eastAsia="宋体" w:hAnsi="Source Code Pro" w:cs="宋体"/>
          <w:color w:val="000000"/>
          <w:kern w:val="0"/>
          <w:sz w:val="24"/>
          <w:szCs w:val="24"/>
          <w:shd w:val="clear" w:color="auto" w:fill="F0F0F0"/>
          <w14:ligatures w14:val="none"/>
        </w:rPr>
        <w:t>(context):</w:t>
      </w:r>
    </w:p>
    <w:p w14:paraId="25820F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pass</w:t>
      </w:r>
    </w:p>
    <w:p w14:paraId="0999D7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DED2B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MyObject</w:t>
      </w:r>
      <w:r w:rsidRPr="005E7B64">
        <w:rPr>
          <w:rFonts w:ascii="Source Code Pro" w:eastAsia="宋体" w:hAnsi="Source Code Pro" w:cs="宋体"/>
          <w:color w:val="000000"/>
          <w:kern w:val="0"/>
          <w:sz w:val="24"/>
          <w:szCs w:val="24"/>
          <w:shd w:val="clear" w:color="auto" w:fill="F0F0F0"/>
          <w14:ligatures w14:val="none"/>
        </w:rPr>
        <w:t>(object):</w:t>
      </w:r>
    </w:p>
    <w:p w14:paraId="3E9F64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on_week_start2</w:t>
      </w:r>
      <w:r w:rsidRPr="005E7B64">
        <w:rPr>
          <w:rFonts w:ascii="Source Code Pro" w:eastAsia="宋体" w:hAnsi="Source Code Pro" w:cs="宋体"/>
          <w:color w:val="000000"/>
          <w:kern w:val="0"/>
          <w:sz w:val="24"/>
          <w:szCs w:val="24"/>
          <w:shd w:val="clear" w:color="auto" w:fill="F0F0F0"/>
          <w14:ligatures w14:val="none"/>
        </w:rPr>
        <w:t>(self, context):</w:t>
      </w:r>
    </w:p>
    <w:p w14:paraId="03E6F5C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pass</w:t>
      </w:r>
    </w:p>
    <w:p w14:paraId="4E6FA9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CC4E9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193951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OK</w:t>
      </w:r>
    </w:p>
    <w:p w14:paraId="4708D3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on_week_start,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38A01C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错误</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下面的语句会报错</w:t>
      </w:r>
    </w:p>
    <w:p w14:paraId="716D671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MyObject().on_week_start2,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0D17C900" w14:textId="77777777" w:rsidR="005E7B64" w:rsidRPr="005E7B64" w:rsidRDefault="005E7B64" w:rsidP="005E7B64">
      <w:pPr>
        <w:widowControl/>
        <w:numPr>
          <w:ilvl w:val="0"/>
          <w:numId w:val="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通过</w:t>
      </w:r>
      <w:hyperlink r:id="rId98" w:anchor="history" w:history="1">
        <w:r w:rsidRPr="005E7B64">
          <w:rPr>
            <w:rFonts w:ascii="宋体" w:eastAsia="宋体" w:hAnsi="宋体" w:cs="宋体"/>
            <w:color w:val="0E90D2"/>
            <w:kern w:val="0"/>
            <w:sz w:val="24"/>
            <w:szCs w:val="24"/>
            <w:u w:val="single"/>
            <w14:ligatures w14:val="none"/>
          </w:rPr>
          <w:t>history</w:t>
        </w:r>
      </w:hyperlink>
      <w:r w:rsidRPr="005E7B64">
        <w:rPr>
          <w:rFonts w:ascii="宋体" w:eastAsia="宋体" w:hAnsi="宋体" w:cs="宋体"/>
          <w:kern w:val="0"/>
          <w:sz w:val="24"/>
          <w:szCs w:val="24"/>
          <w14:ligatures w14:val="none"/>
        </w:rPr>
        <w:t>/</w:t>
      </w:r>
      <w:hyperlink r:id="rId99" w:anchor="attribute_history" w:history="1">
        <w:r w:rsidRPr="005E7B64">
          <w:rPr>
            <w:rFonts w:ascii="宋体" w:eastAsia="宋体" w:hAnsi="宋体" w:cs="宋体"/>
            <w:color w:val="0E90D2"/>
            <w:kern w:val="0"/>
            <w:sz w:val="24"/>
            <w:szCs w:val="24"/>
            <w:u w:val="single"/>
            <w14:ligatures w14:val="none"/>
          </w:rPr>
          <w:t>attribute_history</w:t>
        </w:r>
      </w:hyperlink>
      <w:r w:rsidRPr="005E7B64">
        <w:rPr>
          <w:rFonts w:ascii="宋体" w:eastAsia="宋体" w:hAnsi="宋体" w:cs="宋体"/>
          <w:kern w:val="0"/>
          <w:sz w:val="24"/>
          <w:szCs w:val="24"/>
          <w14:ligatures w14:val="none"/>
        </w:rPr>
        <w:t>取</w:t>
      </w:r>
      <w:proofErr w:type="gramStart"/>
      <w:r w:rsidRPr="005E7B64">
        <w:rPr>
          <w:rFonts w:ascii="宋体" w:eastAsia="宋体" w:hAnsi="宋体" w:cs="宋体"/>
          <w:kern w:val="0"/>
          <w:sz w:val="24"/>
          <w:szCs w:val="24"/>
          <w14:ligatures w14:val="none"/>
        </w:rPr>
        <w:t>天数据</w:t>
      </w:r>
      <w:proofErr w:type="gramEnd"/>
      <w:r w:rsidRPr="005E7B64">
        <w:rPr>
          <w:rFonts w:ascii="宋体" w:eastAsia="宋体" w:hAnsi="宋体" w:cs="宋体"/>
          <w:kern w:val="0"/>
          <w:sz w:val="24"/>
          <w:szCs w:val="24"/>
          <w14:ligatures w14:val="none"/>
        </w:rPr>
        <w:t>时, </w:t>
      </w:r>
      <w:r w:rsidRPr="005E7B64">
        <w:rPr>
          <w:rFonts w:ascii="宋体" w:eastAsia="宋体" w:hAnsi="宋体" w:cs="宋体"/>
          <w:b/>
          <w:bCs/>
          <w:kern w:val="0"/>
          <w:sz w:val="24"/>
          <w:szCs w:val="24"/>
          <w14:ligatures w14:val="none"/>
        </w:rPr>
        <w:t>是不包括当天的数据的</w:t>
      </w:r>
      <w:r w:rsidRPr="005E7B64">
        <w:rPr>
          <w:rFonts w:ascii="宋体" w:eastAsia="宋体" w:hAnsi="宋体" w:cs="宋体"/>
          <w:kern w:val="0"/>
          <w:sz w:val="24"/>
          <w:szCs w:val="24"/>
          <w14:ligatures w14:val="none"/>
        </w:rPr>
        <w:t>(即使在15:00和after_close里面也是如此), 要取得当天数据, 只能取分钟的</w:t>
      </w:r>
    </w:p>
    <w:p w14:paraId="6486C5F6" w14:textId="77777777" w:rsidR="005E7B64" w:rsidRPr="005E7B64" w:rsidRDefault="005E7B64" w:rsidP="005E7B64">
      <w:pPr>
        <w:widowControl/>
        <w:numPr>
          <w:ilvl w:val="0"/>
          <w:numId w:val="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这些函数可以</w:t>
      </w:r>
      <w:r w:rsidRPr="005E7B64">
        <w:rPr>
          <w:rFonts w:ascii="宋体" w:eastAsia="宋体" w:hAnsi="宋体" w:cs="宋体"/>
          <w:b/>
          <w:bCs/>
          <w:kern w:val="0"/>
          <w:sz w:val="24"/>
          <w:szCs w:val="24"/>
          <w14:ligatures w14:val="none"/>
        </w:rPr>
        <w:t>重复调用</w:t>
      </w:r>
      <w:r w:rsidRPr="005E7B64">
        <w:rPr>
          <w:rFonts w:ascii="宋体" w:eastAsia="宋体" w:hAnsi="宋体" w:cs="宋体"/>
          <w:kern w:val="0"/>
          <w:sz w:val="24"/>
          <w:szCs w:val="24"/>
          <w14:ligatures w14:val="none"/>
        </w:rPr>
        <w:t>, 比如下面的代码可以在每周的第一个交易日和最后一个交易日分别调用两个函数:</w:t>
      </w:r>
    </w:p>
    <w:p w14:paraId="21655A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on_week_start</w:t>
      </w:r>
      <w:r w:rsidRPr="005E7B64">
        <w:rPr>
          <w:rFonts w:ascii="Source Code Pro" w:eastAsia="宋体" w:hAnsi="Source Code Pro" w:cs="宋体"/>
          <w:color w:val="000000"/>
          <w:kern w:val="0"/>
          <w:sz w:val="24"/>
          <w:szCs w:val="24"/>
          <w:shd w:val="clear" w:color="auto" w:fill="F0F0F0"/>
          <w14:ligatures w14:val="none"/>
        </w:rPr>
        <w:t>(context):</w:t>
      </w:r>
    </w:p>
    <w:p w14:paraId="4855EAF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pass</w:t>
      </w:r>
    </w:p>
    <w:p w14:paraId="23248A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on_week_end</w:t>
      </w:r>
      <w:r w:rsidRPr="005E7B64">
        <w:rPr>
          <w:rFonts w:ascii="Source Code Pro" w:eastAsia="宋体" w:hAnsi="Source Code Pro" w:cs="宋体"/>
          <w:color w:val="000000"/>
          <w:kern w:val="0"/>
          <w:sz w:val="24"/>
          <w:szCs w:val="24"/>
          <w:shd w:val="clear" w:color="auto" w:fill="F0F0F0"/>
          <w14:ligatures w14:val="none"/>
        </w:rPr>
        <w:t>(context):</w:t>
      </w:r>
    </w:p>
    <w:p w14:paraId="4BE16E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pass</w:t>
      </w:r>
    </w:p>
    <w:p w14:paraId="226161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0CD747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on_week_start,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39F08B9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on_week_end,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5C274CC2" w14:textId="77777777" w:rsidR="005E7B64" w:rsidRPr="005E7B64" w:rsidRDefault="005E7B64" w:rsidP="005E7B64">
      <w:pPr>
        <w:widowControl/>
        <w:numPr>
          <w:ilvl w:val="0"/>
          <w:numId w:val="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每次调用这些函数都会产生一个新的定时任务, 如果想修改或者删除旧的定时任务, 请先调用 </w:t>
      </w:r>
      <w:hyperlink r:id="rId100" w:anchor="unschedule_all" w:history="1">
        <w:r w:rsidRPr="005E7B64">
          <w:rPr>
            <w:rFonts w:ascii="宋体" w:eastAsia="宋体" w:hAnsi="宋体" w:cs="宋体"/>
            <w:color w:val="0E90D2"/>
            <w:kern w:val="0"/>
            <w:sz w:val="24"/>
            <w:szCs w:val="24"/>
            <w:u w:val="single"/>
            <w14:ligatures w14:val="none"/>
          </w:rPr>
          <w:t>unschedule_all</w:t>
        </w:r>
      </w:hyperlink>
      <w:r w:rsidRPr="005E7B64">
        <w:rPr>
          <w:rFonts w:ascii="宋体" w:eastAsia="宋体" w:hAnsi="宋体" w:cs="宋体"/>
          <w:kern w:val="0"/>
          <w:sz w:val="24"/>
          <w:szCs w:val="24"/>
          <w14:ligatures w14:val="none"/>
        </w:rPr>
        <w:t> 来删除所有定时任务, 然后再添加新的.</w:t>
      </w:r>
    </w:p>
    <w:p w14:paraId="6AB89DD1" w14:textId="77777777" w:rsidR="005E7B64" w:rsidRPr="005E7B64" w:rsidRDefault="005E7B64" w:rsidP="005E7B64">
      <w:pPr>
        <w:widowControl/>
        <w:numPr>
          <w:ilvl w:val="0"/>
          <w:numId w:val="3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在一月/一周交易日数不够</w:t>
      </w:r>
      <w:proofErr w:type="gramStart"/>
      <w:r w:rsidRPr="005E7B64">
        <w:rPr>
          <w:rFonts w:ascii="宋体" w:eastAsia="宋体" w:hAnsi="宋体" w:cs="宋体"/>
          <w:kern w:val="0"/>
          <w:sz w:val="24"/>
          <w:szCs w:val="24"/>
          <w14:ligatures w14:val="none"/>
        </w:rPr>
        <w:t>以致于</w:t>
      </w:r>
      <w:proofErr w:type="gramEnd"/>
      <w:r w:rsidRPr="005E7B64">
        <w:rPr>
          <w:rFonts w:ascii="宋体" w:eastAsia="宋体" w:hAnsi="宋体" w:cs="宋体"/>
          <w:kern w:val="0"/>
          <w:sz w:val="24"/>
          <w:szCs w:val="24"/>
          <w14:ligatures w14:val="none"/>
        </w:rPr>
        <w:t>monthday/weekday无法满足时, 我们会找这周内最近的一个日期来执行, 比如, 如果某一周只有4个交易日:</w:t>
      </w:r>
    </w:p>
    <w:p w14:paraId="478B57FB" w14:textId="77777777" w:rsidR="005E7B64" w:rsidRPr="005E7B64" w:rsidRDefault="005E7B64" w:rsidP="005E7B64">
      <w:pPr>
        <w:widowControl/>
        <w:numPr>
          <w:ilvl w:val="1"/>
          <w:numId w:val="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 weekday == 5, 我们会在第4个交易日执行</w:t>
      </w:r>
    </w:p>
    <w:p w14:paraId="47BB1817" w14:textId="77777777" w:rsidR="005E7B64" w:rsidRPr="005E7B64" w:rsidRDefault="005E7B64" w:rsidP="005E7B64">
      <w:pPr>
        <w:widowControl/>
        <w:numPr>
          <w:ilvl w:val="1"/>
          <w:numId w:val="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 weekday == -5, 我们会在第1个交易日执行</w:t>
      </w:r>
    </w:p>
    <w:p w14:paraId="6F981760"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如果要避免这样的行为, 您可以这样做:</w:t>
      </w:r>
    </w:p>
    <w:p w14:paraId="38C5A2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1100A6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weekly,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60F854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1C40B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weekly</w:t>
      </w:r>
      <w:r w:rsidRPr="005E7B64">
        <w:rPr>
          <w:rFonts w:ascii="Source Code Pro" w:eastAsia="宋体" w:hAnsi="Source Code Pro" w:cs="宋体"/>
          <w:color w:val="000000"/>
          <w:kern w:val="0"/>
          <w:sz w:val="24"/>
          <w:szCs w:val="24"/>
          <w:shd w:val="clear" w:color="auto" w:fill="F0F0F0"/>
          <w14:ligatures w14:val="none"/>
        </w:rPr>
        <w:t>(context):</w:t>
      </w:r>
    </w:p>
    <w:p w14:paraId="490417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 xml:space="preserve">_dt.isoweekday() !=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3D0FE7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不在周一</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跳过执行</w:t>
      </w:r>
    </w:p>
    <w:p w14:paraId="262D65A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p>
    <w:p w14:paraId="36A0E46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567E4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0DBB46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market_open, weekday=</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force=</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648CEE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DB0097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356768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今天是周内第二个交易日</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注意策略开始的那一周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第一个交易日是按策略开始的日期开始计算的</w:t>
      </w:r>
    </w:p>
    <w:p w14:paraId="5B1FF9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weekly</w:t>
      </w:r>
      <w:r w:rsidRPr="005E7B64">
        <w:rPr>
          <w:rFonts w:ascii="Source Code Pro" w:eastAsia="宋体" w:hAnsi="Source Code Pro" w:cs="宋体"/>
          <w:color w:val="000000"/>
          <w:kern w:val="0"/>
          <w:sz w:val="24"/>
          <w:szCs w:val="24"/>
          <w:shd w:val="clear" w:color="auto" w:fill="F0F0F0"/>
          <w14:ligatures w14:val="none"/>
        </w:rPr>
        <w:t>(context):</w:t>
      </w:r>
    </w:p>
    <w:p w14:paraId="74A5DE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880000"/>
          <w:kern w:val="0"/>
          <w:sz w:val="24"/>
          <w:szCs w:val="24"/>
          <w:shd w:val="clear" w:color="auto" w:fill="F0F0F0"/>
          <w14:ligatures w14:val="none"/>
        </w:rPr>
        <w:t>'weekly %s %s'</w:t>
      </w:r>
      <w:r w:rsidRPr="005E7B64">
        <w:rPr>
          <w:rFonts w:ascii="Source Code Pro" w:eastAsia="宋体" w:hAnsi="Source Code Pro" w:cs="宋体"/>
          <w:color w:val="000000"/>
          <w:kern w:val="0"/>
          <w:sz w:val="24"/>
          <w:szCs w:val="24"/>
          <w:shd w:val="clear" w:color="auto" w:fill="F0F0F0"/>
          <w14:ligatures w14:val="none"/>
        </w:rPr>
        <w:t xml:space="preserve"> % (context.current_dt, context.current_dt.isoweekday()))</w:t>
      </w:r>
    </w:p>
    <w:p w14:paraId="1A5D66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C267F0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BE41A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monthly</w:t>
      </w:r>
      <w:r w:rsidRPr="005E7B64">
        <w:rPr>
          <w:rFonts w:ascii="Source Code Pro" w:eastAsia="宋体" w:hAnsi="Source Code Pro" w:cs="宋体"/>
          <w:color w:val="000000"/>
          <w:kern w:val="0"/>
          <w:sz w:val="24"/>
          <w:szCs w:val="24"/>
          <w:shd w:val="clear" w:color="auto" w:fill="F0F0F0"/>
          <w14:ligatures w14:val="none"/>
        </w:rPr>
        <w:t>(context):</w:t>
      </w:r>
    </w:p>
    <w:p w14:paraId="38E6882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880000"/>
          <w:kern w:val="0"/>
          <w:sz w:val="24"/>
          <w:szCs w:val="24"/>
          <w:shd w:val="clear" w:color="auto" w:fill="F0F0F0"/>
          <w14:ligatures w14:val="none"/>
        </w:rPr>
        <w:t>'monthly %s %s'</w:t>
      </w:r>
      <w:r w:rsidRPr="005E7B64">
        <w:rPr>
          <w:rFonts w:ascii="Source Code Pro" w:eastAsia="宋体" w:hAnsi="Source Code Pro" w:cs="宋体"/>
          <w:color w:val="000000"/>
          <w:kern w:val="0"/>
          <w:sz w:val="24"/>
          <w:szCs w:val="24"/>
          <w:shd w:val="clear" w:color="auto" w:fill="F0F0F0"/>
          <w14:ligatures w14:val="none"/>
        </w:rPr>
        <w:t xml:space="preserve"> % (context.current_dt, context.current_dt.month))</w:t>
      </w:r>
    </w:p>
    <w:p w14:paraId="7F01A5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D30F9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AEA6A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daily</w:t>
      </w:r>
      <w:r w:rsidRPr="005E7B64">
        <w:rPr>
          <w:rFonts w:ascii="Source Code Pro" w:eastAsia="宋体" w:hAnsi="Source Code Pro" w:cs="宋体"/>
          <w:color w:val="000000"/>
          <w:kern w:val="0"/>
          <w:sz w:val="24"/>
          <w:szCs w:val="24"/>
          <w:shd w:val="clear" w:color="auto" w:fill="F0F0F0"/>
          <w14:ligatures w14:val="none"/>
        </w:rPr>
        <w:t>(context):</w:t>
      </w:r>
    </w:p>
    <w:p w14:paraId="6E0E61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880000"/>
          <w:kern w:val="0"/>
          <w:sz w:val="24"/>
          <w:szCs w:val="24"/>
          <w:shd w:val="clear" w:color="auto" w:fill="F0F0F0"/>
          <w14:ligatures w14:val="none"/>
        </w:rPr>
        <w:t>'daily %s'</w:t>
      </w:r>
      <w:r w:rsidRPr="005E7B64">
        <w:rPr>
          <w:rFonts w:ascii="Source Code Pro" w:eastAsia="宋体" w:hAnsi="Source Code Pro" w:cs="宋体"/>
          <w:color w:val="000000"/>
          <w:kern w:val="0"/>
          <w:sz w:val="24"/>
          <w:szCs w:val="24"/>
          <w:shd w:val="clear" w:color="auto" w:fill="F0F0F0"/>
          <w14:ligatures w14:val="none"/>
        </w:rPr>
        <w:t xml:space="preserve"> % context.current_dt)</w:t>
      </w:r>
    </w:p>
    <w:p w14:paraId="38CDC0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8614D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7EBA9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06D34E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37A2F8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指定每月第一个交易日</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在开盘后十分钟执行</w:t>
      </w:r>
    </w:p>
    <w:p w14:paraId="317E04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注意策略开始的</w:t>
      </w:r>
      <w:proofErr w:type="gramStart"/>
      <w:r w:rsidRPr="005E7B64">
        <w:rPr>
          <w:rFonts w:ascii="Source Code Pro" w:eastAsia="宋体" w:hAnsi="Source Code Pro" w:cs="宋体"/>
          <w:color w:val="888888"/>
          <w:kern w:val="0"/>
          <w:sz w:val="24"/>
          <w:szCs w:val="24"/>
          <w:shd w:val="clear" w:color="auto" w:fill="F0F0F0"/>
          <w14:ligatures w14:val="none"/>
        </w:rPr>
        <w:t>那一月</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第一个交易日是按策略开始的日期开始计算的</w:t>
      </w:r>
    </w:p>
    <w:p w14:paraId="4A8017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 xml:space="preserve">monthly,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'09:40'</w:t>
      </w:r>
      <w:r w:rsidRPr="005E7B64">
        <w:rPr>
          <w:rFonts w:ascii="Source Code Pro" w:eastAsia="宋体" w:hAnsi="Source Code Pro" w:cs="宋体"/>
          <w:color w:val="000000"/>
          <w:kern w:val="0"/>
          <w:sz w:val="24"/>
          <w:szCs w:val="24"/>
          <w:shd w:val="clear" w:color="auto" w:fill="F0F0F0"/>
          <w14:ligatures w14:val="none"/>
        </w:rPr>
        <w:t>)</w:t>
      </w:r>
    </w:p>
    <w:p w14:paraId="2F215A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DA51D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指定每周倒数第一个交易日</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在开盘前执行</w:t>
      </w:r>
    </w:p>
    <w:p w14:paraId="325E06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weekly(</w:t>
      </w:r>
      <w:proofErr w:type="gramEnd"/>
      <w:r w:rsidRPr="005E7B64">
        <w:rPr>
          <w:rFonts w:ascii="Source Code Pro" w:eastAsia="宋体" w:hAnsi="Source Code Pro" w:cs="宋体"/>
          <w:color w:val="000000"/>
          <w:kern w:val="0"/>
          <w:sz w:val="24"/>
          <w:szCs w:val="24"/>
          <w:shd w:val="clear" w:color="auto" w:fill="F0F0F0"/>
          <w14:ligatures w14:val="none"/>
        </w:rPr>
        <w:t xml:space="preserve">weekly,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'9:00'</w:t>
      </w:r>
      <w:r w:rsidRPr="005E7B64">
        <w:rPr>
          <w:rFonts w:ascii="Source Code Pro" w:eastAsia="宋体" w:hAnsi="Source Code Pro" w:cs="宋体"/>
          <w:color w:val="000000"/>
          <w:kern w:val="0"/>
          <w:sz w:val="24"/>
          <w:szCs w:val="24"/>
          <w:shd w:val="clear" w:color="auto" w:fill="F0F0F0"/>
          <w14:ligatures w14:val="none"/>
        </w:rPr>
        <w:t>)</w:t>
      </w:r>
    </w:p>
    <w:p w14:paraId="5C2254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C1A87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指定每天收盘前</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分钟运行</w:t>
      </w:r>
    </w:p>
    <w:p w14:paraId="10C61D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daily, </w:t>
      </w:r>
      <w:r w:rsidRPr="005E7B64">
        <w:rPr>
          <w:rFonts w:ascii="Source Code Pro" w:eastAsia="宋体" w:hAnsi="Source Code Pro" w:cs="宋体"/>
          <w:color w:val="880000"/>
          <w:kern w:val="0"/>
          <w:sz w:val="24"/>
          <w:szCs w:val="24"/>
          <w:shd w:val="clear" w:color="auto" w:fill="F0F0F0"/>
          <w14:ligatures w14:val="none"/>
        </w:rPr>
        <w:t>'14:50'</w:t>
      </w:r>
      <w:r w:rsidRPr="005E7B64">
        <w:rPr>
          <w:rFonts w:ascii="Source Code Pro" w:eastAsia="宋体" w:hAnsi="Source Code Pro" w:cs="宋体"/>
          <w:color w:val="000000"/>
          <w:kern w:val="0"/>
          <w:sz w:val="24"/>
          <w:szCs w:val="24"/>
          <w:shd w:val="clear" w:color="auto" w:fill="F0F0F0"/>
          <w14:ligatures w14:val="none"/>
        </w:rPr>
        <w:t>)</w:t>
      </w:r>
    </w:p>
    <w:p w14:paraId="1B6285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DB7E3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指定每天收盘后执行</w:t>
      </w:r>
    </w:p>
    <w:p w14:paraId="029CDE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daily, </w:t>
      </w:r>
      <w:r w:rsidRPr="005E7B64">
        <w:rPr>
          <w:rFonts w:ascii="Source Code Pro" w:eastAsia="宋体" w:hAnsi="Source Code Pro" w:cs="宋体"/>
          <w:color w:val="880000"/>
          <w:kern w:val="0"/>
          <w:sz w:val="24"/>
          <w:szCs w:val="24"/>
          <w:shd w:val="clear" w:color="auto" w:fill="F0F0F0"/>
          <w14:ligatures w14:val="none"/>
        </w:rPr>
        <w:t>'15:30'</w:t>
      </w:r>
      <w:r w:rsidRPr="005E7B64">
        <w:rPr>
          <w:rFonts w:ascii="Source Code Pro" w:eastAsia="宋体" w:hAnsi="Source Code Pro" w:cs="宋体"/>
          <w:color w:val="000000"/>
          <w:kern w:val="0"/>
          <w:sz w:val="24"/>
          <w:szCs w:val="24"/>
          <w:shd w:val="clear" w:color="auto" w:fill="F0F0F0"/>
          <w14:ligatures w14:val="none"/>
        </w:rPr>
        <w:t>)</w:t>
      </w:r>
    </w:p>
    <w:p w14:paraId="5701A8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5A13F9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指定在每天的</w:t>
      </w:r>
      <w:r w:rsidRPr="005E7B64">
        <w:rPr>
          <w:rFonts w:ascii="Source Code Pro" w:eastAsia="宋体" w:hAnsi="Source Code Pro" w:cs="宋体"/>
          <w:color w:val="888888"/>
          <w:kern w:val="0"/>
          <w:sz w:val="24"/>
          <w:szCs w:val="24"/>
          <w:shd w:val="clear" w:color="auto" w:fill="F0F0F0"/>
          <w14:ligatures w14:val="none"/>
        </w:rPr>
        <w:t>10:00</w:t>
      </w:r>
      <w:r w:rsidRPr="005E7B64">
        <w:rPr>
          <w:rFonts w:ascii="Source Code Pro" w:eastAsia="宋体" w:hAnsi="Source Code Pro" w:cs="宋体"/>
          <w:color w:val="888888"/>
          <w:kern w:val="0"/>
          <w:sz w:val="24"/>
          <w:szCs w:val="24"/>
          <w:shd w:val="clear" w:color="auto" w:fill="F0F0F0"/>
          <w14:ligatures w14:val="none"/>
        </w:rPr>
        <w:t>运行</w:t>
      </w:r>
    </w:p>
    <w:p w14:paraId="4610D9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daily, </w:t>
      </w:r>
      <w:r w:rsidRPr="005E7B64">
        <w:rPr>
          <w:rFonts w:ascii="Source Code Pro" w:eastAsia="宋体" w:hAnsi="Source Code Pro" w:cs="宋体"/>
          <w:color w:val="8800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0F72CB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1FF365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指定在每天的</w:t>
      </w:r>
      <w:r w:rsidRPr="005E7B64">
        <w:rPr>
          <w:rFonts w:ascii="Source Code Pro" w:eastAsia="宋体" w:hAnsi="Source Code Pro" w:cs="宋体"/>
          <w:color w:val="888888"/>
          <w:kern w:val="0"/>
          <w:sz w:val="24"/>
          <w:szCs w:val="24"/>
          <w:shd w:val="clear" w:color="auto" w:fill="F0F0F0"/>
          <w14:ligatures w14:val="none"/>
        </w:rPr>
        <w:t>01:00</w:t>
      </w:r>
      <w:r w:rsidRPr="005E7B64">
        <w:rPr>
          <w:rFonts w:ascii="Source Code Pro" w:eastAsia="宋体" w:hAnsi="Source Code Pro" w:cs="宋体"/>
          <w:color w:val="888888"/>
          <w:kern w:val="0"/>
          <w:sz w:val="24"/>
          <w:szCs w:val="24"/>
          <w:shd w:val="clear" w:color="auto" w:fill="F0F0F0"/>
          <w14:ligatures w14:val="none"/>
        </w:rPr>
        <w:t>运行</w:t>
      </w:r>
    </w:p>
    <w:p w14:paraId="76D4FD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daily, </w:t>
      </w:r>
      <w:r w:rsidRPr="005E7B64">
        <w:rPr>
          <w:rFonts w:ascii="Source Code Pro" w:eastAsia="宋体" w:hAnsi="Source Code Pro" w:cs="宋体"/>
          <w:color w:val="880000"/>
          <w:kern w:val="0"/>
          <w:sz w:val="24"/>
          <w:szCs w:val="24"/>
          <w:shd w:val="clear" w:color="auto" w:fill="F0F0F0"/>
          <w14:ligatures w14:val="none"/>
        </w:rPr>
        <w:t>'01:00'</w:t>
      </w:r>
      <w:r w:rsidRPr="005E7B64">
        <w:rPr>
          <w:rFonts w:ascii="Source Code Pro" w:eastAsia="宋体" w:hAnsi="Source Code Pro" w:cs="宋体"/>
          <w:color w:val="000000"/>
          <w:kern w:val="0"/>
          <w:sz w:val="24"/>
          <w:szCs w:val="24"/>
          <w:shd w:val="clear" w:color="auto" w:fill="F0F0F0"/>
          <w14:ligatures w14:val="none"/>
        </w:rPr>
        <w:t>)</w:t>
      </w:r>
    </w:p>
    <w:p w14:paraId="64202D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170CF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参照股指期货的时间每分钟运行一次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必须选择</w:t>
      </w:r>
      <w:proofErr w:type="gramStart"/>
      <w:r w:rsidRPr="005E7B64">
        <w:rPr>
          <w:rFonts w:ascii="Source Code Pro" w:eastAsia="宋体" w:hAnsi="Source Code Pro" w:cs="宋体"/>
          <w:color w:val="888888"/>
          <w:kern w:val="0"/>
          <w:sz w:val="24"/>
          <w:szCs w:val="24"/>
          <w:shd w:val="clear" w:color="auto" w:fill="F0F0F0"/>
          <w14:ligatures w14:val="none"/>
        </w:rPr>
        <w:t>分钟回测</w:t>
      </w:r>
      <w:proofErr w:type="gramEnd"/>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否则每天执行</w:t>
      </w:r>
    </w:p>
    <w:p w14:paraId="1FDB83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daily, </w:t>
      </w:r>
      <w:r w:rsidRPr="005E7B64">
        <w:rPr>
          <w:rFonts w:ascii="Source Code Pro" w:eastAsia="宋体" w:hAnsi="Source Code Pro" w:cs="宋体"/>
          <w:color w:val="880000"/>
          <w:kern w:val="0"/>
          <w:sz w:val="24"/>
          <w:szCs w:val="24"/>
          <w:shd w:val="clear" w:color="auto" w:fill="F0F0F0"/>
          <w14:ligatures w14:val="none"/>
        </w:rPr>
        <w:t>'every_bar'</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'IF9999.CCFX'</w:t>
      </w:r>
      <w:r w:rsidRPr="005E7B64">
        <w:rPr>
          <w:rFonts w:ascii="Source Code Pro" w:eastAsia="宋体" w:hAnsi="Source Code Pro" w:cs="宋体"/>
          <w:color w:val="000000"/>
          <w:kern w:val="0"/>
          <w:sz w:val="24"/>
          <w:szCs w:val="24"/>
          <w:shd w:val="clear" w:color="auto" w:fill="F0F0F0"/>
          <w14:ligatures w14:val="none"/>
        </w:rPr>
        <w:t>)</w:t>
      </w:r>
    </w:p>
    <w:p w14:paraId="435D120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handle_data 运行策略(可选)</w:t>
      </w:r>
    </w:p>
    <w:p w14:paraId="6489E2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handle_</w:t>
      </w:r>
      <w:proofErr w:type="gramStart"/>
      <w:r w:rsidRPr="005E7B64">
        <w:rPr>
          <w:rFonts w:ascii="Source Code Pro" w:eastAsia="宋体" w:hAnsi="Source Code Pro" w:cs="宋体"/>
          <w:color w:val="000000"/>
          <w:kern w:val="0"/>
          <w:sz w:val="24"/>
          <w:szCs w:val="24"/>
          <w:shd w:val="clear" w:color="auto" w:fill="F0F0F0"/>
          <w14:ligatures w14:val="none"/>
        </w:rPr>
        <w:t>data(</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18B1CD1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该函数每个单位时间会调用一次, 如果</w:t>
      </w:r>
      <w:proofErr w:type="gramStart"/>
      <w:r w:rsidRPr="005E7B64">
        <w:rPr>
          <w:rFonts w:ascii="宋体" w:eastAsia="宋体" w:hAnsi="宋体" w:cs="宋体"/>
          <w:kern w:val="0"/>
          <w:sz w:val="24"/>
          <w:szCs w:val="24"/>
          <w14:ligatures w14:val="none"/>
        </w:rPr>
        <w:t>按天回测</w:t>
      </w:r>
      <w:proofErr w:type="gramEnd"/>
      <w:r w:rsidRPr="005E7B64">
        <w:rPr>
          <w:rFonts w:ascii="宋体" w:eastAsia="宋体" w:hAnsi="宋体" w:cs="宋体"/>
          <w:kern w:val="0"/>
          <w:sz w:val="24"/>
          <w:szCs w:val="24"/>
          <w14:ligatures w14:val="none"/>
        </w:rPr>
        <w:t>,则每天调用一次,如果按分钟,则每分钟调用一次。</w:t>
      </w:r>
    </w:p>
    <w:p w14:paraId="78159FF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该函数依据的时间是股票的交易时间，即 9:30 - 15:00. 期货请使用</w:t>
      </w:r>
      <w:hyperlink r:id="rId101" w:anchor="task_func" w:history="1">
        <w:r w:rsidRPr="005E7B64">
          <w:rPr>
            <w:rFonts w:ascii="宋体" w:eastAsia="宋体" w:hAnsi="宋体" w:cs="宋体"/>
            <w:b/>
            <w:bCs/>
            <w:color w:val="0E90D2"/>
            <w:kern w:val="0"/>
            <w:sz w:val="24"/>
            <w:szCs w:val="24"/>
            <w:u w:val="single"/>
            <w14:ligatures w14:val="none"/>
          </w:rPr>
          <w:t>定时运行</w:t>
        </w:r>
      </w:hyperlink>
      <w:r w:rsidRPr="005E7B64">
        <w:rPr>
          <w:rFonts w:ascii="宋体" w:eastAsia="宋体" w:hAnsi="宋体" w:cs="宋体"/>
          <w:b/>
          <w:bCs/>
          <w:kern w:val="0"/>
          <w:sz w:val="24"/>
          <w:szCs w:val="24"/>
          <w14:ligatures w14:val="none"/>
        </w:rPr>
        <w:t>函数。</w:t>
      </w:r>
    </w:p>
    <w:p w14:paraId="70A6411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w:t>
      </w:r>
      <w:proofErr w:type="gramStart"/>
      <w:r w:rsidRPr="005E7B64">
        <w:rPr>
          <w:rFonts w:ascii="宋体" w:eastAsia="宋体" w:hAnsi="宋体" w:cs="宋体"/>
          <w:kern w:val="0"/>
          <w:sz w:val="24"/>
          <w:szCs w:val="24"/>
          <w14:ligatures w14:val="none"/>
        </w:rPr>
        <w:t>在回测中</w:t>
      </w:r>
      <w:proofErr w:type="gramEnd"/>
      <w:r w:rsidRPr="005E7B64">
        <w:rPr>
          <w:rFonts w:ascii="宋体" w:eastAsia="宋体" w:hAnsi="宋体" w:cs="宋体"/>
          <w:kern w:val="0"/>
          <w:sz w:val="24"/>
          <w:szCs w:val="24"/>
          <w14:ligatures w14:val="none"/>
        </w:rPr>
        <w:t>的</w:t>
      </w:r>
      <w:proofErr w:type="gramStart"/>
      <w:r w:rsidRPr="005E7B64">
        <w:rPr>
          <w:rFonts w:ascii="宋体" w:eastAsia="宋体" w:hAnsi="宋体" w:cs="宋体"/>
          <w:kern w:val="0"/>
          <w:sz w:val="24"/>
          <w:szCs w:val="24"/>
          <w14:ligatures w14:val="none"/>
        </w:rPr>
        <w:t>非交易</w:t>
      </w:r>
      <w:proofErr w:type="gramEnd"/>
      <w:r w:rsidRPr="005E7B64">
        <w:rPr>
          <w:rFonts w:ascii="宋体" w:eastAsia="宋体" w:hAnsi="宋体" w:cs="宋体"/>
          <w:kern w:val="0"/>
          <w:sz w:val="24"/>
          <w:szCs w:val="24"/>
          <w14:ligatures w14:val="none"/>
        </w:rPr>
        <w:t>日是不会触发的（</w:t>
      </w:r>
      <w:proofErr w:type="gramStart"/>
      <w:r w:rsidRPr="005E7B64">
        <w:rPr>
          <w:rFonts w:ascii="宋体" w:eastAsia="宋体" w:hAnsi="宋体" w:cs="宋体"/>
          <w:kern w:val="0"/>
          <w:sz w:val="24"/>
          <w:szCs w:val="24"/>
          <w14:ligatures w14:val="none"/>
        </w:rPr>
        <w:t>如回测结束</w:t>
      </w:r>
      <w:proofErr w:type="gramEnd"/>
      <w:r w:rsidRPr="005E7B64">
        <w:rPr>
          <w:rFonts w:ascii="宋体" w:eastAsia="宋体" w:hAnsi="宋体" w:cs="宋体"/>
          <w:kern w:val="0"/>
          <w:sz w:val="24"/>
          <w:szCs w:val="24"/>
          <w14:ligatures w14:val="none"/>
        </w:rPr>
        <w:t>日期为2016年1月5日，则程序在2016年1月1日-3日时，handle_data不会运行，4日继续运行）。</w:t>
      </w:r>
    </w:p>
    <w:p w14:paraId="351CB78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对于使用当日开盘价撮合的</w:t>
      </w:r>
      <w:proofErr w:type="gramStart"/>
      <w:r w:rsidRPr="005E7B64">
        <w:rPr>
          <w:rFonts w:ascii="宋体" w:eastAsia="宋体" w:hAnsi="宋体" w:cs="宋体"/>
          <w:kern w:val="0"/>
          <w:sz w:val="24"/>
          <w:szCs w:val="24"/>
          <w14:ligatures w14:val="none"/>
        </w:rPr>
        <w:t>日级模拟</w:t>
      </w:r>
      <w:proofErr w:type="gramEnd"/>
      <w:r w:rsidRPr="005E7B64">
        <w:rPr>
          <w:rFonts w:ascii="宋体" w:eastAsia="宋体" w:hAnsi="宋体" w:cs="宋体"/>
          <w:kern w:val="0"/>
          <w:sz w:val="24"/>
          <w:szCs w:val="24"/>
          <w14:ligatures w14:val="none"/>
        </w:rPr>
        <w:t>盘，在9:25集合竞价完成时就可以获取到开盘价，出于减少并发运行模拟盘数量的目的，我们会提前到9:27~9:30之间运行, 策略内获取到逻辑时间(context.current_dt)仍然是 9:30。</w:t>
      </w:r>
    </w:p>
    <w:p w14:paraId="29BA50C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参数</w:t>
      </w:r>
      <w:r w:rsidRPr="005E7B64">
        <w:rPr>
          <w:rFonts w:ascii="宋体" w:eastAsia="宋体" w:hAnsi="宋体" w:cs="宋体"/>
          <w:kern w:val="0"/>
          <w:sz w:val="24"/>
          <w:szCs w:val="24"/>
          <w14:ligatures w14:val="none"/>
        </w:rPr>
        <w:t> context: </w:t>
      </w:r>
      <w:hyperlink r:id="rId102"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存放有当前的账户/标的持仓信息 data: 一个字典(dict), key是股票代码, value是当时的</w:t>
      </w:r>
      <w:hyperlink r:id="rId103"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 对象. 存放前一个单位时间(</w:t>
      </w:r>
      <w:proofErr w:type="gramStart"/>
      <w:r w:rsidRPr="005E7B64">
        <w:rPr>
          <w:rFonts w:ascii="宋体" w:eastAsia="宋体" w:hAnsi="宋体" w:cs="宋体"/>
          <w:kern w:val="0"/>
          <w:sz w:val="24"/>
          <w:szCs w:val="24"/>
          <w14:ligatures w14:val="none"/>
        </w:rPr>
        <w:t>按天回测</w:t>
      </w:r>
      <w:proofErr w:type="gramEnd"/>
      <w:r w:rsidRPr="005E7B64">
        <w:rPr>
          <w:rFonts w:ascii="宋体" w:eastAsia="宋体" w:hAnsi="宋体" w:cs="宋体"/>
          <w:kern w:val="0"/>
          <w:sz w:val="24"/>
          <w:szCs w:val="24"/>
          <w14:ligatures w14:val="none"/>
        </w:rPr>
        <w:t>, 是前一天, 按</w:t>
      </w:r>
      <w:proofErr w:type="gramStart"/>
      <w:r w:rsidRPr="005E7B64">
        <w:rPr>
          <w:rFonts w:ascii="宋体" w:eastAsia="宋体" w:hAnsi="宋体" w:cs="宋体"/>
          <w:kern w:val="0"/>
          <w:sz w:val="24"/>
          <w:szCs w:val="24"/>
          <w14:ligatures w14:val="none"/>
        </w:rPr>
        <w:t>分钟回测</w:t>
      </w:r>
      <w:proofErr w:type="gramEnd"/>
      <w:r w:rsidRPr="005E7B64">
        <w:rPr>
          <w:rFonts w:ascii="宋体" w:eastAsia="宋体" w:hAnsi="宋体" w:cs="宋体"/>
          <w:kern w:val="0"/>
          <w:sz w:val="24"/>
          <w:szCs w:val="24"/>
          <w14:ligatures w14:val="none"/>
        </w:rPr>
        <w:t>, 则是前一分钟) 的数据. </w:t>
      </w: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t>:</w:t>
      </w:r>
    </w:p>
    <w:p w14:paraId="6BB895E3" w14:textId="77777777" w:rsidR="005E7B64" w:rsidRPr="005E7B64" w:rsidRDefault="005E7B64" w:rsidP="005E7B64">
      <w:pPr>
        <w:widowControl/>
        <w:numPr>
          <w:ilvl w:val="0"/>
          <w:numId w:val="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为了加速, data 里面的数据是按需获取的, 每次 handle_data 被调用时, data 是空的 dict, 当你使用</w:t>
      </w:r>
      <w:r w:rsidRPr="005E7B64">
        <w:rPr>
          <w:rFonts w:ascii="Source Code Pro" w:eastAsia="宋体" w:hAnsi="Source Code Pro" w:cs="宋体"/>
          <w:b/>
          <w:bCs/>
          <w:color w:val="000000"/>
          <w:kern w:val="0"/>
          <w:sz w:val="22"/>
          <w:shd w:val="clear" w:color="auto" w:fill="F0F0F0"/>
          <w14:ligatures w14:val="none"/>
        </w:rPr>
        <w:t>data</w:t>
      </w:r>
      <w:r w:rsidRPr="005E7B64">
        <w:rPr>
          <w:rFonts w:ascii="Source Code Pro" w:eastAsia="宋体" w:hAnsi="Source Code Pro" w:cs="宋体"/>
          <w:color w:val="000000"/>
          <w:kern w:val="0"/>
          <w:sz w:val="22"/>
          <w:shd w:val="clear" w:color="auto" w:fill="F0F0F0"/>
          <w14:ligatures w14:val="none"/>
        </w:rPr>
        <w:t>[security]</w:t>
      </w:r>
      <w:r w:rsidRPr="005E7B64">
        <w:rPr>
          <w:rFonts w:ascii="宋体" w:eastAsia="宋体" w:hAnsi="宋体" w:cs="宋体"/>
          <w:kern w:val="0"/>
          <w:sz w:val="24"/>
          <w:szCs w:val="24"/>
          <w14:ligatures w14:val="none"/>
        </w:rPr>
        <w:t>时该 security 的数据才会被获取.</w:t>
      </w:r>
    </w:p>
    <w:p w14:paraId="235B11E3" w14:textId="77777777" w:rsidR="005E7B64" w:rsidRPr="005E7B64" w:rsidRDefault="005E7B64" w:rsidP="005E7B64">
      <w:pPr>
        <w:widowControl/>
        <w:numPr>
          <w:ilvl w:val="0"/>
          <w:numId w:val="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data 只在这一个时间</w:t>
      </w:r>
      <w:proofErr w:type="gramStart"/>
      <w:r w:rsidRPr="005E7B64">
        <w:rPr>
          <w:rFonts w:ascii="宋体" w:eastAsia="宋体" w:hAnsi="宋体" w:cs="宋体"/>
          <w:kern w:val="0"/>
          <w:sz w:val="24"/>
          <w:szCs w:val="24"/>
          <w14:ligatures w14:val="none"/>
        </w:rPr>
        <w:t>点有效</w:t>
      </w:r>
      <w:proofErr w:type="gramEnd"/>
      <w:r w:rsidRPr="005E7B64">
        <w:rPr>
          <w:rFonts w:ascii="宋体" w:eastAsia="宋体" w:hAnsi="宋体" w:cs="宋体"/>
          <w:kern w:val="0"/>
          <w:sz w:val="24"/>
          <w:szCs w:val="24"/>
          <w14:ligatures w14:val="none"/>
        </w:rPr>
        <w:t>, 请不要存起来到下一个 handle_data 再用</w:t>
      </w:r>
    </w:p>
    <w:p w14:paraId="77CA0502" w14:textId="77777777" w:rsidR="005E7B64" w:rsidRPr="005E7B64" w:rsidRDefault="005E7B64" w:rsidP="005E7B64">
      <w:pPr>
        <w:widowControl/>
        <w:numPr>
          <w:ilvl w:val="0"/>
          <w:numId w:val="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 要</w:t>
      </w:r>
      <w:proofErr w:type="gramStart"/>
      <w:r w:rsidRPr="005E7B64">
        <w:rPr>
          <w:rFonts w:ascii="宋体" w:eastAsia="宋体" w:hAnsi="宋体" w:cs="宋体"/>
          <w:kern w:val="0"/>
          <w:sz w:val="24"/>
          <w:szCs w:val="24"/>
          <w14:ligatures w14:val="none"/>
        </w:rPr>
        <w:t>获取回测</w:t>
      </w:r>
      <w:proofErr w:type="gramEnd"/>
      <w:r w:rsidRPr="005E7B64">
        <w:rPr>
          <w:rFonts w:ascii="宋体" w:eastAsia="宋体" w:hAnsi="宋体" w:cs="宋体"/>
          <w:kern w:val="0"/>
          <w:sz w:val="24"/>
          <w:szCs w:val="24"/>
          <w14:ligatures w14:val="none"/>
        </w:rPr>
        <w:t>当天的开盘价/是否停牌/涨跌停价, 请使用 </w:t>
      </w:r>
      <w:hyperlink r:id="rId104" w:anchor="get_current_data" w:history="1">
        <w:r w:rsidRPr="005E7B64">
          <w:rPr>
            <w:rFonts w:ascii="宋体" w:eastAsia="宋体" w:hAnsi="宋体" w:cs="宋体"/>
            <w:color w:val="0E90D2"/>
            <w:kern w:val="0"/>
            <w:sz w:val="24"/>
            <w:szCs w:val="24"/>
            <w:u w:val="single"/>
            <w14:ligatures w14:val="none"/>
          </w:rPr>
          <w:t>get_current_data</w:t>
        </w:r>
      </w:hyperlink>
    </w:p>
    <w:p w14:paraId="1C2F0BE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br/>
        <w:t>None</w:t>
      </w:r>
    </w:p>
    <w:p w14:paraId="53E7447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6A39D2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475A142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65C4607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on_event 事件回调(可选)</w:t>
      </w:r>
    </w:p>
    <w:p w14:paraId="39B624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on_</w:t>
      </w:r>
      <w:proofErr w:type="gramStart"/>
      <w:r w:rsidRPr="005E7B64">
        <w:rPr>
          <w:rFonts w:ascii="Source Code Pro" w:eastAsia="宋体" w:hAnsi="Source Code Pro" w:cs="宋体"/>
          <w:color w:val="000000"/>
          <w:kern w:val="0"/>
          <w:sz w:val="24"/>
          <w:szCs w:val="24"/>
          <w:shd w:val="clear" w:color="auto" w:fill="F0F0F0"/>
          <w14:ligatures w14:val="none"/>
        </w:rPr>
        <w:t>event(</w:t>
      </w:r>
      <w:proofErr w:type="gramEnd"/>
      <w:r w:rsidRPr="005E7B64">
        <w:rPr>
          <w:rFonts w:ascii="Source Code Pro" w:eastAsia="宋体" w:hAnsi="Source Code Pro" w:cs="宋体"/>
          <w:color w:val="000000"/>
          <w:kern w:val="0"/>
          <w:sz w:val="24"/>
          <w:szCs w:val="24"/>
          <w:shd w:val="clear" w:color="auto" w:fill="F0F0F0"/>
          <w14:ligatures w14:val="none"/>
        </w:rPr>
        <w:t>context, event)</w:t>
      </w:r>
    </w:p>
    <w:p w14:paraId="1BA7F51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用户在策略中定义on_event，在账户中持仓的标的发生对应的事件时on_event会被调用。建议用户使用isinstance对事件类型进行判断。 目前已支持的事件有：</w:t>
      </w:r>
    </w:p>
    <w:p w14:paraId="1571C9C6" w14:textId="77777777" w:rsidR="005E7B64" w:rsidRPr="005E7B64" w:rsidRDefault="005E7B64" w:rsidP="005E7B64">
      <w:pPr>
        <w:widowControl/>
        <w:numPr>
          <w:ilvl w:val="0"/>
          <w:numId w:val="3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DividendsEvent：分红送股事件</w:t>
      </w:r>
    </w:p>
    <w:p w14:paraId="49566BAC" w14:textId="77777777" w:rsidR="005E7B64" w:rsidRPr="005E7B64" w:rsidRDefault="005E7B64" w:rsidP="005E7B64">
      <w:pPr>
        <w:widowControl/>
        <w:numPr>
          <w:ilvl w:val="0"/>
          <w:numId w:val="3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ForcedLiquidationEvent：强行平仓事件</w:t>
      </w:r>
    </w:p>
    <w:p w14:paraId="136D8EE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D1049EC" w14:textId="77777777" w:rsidR="005E7B64" w:rsidRPr="005E7B64" w:rsidRDefault="005E7B64" w:rsidP="005E7B64">
      <w:pPr>
        <w:widowControl/>
        <w:numPr>
          <w:ilvl w:val="0"/>
          <w:numId w:val="3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context: </w:t>
      </w:r>
      <w:hyperlink r:id="rId105"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存放有当前的账户/标的持仓信息</w:t>
      </w:r>
    </w:p>
    <w:p w14:paraId="24F0D54D" w14:textId="77777777" w:rsidR="005E7B64" w:rsidRPr="005E7B64" w:rsidRDefault="005E7B64" w:rsidP="005E7B64">
      <w:pPr>
        <w:widowControl/>
        <w:numPr>
          <w:ilvl w:val="0"/>
          <w:numId w:val="3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event: 发生的事件，一个事件对象。详见</w:t>
      </w:r>
      <w:hyperlink r:id="rId106" w:anchor="Event" w:history="1">
        <w:r w:rsidRPr="005E7B64">
          <w:rPr>
            <w:rFonts w:ascii="宋体" w:eastAsia="宋体" w:hAnsi="宋体" w:cs="宋体"/>
            <w:color w:val="0E90D2"/>
            <w:kern w:val="0"/>
            <w:sz w:val="24"/>
            <w:szCs w:val="24"/>
            <w:u w:val="single"/>
            <w14:ligatures w14:val="none"/>
          </w:rPr>
          <w:t>事件对象</w:t>
        </w:r>
      </w:hyperlink>
    </w:p>
    <w:p w14:paraId="4633BA7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br/>
        <w:t>None</w:t>
      </w:r>
    </w:p>
    <w:p w14:paraId="4985831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before_trading_start 开盘前运行策略(可选)</w:t>
      </w:r>
    </w:p>
    <w:p w14:paraId="22028F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before_trading_start(context)</w:t>
      </w:r>
    </w:p>
    <w:p w14:paraId="573F57A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该函数会在每天开始交易前被调用一次, 您可以在这里添加一些每天都要初始化的东西.</w:t>
      </w:r>
    </w:p>
    <w:p w14:paraId="3413939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该函数依据的时间是股票的交易时间，即该函数启动时间为'09:00'. 期货请使用</w:t>
      </w:r>
      <w:hyperlink r:id="rId107" w:anchor="task_func" w:history="1">
        <w:r w:rsidRPr="005E7B64">
          <w:rPr>
            <w:rFonts w:ascii="宋体" w:eastAsia="宋体" w:hAnsi="宋体" w:cs="宋体"/>
            <w:b/>
            <w:bCs/>
            <w:color w:val="0E90D2"/>
            <w:kern w:val="0"/>
            <w:sz w:val="24"/>
            <w:szCs w:val="24"/>
            <w:u w:val="single"/>
            <w14:ligatures w14:val="none"/>
          </w:rPr>
          <w:t>定时运行</w:t>
        </w:r>
      </w:hyperlink>
      <w:r w:rsidRPr="005E7B64">
        <w:rPr>
          <w:rFonts w:ascii="宋体" w:eastAsia="宋体" w:hAnsi="宋体" w:cs="宋体"/>
          <w:b/>
          <w:bCs/>
          <w:kern w:val="0"/>
          <w:sz w:val="24"/>
          <w:szCs w:val="24"/>
          <w14:ligatures w14:val="none"/>
        </w:rPr>
        <w:t>函数，time 参数设定为'08:30' 。</w:t>
      </w:r>
    </w:p>
    <w:p w14:paraId="6E11D87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108"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3DAAAB3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57784B2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CE80B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before_trading_start</w:t>
      </w:r>
      <w:r w:rsidRPr="005E7B64">
        <w:rPr>
          <w:rFonts w:ascii="Source Code Pro" w:eastAsia="宋体" w:hAnsi="Source Code Pro" w:cs="宋体"/>
          <w:color w:val="000000"/>
          <w:kern w:val="0"/>
          <w:sz w:val="24"/>
          <w:szCs w:val="24"/>
          <w:shd w:val="clear" w:color="auto" w:fill="F0F0F0"/>
          <w14:ligatures w14:val="none"/>
        </w:rPr>
        <w:t>(context):</w:t>
      </w:r>
    </w:p>
    <w:p w14:paraId="2CFB1E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log.info(str(</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w:t>
      </w:r>
    </w:p>
    <w:p w14:paraId="38CEC98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after_trading_end 收盘后运行策略(可选)</w:t>
      </w:r>
    </w:p>
    <w:p w14:paraId="701536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after_trading_end(context)</w:t>
      </w:r>
    </w:p>
    <w:p w14:paraId="78EBCC5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该函数会在每天结束交易后被调用一次, 您可以在这里添加一些每天收盘后要执行的内容. 这个时候所有未完成的订单已经取消.</w:t>
      </w:r>
    </w:p>
    <w:p w14:paraId="090C3C8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该函数依据的时间是股票的交易时间，即该函数启动时间为 15:30. 期货请使用</w:t>
      </w:r>
      <w:hyperlink r:id="rId109" w:anchor="task_func" w:history="1">
        <w:r w:rsidRPr="005E7B64">
          <w:rPr>
            <w:rFonts w:ascii="宋体" w:eastAsia="宋体" w:hAnsi="宋体" w:cs="宋体"/>
            <w:b/>
            <w:bCs/>
            <w:color w:val="0E90D2"/>
            <w:kern w:val="0"/>
            <w:sz w:val="24"/>
            <w:szCs w:val="24"/>
            <w:u w:val="single"/>
            <w14:ligatures w14:val="none"/>
          </w:rPr>
          <w:t>定时运行</w:t>
        </w:r>
      </w:hyperlink>
      <w:r w:rsidRPr="005E7B64">
        <w:rPr>
          <w:rFonts w:ascii="宋体" w:eastAsia="宋体" w:hAnsi="宋体" w:cs="宋体"/>
          <w:b/>
          <w:bCs/>
          <w:kern w:val="0"/>
          <w:sz w:val="24"/>
          <w:szCs w:val="24"/>
          <w14:ligatures w14:val="none"/>
        </w:rPr>
        <w:t>函数，time 参数设定为'15:30' 。</w:t>
      </w:r>
    </w:p>
    <w:p w14:paraId="357B66D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110"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5A25A88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71BF8CD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C8A5A8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42C10C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log.info(str(</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w:t>
      </w:r>
    </w:p>
    <w:p w14:paraId="031B6AF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on_strategy_end 策略运行结束时调用(可选)</w:t>
      </w:r>
    </w:p>
    <w:p w14:paraId="4DE2B2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on_strategy_end</w:t>
      </w:r>
      <w:r w:rsidRPr="005E7B64">
        <w:rPr>
          <w:rFonts w:ascii="Source Code Pro" w:eastAsia="宋体" w:hAnsi="Source Code Pro" w:cs="宋体"/>
          <w:color w:val="000000"/>
          <w:kern w:val="0"/>
          <w:sz w:val="24"/>
          <w:szCs w:val="24"/>
          <w:shd w:val="clear" w:color="auto" w:fill="F0F0F0"/>
          <w14:ligatures w14:val="none"/>
        </w:rPr>
        <w:t>(context)</w:t>
      </w:r>
    </w:p>
    <w:p w14:paraId="0CE6207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在回测、模拟交易</w:t>
      </w:r>
      <w:proofErr w:type="gramStart"/>
      <w:r w:rsidRPr="005E7B64">
        <w:rPr>
          <w:rFonts w:ascii="宋体" w:eastAsia="宋体" w:hAnsi="宋体" w:cs="宋体"/>
          <w:kern w:val="0"/>
          <w:sz w:val="24"/>
          <w:szCs w:val="24"/>
          <w14:ligatures w14:val="none"/>
        </w:rPr>
        <w:t>正常结束</w:t>
      </w:r>
      <w:proofErr w:type="gramEnd"/>
      <w:r w:rsidRPr="005E7B64">
        <w:rPr>
          <w:rFonts w:ascii="宋体" w:eastAsia="宋体" w:hAnsi="宋体" w:cs="宋体"/>
          <w:kern w:val="0"/>
          <w:sz w:val="24"/>
          <w:szCs w:val="24"/>
          <w14:ligatures w14:val="none"/>
        </w:rPr>
        <w:t>时被调用， 失败时不会被调用。</w:t>
      </w:r>
    </w:p>
    <w:p w14:paraId="7377F81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在模拟交易到期结束时也会被调用， </w:t>
      </w:r>
      <w:proofErr w:type="gramStart"/>
      <w:r w:rsidRPr="005E7B64">
        <w:rPr>
          <w:rFonts w:ascii="宋体" w:eastAsia="宋体" w:hAnsi="宋体" w:cs="宋体"/>
          <w:kern w:val="0"/>
          <w:sz w:val="24"/>
          <w:szCs w:val="24"/>
          <w14:ligatures w14:val="none"/>
        </w:rPr>
        <w:t>手动在</w:t>
      </w:r>
      <w:proofErr w:type="gramEnd"/>
      <w:r w:rsidRPr="005E7B64">
        <w:rPr>
          <w:rFonts w:ascii="宋体" w:eastAsia="宋体" w:hAnsi="宋体" w:cs="宋体"/>
          <w:kern w:val="0"/>
          <w:sz w:val="24"/>
          <w:szCs w:val="24"/>
          <w14:ligatures w14:val="none"/>
        </w:rPr>
        <w:t>到期前关闭不会被调用。</w:t>
      </w:r>
    </w:p>
    <w:p w14:paraId="5C74ED5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111"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0CC2B10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240DFB6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772C8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on_strategy_end</w:t>
      </w:r>
      <w:r w:rsidRPr="005E7B64">
        <w:rPr>
          <w:rFonts w:ascii="Source Code Pro" w:eastAsia="宋体" w:hAnsi="Source Code Pro" w:cs="宋体"/>
          <w:color w:val="000000"/>
          <w:kern w:val="0"/>
          <w:sz w:val="24"/>
          <w:szCs w:val="24"/>
          <w:shd w:val="clear" w:color="auto" w:fill="F0F0F0"/>
          <w14:ligatures w14:val="none"/>
        </w:rPr>
        <w:t>(context):</w:t>
      </w:r>
    </w:p>
    <w:p w14:paraId="199142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回测结束</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74B0C50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process_initialize 每次程序启动时运行函数(可选)</w:t>
      </w:r>
    </w:p>
    <w:p w14:paraId="3C843F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process_initialize(context)</w:t>
      </w:r>
    </w:p>
    <w:p w14:paraId="3874439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该函数会在每次模拟盘/</w:t>
      </w:r>
      <w:proofErr w:type="gramStart"/>
      <w:r w:rsidRPr="005E7B64">
        <w:rPr>
          <w:rFonts w:ascii="宋体" w:eastAsia="宋体" w:hAnsi="宋体" w:cs="宋体"/>
          <w:kern w:val="0"/>
          <w:sz w:val="24"/>
          <w:szCs w:val="24"/>
          <w14:ligatures w14:val="none"/>
        </w:rPr>
        <w:t>回测进程重</w:t>
      </w:r>
      <w:proofErr w:type="gramEnd"/>
      <w:r w:rsidRPr="005E7B64">
        <w:rPr>
          <w:rFonts w:ascii="宋体" w:eastAsia="宋体" w:hAnsi="宋体" w:cs="宋体"/>
          <w:kern w:val="0"/>
          <w:sz w:val="24"/>
          <w:szCs w:val="24"/>
          <w14:ligatures w14:val="none"/>
        </w:rPr>
        <w:t>启时执行, 一般用来初始化一些</w:t>
      </w:r>
      <w:r w:rsidRPr="005E7B64">
        <w:rPr>
          <w:rFonts w:ascii="宋体" w:eastAsia="宋体" w:hAnsi="宋体" w:cs="宋体"/>
          <w:b/>
          <w:bCs/>
          <w:kern w:val="0"/>
          <w:sz w:val="24"/>
          <w:szCs w:val="24"/>
          <w14:ligatures w14:val="none"/>
        </w:rPr>
        <w:t>不能持久化保存</w:t>
      </w:r>
      <w:r w:rsidRPr="005E7B64">
        <w:rPr>
          <w:rFonts w:ascii="宋体" w:eastAsia="宋体" w:hAnsi="宋体" w:cs="宋体"/>
          <w:kern w:val="0"/>
          <w:sz w:val="24"/>
          <w:szCs w:val="24"/>
          <w14:ligatures w14:val="none"/>
        </w:rPr>
        <w:t>的内容. 在 </w:t>
      </w:r>
      <w:hyperlink r:id="rId112" w:anchor="initialize" w:history="1">
        <w:r w:rsidRPr="005E7B64">
          <w:rPr>
            <w:rFonts w:ascii="宋体" w:eastAsia="宋体" w:hAnsi="宋体" w:cs="宋体"/>
            <w:color w:val="0E90D2"/>
            <w:kern w:val="0"/>
            <w:sz w:val="24"/>
            <w:szCs w:val="24"/>
            <w:u w:val="single"/>
            <w14:ligatures w14:val="none"/>
          </w:rPr>
          <w:t>initialize</w:t>
        </w:r>
      </w:hyperlink>
      <w:r w:rsidRPr="005E7B64">
        <w:rPr>
          <w:rFonts w:ascii="宋体" w:eastAsia="宋体" w:hAnsi="宋体" w:cs="宋体"/>
          <w:kern w:val="0"/>
          <w:sz w:val="24"/>
          <w:szCs w:val="24"/>
          <w14:ligatures w14:val="none"/>
        </w:rPr>
        <w:t> 后执行.</w:t>
      </w:r>
    </w:p>
    <w:p w14:paraId="5F52F96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因为模拟盘会每天重启, 所以这个函数会每天都执行.</w:t>
      </w:r>
    </w:p>
    <w:p w14:paraId="0D380CE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113"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3A533A1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25E7F46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E97AC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process_initialize</w:t>
      </w:r>
      <w:r w:rsidRPr="005E7B64">
        <w:rPr>
          <w:rFonts w:ascii="Source Code Pro" w:eastAsia="宋体" w:hAnsi="Source Code Pro" w:cs="宋体"/>
          <w:color w:val="000000"/>
          <w:kern w:val="0"/>
          <w:sz w:val="24"/>
          <w:szCs w:val="24"/>
          <w:shd w:val="clear" w:color="auto" w:fill="F0F0F0"/>
          <w14:ligatures w14:val="none"/>
        </w:rPr>
        <w:t>(context):</w:t>
      </w:r>
    </w:p>
    <w:p w14:paraId="2BBF5E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query </w:t>
      </w:r>
      <w:r w:rsidRPr="005E7B64">
        <w:rPr>
          <w:rFonts w:ascii="Source Code Pro" w:eastAsia="宋体" w:hAnsi="Source Code Pro" w:cs="宋体"/>
          <w:color w:val="888888"/>
          <w:kern w:val="0"/>
          <w:sz w:val="24"/>
          <w:szCs w:val="24"/>
          <w:shd w:val="clear" w:color="auto" w:fill="F0F0F0"/>
          <w14:ligatures w14:val="none"/>
        </w:rPr>
        <w:t>对象不能被</w:t>
      </w:r>
      <w:r w:rsidRPr="005E7B64">
        <w:rPr>
          <w:rFonts w:ascii="Source Code Pro" w:eastAsia="宋体" w:hAnsi="Source Code Pro" w:cs="宋体"/>
          <w:color w:val="888888"/>
          <w:kern w:val="0"/>
          <w:sz w:val="24"/>
          <w:szCs w:val="24"/>
          <w:shd w:val="clear" w:color="auto" w:fill="F0F0F0"/>
          <w14:ligatures w14:val="none"/>
        </w:rPr>
        <w:t xml:space="preserve"> pickle </w:t>
      </w:r>
      <w:r w:rsidRPr="005E7B64">
        <w:rPr>
          <w:rFonts w:ascii="Source Code Pro" w:eastAsia="宋体" w:hAnsi="Source Code Pro" w:cs="宋体"/>
          <w:color w:val="888888"/>
          <w:kern w:val="0"/>
          <w:sz w:val="24"/>
          <w:szCs w:val="24"/>
          <w:shd w:val="clear" w:color="auto" w:fill="F0F0F0"/>
          <w14:ligatures w14:val="none"/>
        </w:rPr>
        <w:t>序列化</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所以不能持久保存</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所以</w:t>
      </w:r>
      <w:proofErr w:type="gramStart"/>
      <w:r w:rsidRPr="005E7B64">
        <w:rPr>
          <w:rFonts w:ascii="Source Code Pro" w:eastAsia="宋体" w:hAnsi="Source Code Pro" w:cs="宋体"/>
          <w:color w:val="888888"/>
          <w:kern w:val="0"/>
          <w:sz w:val="24"/>
          <w:szCs w:val="24"/>
          <w:shd w:val="clear" w:color="auto" w:fill="F0F0F0"/>
          <w14:ligatures w14:val="none"/>
        </w:rPr>
        <w:t>每次进程重</w:t>
      </w:r>
      <w:proofErr w:type="gramEnd"/>
      <w:r w:rsidRPr="005E7B64">
        <w:rPr>
          <w:rFonts w:ascii="Source Code Pro" w:eastAsia="宋体" w:hAnsi="Source Code Pro" w:cs="宋体"/>
          <w:color w:val="888888"/>
          <w:kern w:val="0"/>
          <w:sz w:val="24"/>
          <w:szCs w:val="24"/>
          <w:shd w:val="clear" w:color="auto" w:fill="F0F0F0"/>
          <w14:ligatures w14:val="none"/>
        </w:rPr>
        <w:t>启时都给它初始化</w:t>
      </w:r>
    </w:p>
    <w:p w14:paraId="6799C4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以两个下划线开始</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系统序列化</w:t>
      </w:r>
      <w:r w:rsidRPr="005E7B64">
        <w:rPr>
          <w:rFonts w:ascii="Source Code Pro" w:eastAsia="宋体" w:hAnsi="Source Code Pro" w:cs="宋体"/>
          <w:color w:val="888888"/>
          <w:kern w:val="0"/>
          <w:sz w:val="24"/>
          <w:szCs w:val="24"/>
          <w:shd w:val="clear" w:color="auto" w:fill="F0F0F0"/>
          <w14:ligatures w14:val="none"/>
        </w:rPr>
        <w:t xml:space="preserve"> [g](#g) </w:t>
      </w:r>
      <w:r w:rsidRPr="005E7B64">
        <w:rPr>
          <w:rFonts w:ascii="Source Code Pro" w:eastAsia="宋体" w:hAnsi="Source Code Pro" w:cs="宋体"/>
          <w:color w:val="888888"/>
          <w:kern w:val="0"/>
          <w:sz w:val="24"/>
          <w:szCs w:val="24"/>
          <w:shd w:val="clear" w:color="auto" w:fill="F0F0F0"/>
          <w14:ligatures w14:val="none"/>
        </w:rPr>
        <w:t>时就会自动忽略这个变量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更多信息</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请看</w:t>
      </w:r>
      <w:r w:rsidRPr="005E7B64">
        <w:rPr>
          <w:rFonts w:ascii="Source Code Pro" w:eastAsia="宋体" w:hAnsi="Source Code Pro" w:cs="宋体"/>
          <w:color w:val="888888"/>
          <w:kern w:val="0"/>
          <w:sz w:val="24"/>
          <w:szCs w:val="24"/>
          <w:shd w:val="clear" w:color="auto" w:fill="F0F0F0"/>
          <w14:ligatures w14:val="none"/>
        </w:rPr>
        <w:t xml:space="preserve"> [g](#g) </w:t>
      </w:r>
      <w:r w:rsidRPr="005E7B64">
        <w:rPr>
          <w:rFonts w:ascii="Source Code Pro" w:eastAsia="宋体" w:hAnsi="Source Code Pro" w:cs="宋体"/>
          <w:color w:val="888888"/>
          <w:kern w:val="0"/>
          <w:sz w:val="24"/>
          <w:szCs w:val="24"/>
          <w:shd w:val="clear" w:color="auto" w:fill="F0F0F0"/>
          <w14:ligatures w14:val="none"/>
        </w:rPr>
        <w:t>和</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模拟</w:t>
      </w:r>
      <w:proofErr w:type="gramStart"/>
      <w:r w:rsidRPr="005E7B64">
        <w:rPr>
          <w:rFonts w:ascii="Source Code Pro" w:eastAsia="宋体" w:hAnsi="Source Code Pro" w:cs="宋体"/>
          <w:color w:val="888888"/>
          <w:kern w:val="0"/>
          <w:sz w:val="24"/>
          <w:szCs w:val="24"/>
          <w:shd w:val="clear" w:color="auto" w:fill="F0F0F0"/>
          <w14:ligatures w14:val="none"/>
        </w:rPr>
        <w:t>盘注意</w:t>
      </w:r>
      <w:proofErr w:type="gramEnd"/>
      <w:r w:rsidRPr="005E7B64">
        <w:rPr>
          <w:rFonts w:ascii="Source Code Pro" w:eastAsia="宋体" w:hAnsi="Source Code Pro" w:cs="宋体"/>
          <w:color w:val="888888"/>
          <w:kern w:val="0"/>
          <w:sz w:val="24"/>
          <w:szCs w:val="24"/>
          <w:shd w:val="clear" w:color="auto" w:fill="F0F0F0"/>
          <w14:ligatures w14:val="none"/>
        </w:rPr>
        <w:t>事项</w:t>
      </w:r>
      <w:r w:rsidRPr="005E7B64">
        <w:rPr>
          <w:rFonts w:ascii="Source Code Pro" w:eastAsia="宋体" w:hAnsi="Source Code Pro" w:cs="宋体"/>
          <w:color w:val="888888"/>
          <w:kern w:val="0"/>
          <w:sz w:val="24"/>
          <w:szCs w:val="24"/>
          <w:shd w:val="clear" w:color="auto" w:fill="F0F0F0"/>
          <w14:ligatures w14:val="none"/>
        </w:rPr>
        <w:t>](#simulation_matters)</w:t>
      </w:r>
    </w:p>
    <w:p w14:paraId="110B6E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g.__q = query(valuation)</w:t>
      </w:r>
    </w:p>
    <w:p w14:paraId="7E9AD9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59301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439B8E2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get_fundamentals(g.__q)</w:t>
      </w:r>
    </w:p>
    <w:p w14:paraId="41A9973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after_code_changed 模拟交易更换代码后运行函数(可选)</w:t>
      </w:r>
    </w:p>
    <w:p w14:paraId="221A9D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after_code_changed(context)</w:t>
      </w:r>
    </w:p>
    <w:p w14:paraId="7220C6D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模拟盘在每天的交易时间结束后会休眠，第二天开盘时会恢复，如果在恢复时发现代码已经发生了修改，则会在恢复时执行这个函数。 具体的使用场景：可以利用这个函数修改一些模拟盘的数据。</w:t>
      </w:r>
    </w:p>
    <w:p w14:paraId="6E7A59F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 因为一些原因, 执行回测时这个函数也会被执行一次, 在 </w:t>
      </w:r>
      <w:hyperlink r:id="rId114" w:anchor="process_initialize" w:history="1">
        <w:r w:rsidRPr="005E7B64">
          <w:rPr>
            <w:rFonts w:ascii="宋体" w:eastAsia="宋体" w:hAnsi="宋体" w:cs="宋体"/>
            <w:color w:val="0E90D2"/>
            <w:kern w:val="0"/>
            <w:sz w:val="24"/>
            <w:szCs w:val="24"/>
            <w:u w:val="single"/>
            <w14:ligatures w14:val="none"/>
          </w:rPr>
          <w:t>process_initialize</w:t>
        </w:r>
      </w:hyperlink>
      <w:r w:rsidRPr="005E7B64">
        <w:rPr>
          <w:rFonts w:ascii="宋体" w:eastAsia="宋体" w:hAnsi="宋体" w:cs="宋体"/>
          <w:kern w:val="0"/>
          <w:sz w:val="24"/>
          <w:szCs w:val="24"/>
          <w14:ligatures w14:val="none"/>
        </w:rPr>
        <w:t> 执行之前执行.</w:t>
      </w:r>
    </w:p>
    <w:p w14:paraId="66DA236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context: </w:t>
      </w:r>
      <w:hyperlink r:id="rId115" w:anchor="Context" w:history="1">
        <w:r w:rsidRPr="005E7B64">
          <w:rPr>
            <w:rFonts w:ascii="宋体" w:eastAsia="宋体" w:hAnsi="宋体" w:cs="宋体"/>
            <w:color w:val="0E90D2"/>
            <w:kern w:val="0"/>
            <w:sz w:val="24"/>
            <w:szCs w:val="24"/>
            <w:u w:val="single"/>
            <w14:ligatures w14:val="none"/>
          </w:rPr>
          <w:t>Context</w:t>
        </w:r>
      </w:hyperlink>
      <w:r w:rsidRPr="005E7B64">
        <w:rPr>
          <w:rFonts w:ascii="宋体" w:eastAsia="宋体" w:hAnsi="宋体" w:cs="宋体"/>
          <w:kern w:val="0"/>
          <w:sz w:val="24"/>
          <w:szCs w:val="24"/>
          <w14:ligatures w14:val="none"/>
        </w:rPr>
        <w:t>对象, 存放有当前的账户/股票持仓信息</w:t>
      </w:r>
    </w:p>
    <w:p w14:paraId="598E36E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返回</w:t>
      </w:r>
      <w:r w:rsidRPr="005E7B64">
        <w:rPr>
          <w:rFonts w:ascii="宋体" w:eastAsia="宋体" w:hAnsi="宋体" w:cs="宋体"/>
          <w:kern w:val="0"/>
          <w:sz w:val="24"/>
          <w:szCs w:val="24"/>
          <w14:ligatures w14:val="none"/>
        </w:rPr>
        <w:t> None</w:t>
      </w:r>
    </w:p>
    <w:p w14:paraId="3FDD5D7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A5769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after_code_changed</w:t>
      </w:r>
      <w:r w:rsidRPr="005E7B64">
        <w:rPr>
          <w:rFonts w:ascii="Source Code Pro" w:eastAsia="宋体" w:hAnsi="Source Code Pro" w:cs="宋体"/>
          <w:color w:val="000000"/>
          <w:kern w:val="0"/>
          <w:sz w:val="24"/>
          <w:szCs w:val="24"/>
          <w:shd w:val="clear" w:color="auto" w:fill="F0F0F0"/>
          <w14:ligatures w14:val="none"/>
        </w:rPr>
        <w:t>(context):</w:t>
      </w:r>
    </w:p>
    <w:p w14:paraId="7672B58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29AC0A7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unschedule_all 取消所有定时运行(可选)</w:t>
      </w:r>
    </w:p>
    <w:p w14:paraId="48193C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取消所有定时运行</w:t>
      </w:r>
    </w:p>
    <w:p w14:paraId="0B2A8E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unschedule_</w:t>
      </w:r>
      <w:proofErr w:type="gramStart"/>
      <w:r w:rsidRPr="005E7B64">
        <w:rPr>
          <w:rFonts w:ascii="Source Code Pro" w:eastAsia="宋体" w:hAnsi="Source Code Pro" w:cs="宋体"/>
          <w:color w:val="000000"/>
          <w:kern w:val="0"/>
          <w:sz w:val="24"/>
          <w:szCs w:val="24"/>
          <w:shd w:val="clear" w:color="auto" w:fill="F0F0F0"/>
          <w14:ligatures w14:val="none"/>
        </w:rPr>
        <w:t>all(</w:t>
      </w:r>
      <w:proofErr w:type="gramEnd"/>
      <w:r w:rsidRPr="005E7B64">
        <w:rPr>
          <w:rFonts w:ascii="Source Code Pro" w:eastAsia="宋体" w:hAnsi="Source Code Pro" w:cs="宋体"/>
          <w:color w:val="000000"/>
          <w:kern w:val="0"/>
          <w:sz w:val="24"/>
          <w:szCs w:val="24"/>
          <w:shd w:val="clear" w:color="auto" w:fill="F0F0F0"/>
          <w14:ligatures w14:val="none"/>
        </w:rPr>
        <w:t>)</w:t>
      </w:r>
    </w:p>
    <w:p w14:paraId="7ABA85E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60AF93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after_code_changed</w:t>
      </w:r>
      <w:r w:rsidRPr="005E7B64">
        <w:rPr>
          <w:rFonts w:ascii="Source Code Pro" w:eastAsia="宋体" w:hAnsi="Source Code Pro" w:cs="宋体"/>
          <w:color w:val="000000"/>
          <w:kern w:val="0"/>
          <w:sz w:val="24"/>
          <w:szCs w:val="24"/>
          <w:shd w:val="clear" w:color="auto" w:fill="F0F0F0"/>
          <w14:ligatures w14:val="none"/>
        </w:rPr>
        <w:t>(context):</w:t>
      </w:r>
    </w:p>
    <w:p w14:paraId="4ACB077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取消所有定时运行</w:t>
      </w:r>
    </w:p>
    <w:p w14:paraId="69EA8A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unschedule_</w:t>
      </w:r>
      <w:proofErr w:type="gramStart"/>
      <w:r w:rsidRPr="005E7B64">
        <w:rPr>
          <w:rFonts w:ascii="Source Code Pro" w:eastAsia="宋体" w:hAnsi="Source Code Pro" w:cs="宋体"/>
          <w:color w:val="000000"/>
          <w:kern w:val="0"/>
          <w:sz w:val="24"/>
          <w:szCs w:val="24"/>
          <w:shd w:val="clear" w:color="auto" w:fill="F0F0F0"/>
          <w14:ligatures w14:val="none"/>
        </w:rPr>
        <w:t>all(</w:t>
      </w:r>
      <w:proofErr w:type="gramEnd"/>
      <w:r w:rsidRPr="005E7B64">
        <w:rPr>
          <w:rFonts w:ascii="Source Code Pro" w:eastAsia="宋体" w:hAnsi="Source Code Pro" w:cs="宋体"/>
          <w:color w:val="000000"/>
          <w:kern w:val="0"/>
          <w:sz w:val="24"/>
          <w:szCs w:val="24"/>
          <w:shd w:val="clear" w:color="auto" w:fill="F0F0F0"/>
          <w14:ligatures w14:val="none"/>
        </w:rPr>
        <w:t>)</w:t>
      </w:r>
    </w:p>
    <w:p w14:paraId="65BDAC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设定新的定时运行函数，指定函数在每天的</w:t>
      </w:r>
      <w:r w:rsidRPr="005E7B64">
        <w:rPr>
          <w:rFonts w:ascii="Source Code Pro" w:eastAsia="宋体" w:hAnsi="Source Code Pro" w:cs="宋体"/>
          <w:color w:val="888888"/>
          <w:kern w:val="0"/>
          <w:sz w:val="24"/>
          <w:szCs w:val="24"/>
          <w:shd w:val="clear" w:color="auto" w:fill="F0F0F0"/>
          <w14:ligatures w14:val="none"/>
        </w:rPr>
        <w:t>10:00</w:t>
      </w:r>
      <w:r w:rsidRPr="005E7B64">
        <w:rPr>
          <w:rFonts w:ascii="Source Code Pro" w:eastAsia="宋体" w:hAnsi="Source Code Pro" w:cs="宋体"/>
          <w:color w:val="888888"/>
          <w:kern w:val="0"/>
          <w:sz w:val="24"/>
          <w:szCs w:val="24"/>
          <w:shd w:val="clear" w:color="auto" w:fill="F0F0F0"/>
          <w14:ligatures w14:val="none"/>
        </w:rPr>
        <w:t>运行</w:t>
      </w:r>
    </w:p>
    <w:p w14:paraId="3884C8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func, </w:t>
      </w:r>
      <w:r w:rsidRPr="005E7B64">
        <w:rPr>
          <w:rFonts w:ascii="Source Code Pro" w:eastAsia="宋体" w:hAnsi="Source Code Pro" w:cs="宋体"/>
          <w:color w:val="8800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5906B64D"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策略</w:t>
      </w:r>
      <w:r w:rsidRPr="005E7B64">
        <w:rPr>
          <w:rFonts w:ascii="Segoe UI" w:eastAsia="宋体" w:hAnsi="Segoe UI" w:cs="Segoe UI"/>
          <w:color w:val="333333"/>
          <w:kern w:val="0"/>
          <w:sz w:val="52"/>
          <w:szCs w:val="52"/>
          <w14:ligatures w14:val="none"/>
        </w:rPr>
        <w:t>API</w:t>
      </w:r>
      <w:r w:rsidRPr="005E7B64">
        <w:rPr>
          <w:rFonts w:ascii="Segoe UI" w:eastAsia="宋体" w:hAnsi="Segoe UI" w:cs="Segoe UI"/>
          <w:color w:val="333333"/>
          <w:kern w:val="0"/>
          <w:sz w:val="52"/>
          <w:szCs w:val="52"/>
          <w14:ligatures w14:val="none"/>
        </w:rPr>
        <w:t>介绍</w:t>
      </w:r>
    </w:p>
    <w:p w14:paraId="718C9C1C"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注意事项</w:t>
      </w:r>
    </w:p>
    <w:p w14:paraId="3A4DCCD7"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【取数据函数】【其它函数】目录中带有</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标识的</w:t>
      </w:r>
      <w:r w:rsidRPr="005E7B64">
        <w:rPr>
          <w:rFonts w:ascii="Segoe UI" w:eastAsia="宋体" w:hAnsi="Segoe UI" w:cs="Segoe UI"/>
          <w:color w:val="333333"/>
          <w:kern w:val="0"/>
          <w:sz w:val="24"/>
          <w:szCs w:val="24"/>
          <w14:ligatures w14:val="none"/>
        </w:rPr>
        <w:t>API</w:t>
      </w:r>
      <w:r w:rsidRPr="005E7B64">
        <w:rPr>
          <w:rFonts w:ascii="Segoe UI" w:eastAsia="宋体" w:hAnsi="Segoe UI" w:cs="Segoe UI"/>
          <w:color w:val="333333"/>
          <w:kern w:val="0"/>
          <w:sz w:val="24"/>
          <w:szCs w:val="24"/>
          <w14:ligatures w14:val="none"/>
        </w:rPr>
        <w:t>是</w:t>
      </w:r>
      <w:r w:rsidRPr="005E7B64">
        <w:rPr>
          <w:rFonts w:ascii="Segoe UI" w:eastAsia="宋体" w:hAnsi="Segoe UI" w:cs="Segoe UI"/>
          <w:color w:val="333333"/>
          <w:kern w:val="0"/>
          <w:sz w:val="24"/>
          <w:szCs w:val="24"/>
          <w14:ligatures w14:val="none"/>
        </w:rPr>
        <w:t> </w:t>
      </w:r>
      <w:r w:rsidRPr="005E7B64">
        <w:rPr>
          <w:rFonts w:ascii="Source Code Pro" w:eastAsia="宋体" w:hAnsi="Source Code Pro" w:cs="宋体"/>
          <w:color w:val="C7254E"/>
          <w:kern w:val="0"/>
          <w:sz w:val="22"/>
          <w:shd w:val="clear" w:color="auto" w:fill="F8F8F8"/>
          <w14:ligatures w14:val="none"/>
        </w:rPr>
        <w:t>"</w:t>
      </w:r>
      <w:proofErr w:type="gramStart"/>
      <w:r w:rsidRPr="005E7B64">
        <w:rPr>
          <w:rFonts w:ascii="Source Code Pro" w:eastAsia="宋体" w:hAnsi="Source Code Pro" w:cs="宋体"/>
          <w:color w:val="C7254E"/>
          <w:kern w:val="0"/>
          <w:sz w:val="22"/>
          <w:shd w:val="clear" w:color="auto" w:fill="F8F8F8"/>
          <w14:ligatures w14:val="none"/>
        </w:rPr>
        <w:t>回测环境</w:t>
      </w:r>
      <w:proofErr w:type="gramEnd"/>
      <w:r w:rsidRPr="005E7B64">
        <w:rPr>
          <w:rFonts w:ascii="Source Code Pro" w:eastAsia="宋体" w:hAnsi="Source Code Pro" w:cs="宋体"/>
          <w:color w:val="C7254E"/>
          <w:kern w:val="0"/>
          <w:sz w:val="22"/>
          <w:shd w:val="clear" w:color="auto" w:fill="F8F8F8"/>
          <w14:ligatures w14:val="none"/>
        </w:rPr>
        <w:t>/</w:t>
      </w:r>
      <w:r w:rsidRPr="005E7B64">
        <w:rPr>
          <w:rFonts w:ascii="Source Code Pro" w:eastAsia="宋体" w:hAnsi="Source Code Pro" w:cs="宋体"/>
          <w:color w:val="C7254E"/>
          <w:kern w:val="0"/>
          <w:sz w:val="22"/>
          <w:shd w:val="clear" w:color="auto" w:fill="F8F8F8"/>
          <w14:ligatures w14:val="none"/>
        </w:rPr>
        <w:t>模拟</w:t>
      </w:r>
      <w:r w:rsidRPr="005E7B64">
        <w:rPr>
          <w:rFonts w:ascii="Source Code Pro" w:eastAsia="宋体" w:hAnsi="Source Code Pro" w:cs="宋体"/>
          <w:color w:val="C7254E"/>
          <w:kern w:val="0"/>
          <w:sz w:val="22"/>
          <w:shd w:val="clear" w:color="auto" w:fill="F8F8F8"/>
          <w14:ligatures w14:val="none"/>
        </w:rPr>
        <w:t>"</w:t>
      </w:r>
      <w:r w:rsidRPr="005E7B64">
        <w:rPr>
          <w:rFonts w:ascii="Segoe UI" w:eastAsia="宋体" w:hAnsi="Segoe UI" w:cs="Segoe UI"/>
          <w:color w:val="333333"/>
          <w:kern w:val="0"/>
          <w:sz w:val="24"/>
          <w:szCs w:val="24"/>
          <w14:ligatures w14:val="none"/>
        </w:rPr>
        <w:t>专用的</w:t>
      </w:r>
      <w:r w:rsidRPr="005E7B64">
        <w:rPr>
          <w:rFonts w:ascii="Segoe UI" w:eastAsia="宋体" w:hAnsi="Segoe UI" w:cs="Segoe UI"/>
          <w:color w:val="333333"/>
          <w:kern w:val="0"/>
          <w:sz w:val="24"/>
          <w:szCs w:val="24"/>
          <w14:ligatures w14:val="none"/>
        </w:rPr>
        <w:t>API</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b/>
          <w:bCs/>
          <w:color w:val="333333"/>
          <w:kern w:val="0"/>
          <w:sz w:val="24"/>
          <w:szCs w:val="24"/>
          <w14:ligatures w14:val="none"/>
        </w:rPr>
        <w:t>不能在研究模块中调用</w:t>
      </w:r>
      <w:r w:rsidRPr="005E7B64">
        <w:rPr>
          <w:rFonts w:ascii="Segoe UI" w:eastAsia="宋体" w:hAnsi="Segoe UI" w:cs="Segoe UI"/>
          <w:color w:val="333333"/>
          <w:kern w:val="0"/>
          <w:sz w:val="24"/>
          <w:szCs w:val="24"/>
          <w14:ligatures w14:val="none"/>
        </w:rPr>
        <w:t>。整个</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 xml:space="preserve">jqdata </w:t>
      </w:r>
      <w:r w:rsidRPr="005E7B64">
        <w:rPr>
          <w:rFonts w:ascii="Segoe UI" w:eastAsia="宋体" w:hAnsi="Segoe UI" w:cs="Segoe UI"/>
          <w:color w:val="333333"/>
          <w:kern w:val="0"/>
          <w:sz w:val="24"/>
          <w:szCs w:val="24"/>
          <w14:ligatures w14:val="none"/>
        </w:rPr>
        <w:t>模块】在研究环境与</w:t>
      </w:r>
      <w:proofErr w:type="gramStart"/>
      <w:r w:rsidRPr="005E7B64">
        <w:rPr>
          <w:rFonts w:ascii="Segoe UI" w:eastAsia="宋体" w:hAnsi="Segoe UI" w:cs="Segoe UI"/>
          <w:color w:val="333333"/>
          <w:kern w:val="0"/>
          <w:sz w:val="24"/>
          <w:szCs w:val="24"/>
          <w14:ligatures w14:val="none"/>
        </w:rPr>
        <w:t>回测环境</w:t>
      </w:r>
      <w:proofErr w:type="gramEnd"/>
      <w:r w:rsidRPr="005E7B64">
        <w:rPr>
          <w:rFonts w:ascii="Segoe UI" w:eastAsia="宋体" w:hAnsi="Segoe UI" w:cs="Segoe UI"/>
          <w:color w:val="333333"/>
          <w:kern w:val="0"/>
          <w:sz w:val="24"/>
          <w:szCs w:val="24"/>
          <w14:ligatures w14:val="none"/>
        </w:rPr>
        <w:t>下都可以使用</w:t>
      </w:r>
      <w:r w:rsidRPr="005E7B64">
        <w:rPr>
          <w:rFonts w:ascii="Segoe UI" w:eastAsia="宋体" w:hAnsi="Segoe UI" w:cs="Segoe UI"/>
          <w:color w:val="333333"/>
          <w:kern w:val="0"/>
          <w:sz w:val="24"/>
          <w:szCs w:val="24"/>
          <w14:ligatures w14:val="none"/>
        </w:rPr>
        <w:t>.</w:t>
      </w:r>
    </w:p>
    <w:p w14:paraId="55B838E2"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所有价格单位是元</w:t>
      </w:r>
    </w:p>
    <w:p w14:paraId="176B1BB5"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时间表示</w:t>
      </w:r>
      <w:r w:rsidRPr="005E7B64">
        <w:rPr>
          <w:rFonts w:ascii="Segoe UI" w:eastAsia="宋体" w:hAnsi="Segoe UI" w:cs="Segoe UI"/>
          <w:color w:val="333333"/>
          <w:kern w:val="0"/>
          <w:sz w:val="24"/>
          <w:szCs w:val="24"/>
          <w14:ligatures w14:val="none"/>
        </w:rPr>
        <w:t>:</w:t>
      </w:r>
    </w:p>
    <w:p w14:paraId="0312ADEC" w14:textId="77777777" w:rsidR="005E7B64" w:rsidRPr="005E7B64" w:rsidRDefault="005E7B64" w:rsidP="005E7B64">
      <w:pPr>
        <w:widowControl/>
        <w:numPr>
          <w:ilvl w:val="1"/>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所有时间都是北京时间</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时区</w:t>
      </w:r>
      <w:r w:rsidRPr="005E7B64">
        <w:rPr>
          <w:rFonts w:ascii="Segoe UI" w:eastAsia="宋体" w:hAnsi="Segoe UI" w:cs="Segoe UI"/>
          <w:color w:val="333333"/>
          <w:kern w:val="0"/>
          <w:sz w:val="24"/>
          <w:szCs w:val="24"/>
          <w14:ligatures w14:val="none"/>
        </w:rPr>
        <w:t>:UTC+8</w:t>
      </w:r>
    </w:p>
    <w:p w14:paraId="7EA6EEED" w14:textId="77777777" w:rsidR="005E7B64" w:rsidRPr="005E7B64" w:rsidRDefault="005E7B64" w:rsidP="005E7B64">
      <w:pPr>
        <w:widowControl/>
        <w:numPr>
          <w:ilvl w:val="1"/>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所有时间都是</w:t>
      </w:r>
      <w:hyperlink r:id="rId116" w:anchor="datetime.date" w:history="1">
        <w:r w:rsidRPr="005E7B64">
          <w:rPr>
            <w:rFonts w:ascii="Segoe UI" w:eastAsia="宋体" w:hAnsi="Segoe UI" w:cs="Segoe UI"/>
            <w:color w:val="0E90D2"/>
            <w:kern w:val="0"/>
            <w:sz w:val="24"/>
            <w:szCs w:val="24"/>
            <w:u w:val="single"/>
            <w14:ligatures w14:val="none"/>
          </w:rPr>
          <w:t>datetime.datetime</w:t>
        </w:r>
      </w:hyperlink>
      <w:r w:rsidRPr="005E7B64">
        <w:rPr>
          <w:rFonts w:ascii="Segoe UI" w:eastAsia="宋体" w:hAnsi="Segoe UI" w:cs="Segoe UI"/>
          <w:color w:val="333333"/>
          <w:kern w:val="0"/>
          <w:sz w:val="24"/>
          <w:szCs w:val="24"/>
          <w14:ligatures w14:val="none"/>
        </w:rPr>
        <w:t>对象</w:t>
      </w:r>
    </w:p>
    <w:p w14:paraId="65290324"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每个交易日结束时自动撤销所有未完成订单，</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例如</w:t>
      </w:r>
      <w:r w:rsidRPr="005E7B64">
        <w:rPr>
          <w:rFonts w:ascii="Segoe UI" w:eastAsia="宋体" w:hAnsi="Segoe UI" w:cs="Segoe UI"/>
          <w:color w:val="333333"/>
          <w:kern w:val="0"/>
          <w:sz w:val="24"/>
          <w:szCs w:val="24"/>
          <w14:ligatures w14:val="none"/>
        </w:rPr>
        <w:t>A</w:t>
      </w:r>
      <w:r w:rsidRPr="005E7B64">
        <w:rPr>
          <w:rFonts w:ascii="Segoe UI" w:eastAsia="宋体" w:hAnsi="Segoe UI" w:cs="Segoe UI"/>
          <w:color w:val="333333"/>
          <w:kern w:val="0"/>
          <w:sz w:val="24"/>
          <w:szCs w:val="24"/>
          <w14:ligatures w14:val="none"/>
        </w:rPr>
        <w:t>股是在</w:t>
      </w:r>
      <w:r w:rsidRPr="005E7B64">
        <w:rPr>
          <w:rFonts w:ascii="Segoe UI" w:eastAsia="宋体" w:hAnsi="Segoe UI" w:cs="Segoe UI"/>
          <w:color w:val="333333"/>
          <w:kern w:val="0"/>
          <w:sz w:val="24"/>
          <w:szCs w:val="24"/>
          <w14:ligatures w14:val="none"/>
        </w:rPr>
        <w:t>17:00</w:t>
      </w:r>
      <w:r w:rsidRPr="005E7B64">
        <w:rPr>
          <w:rFonts w:ascii="Segoe UI" w:eastAsia="宋体" w:hAnsi="Segoe UI" w:cs="Segoe UI"/>
          <w:color w:val="333333"/>
          <w:kern w:val="0"/>
          <w:sz w:val="24"/>
          <w:szCs w:val="24"/>
          <w14:ligatures w14:val="none"/>
        </w:rPr>
        <w:t>之后。</w:t>
      </w:r>
    </w:p>
    <w:p w14:paraId="716A7562"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下文中提到</w:t>
      </w:r>
      <w:r w:rsidRPr="005E7B64">
        <w:rPr>
          <w:rFonts w:ascii="Segoe UI" w:eastAsia="宋体" w:hAnsi="Segoe UI" w:cs="Segoe UI"/>
          <w:color w:val="333333"/>
          <w:kern w:val="0"/>
          <w:sz w:val="24"/>
          <w:szCs w:val="24"/>
          <w14:ligatures w14:val="none"/>
        </w:rPr>
        <w:t xml:space="preserve"> Context, SecurityUnitData, Portfolio, Position, Order </w:t>
      </w:r>
      <w:r w:rsidRPr="005E7B64">
        <w:rPr>
          <w:rFonts w:ascii="Segoe UI" w:eastAsia="宋体" w:hAnsi="Segoe UI" w:cs="Segoe UI"/>
          <w:color w:val="333333"/>
          <w:kern w:val="0"/>
          <w:sz w:val="24"/>
          <w:szCs w:val="24"/>
          <w14:ligatures w14:val="none"/>
        </w:rPr>
        <w:t>对象都是只读的</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尝试修改他们会报</w:t>
      </w:r>
      <w:proofErr w:type="gramStart"/>
      <w:r w:rsidRPr="005E7B64">
        <w:rPr>
          <w:rFonts w:ascii="Segoe UI" w:eastAsia="宋体" w:hAnsi="Segoe UI" w:cs="Segoe UI"/>
          <w:color w:val="333333"/>
          <w:kern w:val="0"/>
          <w:sz w:val="24"/>
          <w:szCs w:val="24"/>
          <w14:ligatures w14:val="none"/>
        </w:rPr>
        <w:t>错或者</w:t>
      </w:r>
      <w:proofErr w:type="gramEnd"/>
      <w:r w:rsidRPr="005E7B64">
        <w:rPr>
          <w:rFonts w:ascii="Segoe UI" w:eastAsia="宋体" w:hAnsi="Segoe UI" w:cs="Segoe UI"/>
          <w:color w:val="333333"/>
          <w:kern w:val="0"/>
          <w:sz w:val="24"/>
          <w:szCs w:val="24"/>
          <w14:ligatures w14:val="none"/>
        </w:rPr>
        <w:t>无效</w:t>
      </w:r>
      <w:r w:rsidRPr="005E7B64">
        <w:rPr>
          <w:rFonts w:ascii="Segoe UI" w:eastAsia="宋体" w:hAnsi="Segoe UI" w:cs="Segoe UI"/>
          <w:color w:val="333333"/>
          <w:kern w:val="0"/>
          <w:sz w:val="24"/>
          <w:szCs w:val="24"/>
          <w14:ligatures w14:val="none"/>
        </w:rPr>
        <w:t>.</w:t>
      </w:r>
    </w:p>
    <w:p w14:paraId="1C2633BB"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没有</w:t>
      </w:r>
      <w:r w:rsidRPr="005E7B64">
        <w:rPr>
          <w:rFonts w:ascii="Segoe UI" w:eastAsia="宋体" w:hAnsi="Segoe UI" w:cs="Segoe UI"/>
          <w:color w:val="333333"/>
          <w:kern w:val="0"/>
          <w:sz w:val="24"/>
          <w:szCs w:val="24"/>
          <w14:ligatures w14:val="none"/>
        </w:rPr>
        <w:t>python</w:t>
      </w:r>
      <w:r w:rsidRPr="005E7B64">
        <w:rPr>
          <w:rFonts w:ascii="Segoe UI" w:eastAsia="宋体" w:hAnsi="Segoe UI" w:cs="Segoe UI"/>
          <w:color w:val="333333"/>
          <w:kern w:val="0"/>
          <w:sz w:val="24"/>
          <w:szCs w:val="24"/>
          <w14:ligatures w14:val="none"/>
        </w:rPr>
        <w:t>基础的同学请注意</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有的函数的定义中</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某些参数是有值的</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这个值是参数的默认值</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这个参数是可选的</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可以不传</w:t>
      </w:r>
      <w:r w:rsidRPr="005E7B64">
        <w:rPr>
          <w:rFonts w:ascii="Segoe UI" w:eastAsia="宋体" w:hAnsi="Segoe UI" w:cs="Segoe UI"/>
          <w:color w:val="333333"/>
          <w:kern w:val="0"/>
          <w:sz w:val="24"/>
          <w:szCs w:val="24"/>
          <w14:ligatures w14:val="none"/>
        </w:rPr>
        <w:t>.</w:t>
      </w:r>
    </w:p>
    <w:p w14:paraId="009B3B9E" w14:textId="77777777" w:rsidR="005E7B64" w:rsidRPr="005E7B64" w:rsidRDefault="005E7B64" w:rsidP="005E7B64">
      <w:pPr>
        <w:widowControl/>
        <w:numPr>
          <w:ilvl w:val="0"/>
          <w:numId w:val="40"/>
        </w:numPr>
        <w:shd w:val="clear" w:color="auto" w:fill="FFFFFF"/>
        <w:jc w:val="left"/>
        <w:rPr>
          <w:rFonts w:ascii="Segoe UI" w:eastAsia="宋体" w:hAnsi="Segoe UI" w:cs="Segoe UI"/>
          <w:color w:val="333333"/>
          <w:kern w:val="0"/>
          <w:sz w:val="24"/>
          <w:szCs w:val="24"/>
          <w14:ligatures w14:val="none"/>
        </w:rPr>
      </w:pPr>
      <w:proofErr w:type="gramStart"/>
      <w:r w:rsidRPr="005E7B64">
        <w:rPr>
          <w:rFonts w:ascii="Segoe UI" w:eastAsia="宋体" w:hAnsi="Segoe UI" w:cs="Segoe UI"/>
          <w:color w:val="333333"/>
          <w:kern w:val="0"/>
          <w:sz w:val="24"/>
          <w:szCs w:val="24"/>
          <w14:ligatures w14:val="none"/>
        </w:rPr>
        <w:t>回测和</w:t>
      </w:r>
      <w:proofErr w:type="gramEnd"/>
      <w:r w:rsidRPr="005E7B64">
        <w:rPr>
          <w:rFonts w:ascii="Segoe UI" w:eastAsia="宋体" w:hAnsi="Segoe UI" w:cs="Segoe UI"/>
          <w:color w:val="333333"/>
          <w:kern w:val="0"/>
          <w:sz w:val="24"/>
          <w:szCs w:val="24"/>
          <w14:ligatures w14:val="none"/>
        </w:rPr>
        <w:t>模拟中，每日下单的最大数量为</w:t>
      </w:r>
      <w:r w:rsidRPr="005E7B64">
        <w:rPr>
          <w:rFonts w:ascii="Segoe UI" w:eastAsia="宋体" w:hAnsi="Segoe UI" w:cs="Segoe UI"/>
          <w:color w:val="333333"/>
          <w:kern w:val="0"/>
          <w:sz w:val="24"/>
          <w:szCs w:val="24"/>
          <w14:ligatures w14:val="none"/>
        </w:rPr>
        <w:t>10000</w:t>
      </w:r>
      <w:r w:rsidRPr="005E7B64">
        <w:rPr>
          <w:rFonts w:ascii="Segoe UI" w:eastAsia="宋体" w:hAnsi="Segoe UI" w:cs="Segoe UI"/>
          <w:color w:val="333333"/>
          <w:kern w:val="0"/>
          <w:sz w:val="24"/>
          <w:szCs w:val="24"/>
          <w14:ligatures w14:val="none"/>
        </w:rPr>
        <w:t>笔</w:t>
      </w:r>
    </w:p>
    <w:p w14:paraId="5E4AD617"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如需使用</w:t>
      </w:r>
      <w:r w:rsidRPr="005E7B64">
        <w:rPr>
          <w:rFonts w:ascii="Segoe UI" w:eastAsia="宋体" w:hAnsi="Segoe UI" w:cs="Segoe UI"/>
          <w:b/>
          <w:bCs/>
          <w:color w:val="333333"/>
          <w:kern w:val="0"/>
          <w:sz w:val="24"/>
          <w:szCs w:val="24"/>
          <w14:ligatures w14:val="none"/>
        </w:rPr>
        <w:t>策略组合或分仓操作</w:t>
      </w:r>
      <w:r w:rsidRPr="005E7B64">
        <w:rPr>
          <w:rFonts w:ascii="Segoe UI" w:eastAsia="宋体" w:hAnsi="Segoe UI" w:cs="Segoe UI"/>
          <w:color w:val="333333"/>
          <w:kern w:val="0"/>
          <w:sz w:val="24"/>
          <w:szCs w:val="24"/>
          <w14:ligatures w14:val="none"/>
        </w:rPr>
        <w:t>，请看</w:t>
      </w:r>
      <w:hyperlink r:id="rId117" w:anchor="fencang" w:history="1">
        <w:r w:rsidRPr="005E7B64">
          <w:rPr>
            <w:rFonts w:ascii="Segoe UI" w:eastAsia="宋体" w:hAnsi="Segoe UI" w:cs="Segoe UI"/>
            <w:color w:val="0E90D2"/>
            <w:kern w:val="0"/>
            <w:sz w:val="24"/>
            <w:szCs w:val="24"/>
            <w:u w:val="single"/>
            <w14:ligatures w14:val="none"/>
          </w:rPr>
          <w:t>策略组合操作</w:t>
        </w:r>
      </w:hyperlink>
      <w:r w:rsidRPr="005E7B64">
        <w:rPr>
          <w:rFonts w:ascii="Segoe UI" w:eastAsia="宋体" w:hAnsi="Segoe UI" w:cs="Segoe UI"/>
          <w:color w:val="333333"/>
          <w:kern w:val="0"/>
          <w:sz w:val="24"/>
          <w:szCs w:val="24"/>
          <w14:ligatures w14:val="none"/>
        </w:rPr>
        <w:t>.</w:t>
      </w:r>
    </w:p>
    <w:p w14:paraId="78042B50"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策略设置函数</w:t>
      </w:r>
    </w:p>
    <w:p w14:paraId="52FE8423"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0920181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set_benchmark 设置基准</w:t>
      </w:r>
    </w:p>
    <w:p w14:paraId="2F4921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set_benchmark(security)</w:t>
      </w:r>
    </w:p>
    <w:p w14:paraId="2390F18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默认我们选定了沪深300指数的每日价格作为</w:t>
      </w:r>
      <w:proofErr w:type="gramStart"/>
      <w:r w:rsidRPr="005E7B64">
        <w:rPr>
          <w:rFonts w:ascii="宋体" w:eastAsia="宋体" w:hAnsi="宋体" w:cs="宋体"/>
          <w:kern w:val="0"/>
          <w:sz w:val="24"/>
          <w:szCs w:val="24"/>
          <w14:ligatures w14:val="none"/>
        </w:rPr>
        <w:t>判断您</w:t>
      </w:r>
      <w:proofErr w:type="gramEnd"/>
      <w:r w:rsidRPr="005E7B64">
        <w:rPr>
          <w:rFonts w:ascii="宋体" w:eastAsia="宋体" w:hAnsi="宋体" w:cs="宋体"/>
          <w:kern w:val="0"/>
          <w:sz w:val="24"/>
          <w:szCs w:val="24"/>
          <w14:ligatures w14:val="none"/>
        </w:rPr>
        <w:t>策略好坏和一系列风险值计算的基准. 您也可以使用set_benchmark指定其他股票/指数/ETF/自定义组合的价格作为基准。</w:t>
      </w:r>
    </w:p>
    <w:p w14:paraId="0A8EA99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如果在期货策略中不希望看到基准，可以这样设置：set_benchmark({"000001.XSHG":0})，策略可以正常运行 （但无法计算alpha等收益）。</w:t>
      </w:r>
    </w:p>
    <w:p w14:paraId="1E0D3F7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7D481C0E" w14:textId="77777777" w:rsidR="005E7B64" w:rsidRPr="005E7B64" w:rsidRDefault="005E7B64" w:rsidP="005E7B64">
      <w:pPr>
        <w:widowControl/>
        <w:numPr>
          <w:ilvl w:val="0"/>
          <w:numId w:val="4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security:股票/指数/ETF代码，或者一个dict，key为股票/指数/ETF代码，value为小于1的浮点数，代表对应标的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权重，权重之和必须小于等于1（小于1代表基准中部分资金闲置）。</w:t>
      </w:r>
    </w:p>
    <w:p w14:paraId="526939E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29DF0D4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示例一</w:t>
      </w:r>
    </w:p>
    <w:p w14:paraId="6D0D96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3D52311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示例二，设置自定义组合为基准</w:t>
      </w:r>
    </w:p>
    <w:p w14:paraId="153316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0.2</w:t>
      </w:r>
      <w:r w:rsidRPr="005E7B64">
        <w:rPr>
          <w:rFonts w:ascii="Source Code Pro" w:eastAsia="宋体" w:hAnsi="Source Code Pro" w:cs="宋体"/>
          <w:color w:val="000000"/>
          <w:kern w:val="0"/>
          <w:sz w:val="24"/>
          <w:szCs w:val="24"/>
          <w:shd w:val="clear" w:color="auto" w:fill="F0F0F0"/>
          <w14:ligatures w14:val="none"/>
        </w:rPr>
        <w:t>})</w:t>
      </w:r>
    </w:p>
    <w:p w14:paraId="63EB6FF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set_order_cost 设置佣金/印花税</w:t>
      </w:r>
    </w:p>
    <w:p w14:paraId="5A3381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cost, type, ref=</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0507168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指定每笔交易要收取的手续费, 系统会根据用户指定的费率计算每笔交易的手续费</w:t>
      </w:r>
    </w:p>
    <w:p w14:paraId="7BF7DAF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E98DA3F"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cost: OrderCost 对象</w:t>
      </w:r>
    </w:p>
    <w:p w14:paraId="78F9A7E2"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open_tax，买入时印花税 (只股票类标的收取，基金与期货不收)</w:t>
      </w:r>
    </w:p>
    <w:p w14:paraId="1CAA72D4"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close_tax，卖出时印花税 (只股票类标的收取，基金与期货不收)</w:t>
      </w:r>
    </w:p>
    <w:p w14:paraId="5203EDE1"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open_commission，买入时佣金</w:t>
      </w:r>
    </w:p>
    <w:p w14:paraId="7BC9B9C9"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close_commission, 卖出时佣金</w:t>
      </w:r>
    </w:p>
    <w:p w14:paraId="04E94730"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close_today_commission, </w:t>
      </w:r>
      <w:proofErr w:type="gramStart"/>
      <w:r w:rsidRPr="005E7B64">
        <w:rPr>
          <w:rFonts w:ascii="宋体" w:eastAsia="宋体" w:hAnsi="宋体" w:cs="宋体"/>
          <w:kern w:val="0"/>
          <w:sz w:val="24"/>
          <w:szCs w:val="24"/>
          <w14:ligatures w14:val="none"/>
        </w:rPr>
        <w:t>平今仓</w:t>
      </w:r>
      <w:proofErr w:type="gramEnd"/>
      <w:r w:rsidRPr="005E7B64">
        <w:rPr>
          <w:rFonts w:ascii="宋体" w:eastAsia="宋体" w:hAnsi="宋体" w:cs="宋体"/>
          <w:kern w:val="0"/>
          <w:sz w:val="24"/>
          <w:szCs w:val="24"/>
          <w14:ligatures w14:val="none"/>
        </w:rPr>
        <w:t>佣金</w:t>
      </w:r>
    </w:p>
    <w:p w14:paraId="045CB6F6"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min_commission, 最低佣金，不包含印花税</w:t>
      </w:r>
    </w:p>
    <w:p w14:paraId="73E3A985"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type: 股票、场内基金、场内交易的货币基金、分级A基金、分级B基金、分级母基金、金融期货、期货、债券基金、股票基金、QDII 基金、混合基金，'stock'/ 'fund' / 'mmf' /'fja'/'fjb'/ 'fjm'/ 'index_futures' / 'futures' / 'bond_fund' / 'stock_fund' / 'QDII_fund' / / </w:t>
      </w:r>
      <w:proofErr w:type="gramStart"/>
      <w:r w:rsidRPr="005E7B64">
        <w:rPr>
          <w:rFonts w:ascii="宋体" w:eastAsia="宋体" w:hAnsi="宋体" w:cs="宋体"/>
          <w:kern w:val="0"/>
          <w:sz w:val="24"/>
          <w:szCs w:val="24"/>
          <w14:ligatures w14:val="none"/>
        </w:rPr>
        <w:t>‘</w:t>
      </w:r>
      <w:proofErr w:type="gramEnd"/>
      <w:r w:rsidRPr="005E7B64">
        <w:rPr>
          <w:rFonts w:ascii="宋体" w:eastAsia="宋体" w:hAnsi="宋体" w:cs="宋体"/>
          <w:kern w:val="0"/>
          <w:sz w:val="24"/>
          <w:szCs w:val="24"/>
          <w14:ligatures w14:val="none"/>
        </w:rPr>
        <w:t>mixture_fund' /</w:t>
      </w:r>
    </w:p>
    <w:p w14:paraId="7FEB4F52" w14:textId="77777777" w:rsidR="005E7B64" w:rsidRPr="005E7B64" w:rsidRDefault="005E7B64" w:rsidP="005E7B64">
      <w:pPr>
        <w:widowControl/>
        <w:numPr>
          <w:ilvl w:val="0"/>
          <w:numId w:val="4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ref: 参考代码，支持股票代码/基金代码/期货合约代码，以及期货的品种，如 '000001.XSHE'/'510180.XSHG'/'IF1709'/'IF'/'000300.OF'</w:t>
      </w:r>
    </w:p>
    <w:p w14:paraId="014EEE4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注意：针对特定的交易品种类别设置手续费时，必须将ref设为None；</w:t>
      </w:r>
      <w:proofErr w:type="gramStart"/>
      <w:r w:rsidRPr="005E7B64">
        <w:rPr>
          <w:rFonts w:ascii="宋体" w:eastAsia="宋体" w:hAnsi="宋体" w:cs="宋体"/>
          <w:b/>
          <w:bCs/>
          <w:kern w:val="0"/>
          <w:sz w:val="24"/>
          <w:szCs w:val="24"/>
          <w14:ligatures w14:val="none"/>
        </w:rPr>
        <w:t>若针对</w:t>
      </w:r>
      <w:proofErr w:type="gramEnd"/>
      <w:r w:rsidRPr="005E7B64">
        <w:rPr>
          <w:rFonts w:ascii="宋体" w:eastAsia="宋体" w:hAnsi="宋体" w:cs="宋体"/>
          <w:b/>
          <w:bCs/>
          <w:kern w:val="0"/>
          <w:sz w:val="24"/>
          <w:szCs w:val="24"/>
          <w14:ligatures w14:val="none"/>
        </w:rPr>
        <w:t>特定的交易品种或者标的，需要将type设置为对应的交易品种类别，将ref设置为对应的交易品种或者标的</w:t>
      </w:r>
    </w:p>
    <w:p w14:paraId="4C19075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默认与示例</w:t>
      </w:r>
    </w:p>
    <w:p w14:paraId="773C83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股票类每笔交易时的手续费是：买入时佣金万分之三，卖出时佣金万分之三加千分之一印花税</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每笔交易佣金最低扣</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块钱</w:t>
      </w:r>
    </w:p>
    <w:p w14:paraId="6791AA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5A3A44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85B5A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期货类每笔交易时的手续费是：买入时万分之</w:t>
      </w:r>
      <w:proofErr w:type="gramStart"/>
      <w:r w:rsidRPr="005E7B64">
        <w:rPr>
          <w:rFonts w:ascii="Source Code Pro" w:eastAsia="宋体" w:hAnsi="Source Code Pro" w:cs="宋体"/>
          <w:color w:val="888888"/>
          <w:kern w:val="0"/>
          <w:sz w:val="24"/>
          <w:szCs w:val="24"/>
          <w:shd w:val="clear" w:color="auto" w:fill="F0F0F0"/>
          <w14:ligatures w14:val="none"/>
        </w:rPr>
        <w:t>0</w:t>
      </w:r>
      <w:proofErr w:type="gramEnd"/>
      <w:r w:rsidRPr="005E7B64">
        <w:rPr>
          <w:rFonts w:ascii="Source Code Pro" w:eastAsia="宋体" w:hAnsi="Source Code Pro" w:cs="宋体"/>
          <w:color w:val="888888"/>
          <w:kern w:val="0"/>
          <w:sz w:val="24"/>
          <w:szCs w:val="24"/>
          <w:shd w:val="clear" w:color="auto" w:fill="F0F0F0"/>
          <w14:ligatures w14:val="none"/>
        </w:rPr>
        <w:t>.23,</w:t>
      </w:r>
      <w:r w:rsidRPr="005E7B64">
        <w:rPr>
          <w:rFonts w:ascii="Source Code Pro" w:eastAsia="宋体" w:hAnsi="Source Code Pro" w:cs="宋体"/>
          <w:color w:val="888888"/>
          <w:kern w:val="0"/>
          <w:sz w:val="24"/>
          <w:szCs w:val="24"/>
          <w:shd w:val="clear" w:color="auto" w:fill="F0F0F0"/>
          <w14:ligatures w14:val="none"/>
        </w:rPr>
        <w:t>卖出时万分之</w:t>
      </w:r>
      <w:proofErr w:type="gramStart"/>
      <w:r w:rsidRPr="005E7B64">
        <w:rPr>
          <w:rFonts w:ascii="Source Code Pro" w:eastAsia="宋体" w:hAnsi="Source Code Pro" w:cs="宋体"/>
          <w:color w:val="888888"/>
          <w:kern w:val="0"/>
          <w:sz w:val="24"/>
          <w:szCs w:val="24"/>
          <w:shd w:val="clear" w:color="auto" w:fill="F0F0F0"/>
          <w14:ligatures w14:val="none"/>
        </w:rPr>
        <w:t>0</w:t>
      </w:r>
      <w:proofErr w:type="gramEnd"/>
      <w:r w:rsidRPr="005E7B64">
        <w:rPr>
          <w:rFonts w:ascii="Source Code Pro" w:eastAsia="宋体" w:hAnsi="Source Code Pro" w:cs="宋体"/>
          <w:color w:val="888888"/>
          <w:kern w:val="0"/>
          <w:sz w:val="24"/>
          <w:szCs w:val="24"/>
          <w:shd w:val="clear" w:color="auto" w:fill="F0F0F0"/>
          <w14:ligatures w14:val="none"/>
        </w:rPr>
        <w:t>.23,</w:t>
      </w:r>
      <w:proofErr w:type="gramStart"/>
      <w:r w:rsidRPr="005E7B64">
        <w:rPr>
          <w:rFonts w:ascii="Source Code Pro" w:eastAsia="宋体" w:hAnsi="Source Code Pro" w:cs="宋体"/>
          <w:color w:val="888888"/>
          <w:kern w:val="0"/>
          <w:sz w:val="24"/>
          <w:szCs w:val="24"/>
          <w:shd w:val="clear" w:color="auto" w:fill="F0F0F0"/>
          <w14:ligatures w14:val="none"/>
        </w:rPr>
        <w:t>平今仓</w:t>
      </w:r>
      <w:proofErr w:type="gramEnd"/>
      <w:r w:rsidRPr="005E7B64">
        <w:rPr>
          <w:rFonts w:ascii="Source Code Pro" w:eastAsia="宋体" w:hAnsi="Source Code Pro" w:cs="宋体"/>
          <w:color w:val="888888"/>
          <w:kern w:val="0"/>
          <w:sz w:val="24"/>
          <w:szCs w:val="24"/>
          <w:shd w:val="clear" w:color="auto" w:fill="F0F0F0"/>
          <w14:ligatures w14:val="none"/>
        </w:rPr>
        <w:t>为万分之</w:t>
      </w:r>
      <w:proofErr w:type="gramStart"/>
      <w:r w:rsidRPr="005E7B64">
        <w:rPr>
          <w:rFonts w:ascii="Source Code Pro" w:eastAsia="宋体" w:hAnsi="Source Code Pro" w:cs="宋体"/>
          <w:color w:val="888888"/>
          <w:kern w:val="0"/>
          <w:sz w:val="24"/>
          <w:szCs w:val="24"/>
          <w:shd w:val="clear" w:color="auto" w:fill="F0F0F0"/>
          <w14:ligatures w14:val="none"/>
        </w:rPr>
        <w:t>23</w:t>
      </w:r>
      <w:proofErr w:type="gramEnd"/>
    </w:p>
    <w:p w14:paraId="33BA04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0.000023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0.000023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0.0023</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'index_futures'</w:t>
      </w:r>
      <w:r w:rsidRPr="005E7B64">
        <w:rPr>
          <w:rFonts w:ascii="Source Code Pro" w:eastAsia="宋体" w:hAnsi="Source Code Pro" w:cs="宋体"/>
          <w:color w:val="000000"/>
          <w:kern w:val="0"/>
          <w:sz w:val="24"/>
          <w:szCs w:val="24"/>
          <w:shd w:val="clear" w:color="auto" w:fill="F0F0F0"/>
          <w14:ligatures w14:val="none"/>
        </w:rPr>
        <w:t>)</w:t>
      </w:r>
    </w:p>
    <w:p w14:paraId="024B03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2CB982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单独设置</w:t>
      </w:r>
      <w:r w:rsidRPr="005E7B64">
        <w:rPr>
          <w:rFonts w:ascii="Source Code Pro" w:eastAsia="宋体" w:hAnsi="Source Code Pro" w:cs="宋体"/>
          <w:color w:val="888888"/>
          <w:kern w:val="0"/>
          <w:sz w:val="24"/>
          <w:szCs w:val="24"/>
          <w:shd w:val="clear" w:color="auto" w:fill="F0F0F0"/>
          <w14:ligatures w14:val="none"/>
        </w:rPr>
        <w:t xml:space="preserve"> 000300.XSHG </w:t>
      </w:r>
      <w:r w:rsidRPr="005E7B64">
        <w:rPr>
          <w:rFonts w:ascii="Source Code Pro" w:eastAsia="宋体" w:hAnsi="Source Code Pro" w:cs="宋体"/>
          <w:color w:val="888888"/>
          <w:kern w:val="0"/>
          <w:sz w:val="24"/>
          <w:szCs w:val="24"/>
          <w:shd w:val="clear" w:color="auto" w:fill="F0F0F0"/>
          <w14:ligatures w14:val="none"/>
        </w:rPr>
        <w:t>的费用</w:t>
      </w:r>
    </w:p>
    <w:p w14:paraId="279862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 ref=</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1C11C0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01F9E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设置所有期货（包括金融指数期货）的费用</w:t>
      </w:r>
    </w:p>
    <w:p w14:paraId="0800DC1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lastRenderedPageBreak/>
        <w:t>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w:t>
      </w:r>
    </w:p>
    <w:p w14:paraId="2407D1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B0458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对</w:t>
      </w:r>
      <w:r w:rsidRPr="005E7B64">
        <w:rPr>
          <w:rFonts w:ascii="Source Code Pro" w:eastAsia="宋体" w:hAnsi="Source Code Pro" w:cs="宋体"/>
          <w:color w:val="888888"/>
          <w:kern w:val="0"/>
          <w:sz w:val="24"/>
          <w:szCs w:val="24"/>
          <w:shd w:val="clear" w:color="auto" w:fill="F0F0F0"/>
          <w14:ligatures w14:val="none"/>
        </w:rPr>
        <w:t xml:space="preserve"> IF/IH/IC </w:t>
      </w:r>
      <w:r w:rsidRPr="005E7B64">
        <w:rPr>
          <w:rFonts w:ascii="Source Code Pro" w:eastAsia="宋体" w:hAnsi="Source Code Pro" w:cs="宋体"/>
          <w:color w:val="888888"/>
          <w:kern w:val="0"/>
          <w:sz w:val="24"/>
          <w:szCs w:val="24"/>
          <w:shd w:val="clear" w:color="auto" w:fill="F0F0F0"/>
          <w14:ligatures w14:val="none"/>
        </w:rPr>
        <w:t>三个品种有效</w:t>
      </w:r>
    </w:p>
    <w:p w14:paraId="50CDBB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'index_futures'</w:t>
      </w:r>
      <w:r w:rsidRPr="005E7B64">
        <w:rPr>
          <w:rFonts w:ascii="Source Code Pro" w:eastAsia="宋体" w:hAnsi="Source Code Pro" w:cs="宋体"/>
          <w:color w:val="000000"/>
          <w:kern w:val="0"/>
          <w:sz w:val="24"/>
          <w:szCs w:val="24"/>
          <w:shd w:val="clear" w:color="auto" w:fill="F0F0F0"/>
          <w14:ligatures w14:val="none"/>
        </w:rPr>
        <w:t>)</w:t>
      </w:r>
    </w:p>
    <w:p w14:paraId="7FA6CF3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D676CB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单独设置</w:t>
      </w:r>
      <w:r w:rsidRPr="005E7B64">
        <w:rPr>
          <w:rFonts w:ascii="Source Code Pro" w:eastAsia="宋体" w:hAnsi="Source Code Pro" w:cs="宋体"/>
          <w:color w:val="888888"/>
          <w:kern w:val="0"/>
          <w:sz w:val="24"/>
          <w:szCs w:val="24"/>
          <w:shd w:val="clear" w:color="auto" w:fill="F0F0F0"/>
          <w14:ligatures w14:val="none"/>
        </w:rPr>
        <w:t>AU</w:t>
      </w:r>
      <w:r w:rsidRPr="005E7B64">
        <w:rPr>
          <w:rFonts w:ascii="Source Code Pro" w:eastAsia="宋体" w:hAnsi="Source Code Pro" w:cs="宋体"/>
          <w:color w:val="888888"/>
          <w:kern w:val="0"/>
          <w:sz w:val="24"/>
          <w:szCs w:val="24"/>
          <w:shd w:val="clear" w:color="auto" w:fill="F0F0F0"/>
          <w14:ligatures w14:val="none"/>
        </w:rPr>
        <w:t>期货品种的费用</w:t>
      </w:r>
    </w:p>
    <w:p w14:paraId="43C32B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 ref=</w:t>
      </w:r>
      <w:r w:rsidRPr="005E7B64">
        <w:rPr>
          <w:rFonts w:ascii="Source Code Pro" w:eastAsia="宋体" w:hAnsi="Source Code Pro" w:cs="宋体"/>
          <w:color w:val="880000"/>
          <w:kern w:val="0"/>
          <w:sz w:val="24"/>
          <w:szCs w:val="24"/>
          <w:shd w:val="clear" w:color="auto" w:fill="F0F0F0"/>
          <w14:ligatures w14:val="none"/>
        </w:rPr>
        <w:t>'AU'</w:t>
      </w:r>
      <w:r w:rsidRPr="005E7B64">
        <w:rPr>
          <w:rFonts w:ascii="Source Code Pro" w:eastAsia="宋体" w:hAnsi="Source Code Pro" w:cs="宋体"/>
          <w:color w:val="000000"/>
          <w:kern w:val="0"/>
          <w:sz w:val="24"/>
          <w:szCs w:val="24"/>
          <w:shd w:val="clear" w:color="auto" w:fill="F0F0F0"/>
          <w14:ligatures w14:val="none"/>
        </w:rPr>
        <w:t>)</w:t>
      </w:r>
    </w:p>
    <w:p w14:paraId="316331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57692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单独设置</w:t>
      </w:r>
      <w:r w:rsidRPr="005E7B64">
        <w:rPr>
          <w:rFonts w:ascii="Source Code Pro" w:eastAsia="宋体" w:hAnsi="Source Code Pro" w:cs="宋体"/>
          <w:color w:val="888888"/>
          <w:kern w:val="0"/>
          <w:sz w:val="24"/>
          <w:szCs w:val="24"/>
          <w:shd w:val="clear" w:color="auto" w:fill="F0F0F0"/>
          <w14:ligatures w14:val="none"/>
        </w:rPr>
        <w:t>AU1709</w:t>
      </w:r>
      <w:r w:rsidRPr="005E7B64">
        <w:rPr>
          <w:rFonts w:ascii="Source Code Pro" w:eastAsia="宋体" w:hAnsi="Source Code Pro" w:cs="宋体"/>
          <w:color w:val="888888"/>
          <w:kern w:val="0"/>
          <w:sz w:val="24"/>
          <w:szCs w:val="24"/>
          <w:shd w:val="clear" w:color="auto" w:fill="F0F0F0"/>
          <w14:ligatures w14:val="none"/>
        </w:rPr>
        <w:t>合约的费用</w:t>
      </w:r>
    </w:p>
    <w:p w14:paraId="70E2A0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OrderCost(open_tax=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close_today_commission=</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 ref=</w:t>
      </w:r>
      <w:r w:rsidRPr="005E7B64">
        <w:rPr>
          <w:rFonts w:ascii="Source Code Pro" w:eastAsia="宋体" w:hAnsi="Source Code Pro" w:cs="宋体"/>
          <w:color w:val="880000"/>
          <w:kern w:val="0"/>
          <w:sz w:val="24"/>
          <w:szCs w:val="24"/>
          <w:shd w:val="clear" w:color="auto" w:fill="F0F0F0"/>
          <w14:ligatures w14:val="none"/>
        </w:rPr>
        <w:t>'AU1709'</w:t>
      </w:r>
      <w:r w:rsidRPr="005E7B64">
        <w:rPr>
          <w:rFonts w:ascii="Source Code Pro" w:eastAsia="宋体" w:hAnsi="Source Code Pro" w:cs="宋体"/>
          <w:color w:val="000000"/>
          <w:kern w:val="0"/>
          <w:sz w:val="24"/>
          <w:szCs w:val="24"/>
          <w:shd w:val="clear" w:color="auto" w:fill="F0F0F0"/>
          <w14:ligatures w14:val="none"/>
        </w:rPr>
        <w:t>)</w:t>
      </w:r>
    </w:p>
    <w:p w14:paraId="4139A21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注：期货持仓到交割日会以当天结算价平仓, 没有手续费, 不会有交易记录.</w:t>
      </w:r>
    </w:p>
    <w:p w14:paraId="5B0C6FE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set_slippage 设置滑点</w:t>
      </w:r>
    </w:p>
    <w:p w14:paraId="072E9E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slippage(</w:t>
      </w:r>
      <w:proofErr w:type="gramEnd"/>
      <w:r w:rsidRPr="005E7B64">
        <w:rPr>
          <w:rFonts w:ascii="Source Code Pro" w:eastAsia="宋体" w:hAnsi="Source Code Pro" w:cs="宋体"/>
          <w:color w:val="000000"/>
          <w:kern w:val="0"/>
          <w:sz w:val="24"/>
          <w:szCs w:val="24"/>
          <w:shd w:val="clear" w:color="auto" w:fill="F0F0F0"/>
          <w14:ligatures w14:val="none"/>
        </w:rPr>
        <w:t>object,type=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ref=</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2286788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设定滑点，</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/模拟时有效.</w:t>
      </w:r>
    </w:p>
    <w:p w14:paraId="1BCB521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当您下单后, 真实的成交价格与下单时预期的价格总会有一定偏差, 因此我们加入了</w:t>
      </w:r>
      <w:proofErr w:type="gramStart"/>
      <w:r w:rsidRPr="005E7B64">
        <w:rPr>
          <w:rFonts w:ascii="宋体" w:eastAsia="宋体" w:hAnsi="宋体" w:cs="宋体"/>
          <w:kern w:val="0"/>
          <w:sz w:val="24"/>
          <w:szCs w:val="24"/>
          <w14:ligatures w14:val="none"/>
        </w:rPr>
        <w:t>滑点模式</w:t>
      </w:r>
      <w:proofErr w:type="gramEnd"/>
      <w:r w:rsidRPr="005E7B64">
        <w:rPr>
          <w:rFonts w:ascii="宋体" w:eastAsia="宋体" w:hAnsi="宋体" w:cs="宋体"/>
          <w:kern w:val="0"/>
          <w:sz w:val="24"/>
          <w:szCs w:val="24"/>
          <w14:ligatures w14:val="none"/>
        </w:rPr>
        <w:t>来帮您更好的模拟真实市场的表现. 我们暂时只支持</w:t>
      </w:r>
      <w:proofErr w:type="gramStart"/>
      <w:r w:rsidRPr="005E7B64">
        <w:rPr>
          <w:rFonts w:ascii="宋体" w:eastAsia="宋体" w:hAnsi="宋体" w:cs="宋体"/>
          <w:kern w:val="0"/>
          <w:sz w:val="24"/>
          <w:szCs w:val="24"/>
          <w14:ligatures w14:val="none"/>
        </w:rPr>
        <w:t>固定滑点</w:t>
      </w:r>
      <w:proofErr w:type="gramEnd"/>
      <w:r w:rsidRPr="005E7B64">
        <w:rPr>
          <w:rFonts w:ascii="宋体" w:eastAsia="宋体" w:hAnsi="宋体" w:cs="宋体"/>
          <w:kern w:val="0"/>
          <w:sz w:val="24"/>
          <w:szCs w:val="24"/>
          <w14:ligatures w14:val="none"/>
        </w:rPr>
        <w:t>。同时，我们也支持为交易品种和特定的交易标的设置滑点。</w:t>
      </w:r>
    </w:p>
    <w:p w14:paraId="62196E9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04B5353C" w14:textId="77777777" w:rsidR="005E7B64" w:rsidRPr="005E7B64" w:rsidRDefault="005E7B64" w:rsidP="005E7B64">
      <w:pPr>
        <w:widowControl/>
        <w:numPr>
          <w:ilvl w:val="0"/>
          <w:numId w:val="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type：交易品种，支持股票、基金、金融期货、期货、债券基金、股票基金、QDII 基金、货币基金、混合基金，'stock'/ 'fund' / 'index_futures' （金融期货）/ 'futures'（包含股指期货和商品期货） / 'bond_fund' / 'stock_fund' / 'QDII_fund' / 'money_market_fund' / </w:t>
      </w:r>
      <w:proofErr w:type="gramStart"/>
      <w:r w:rsidRPr="005E7B64">
        <w:rPr>
          <w:rFonts w:ascii="宋体" w:eastAsia="宋体" w:hAnsi="宋体" w:cs="宋体"/>
          <w:kern w:val="0"/>
          <w:sz w:val="24"/>
          <w:szCs w:val="24"/>
          <w14:ligatures w14:val="none"/>
        </w:rPr>
        <w:t>‘</w:t>
      </w:r>
      <w:proofErr w:type="gramEnd"/>
      <w:r w:rsidRPr="005E7B64">
        <w:rPr>
          <w:rFonts w:ascii="宋体" w:eastAsia="宋体" w:hAnsi="宋体" w:cs="宋体"/>
          <w:kern w:val="0"/>
          <w:sz w:val="24"/>
          <w:szCs w:val="24"/>
          <w14:ligatures w14:val="none"/>
        </w:rPr>
        <w:t>mixture_fund' 。为None时则应用于全局。当type被设定而ref为None时，表示</w:t>
      </w:r>
      <w:proofErr w:type="gramStart"/>
      <w:r w:rsidRPr="005E7B64">
        <w:rPr>
          <w:rFonts w:ascii="宋体" w:eastAsia="宋体" w:hAnsi="宋体" w:cs="宋体"/>
          <w:kern w:val="0"/>
          <w:sz w:val="24"/>
          <w:szCs w:val="24"/>
          <w14:ligatures w14:val="none"/>
        </w:rPr>
        <w:t>将滑点应用</w:t>
      </w:r>
      <w:proofErr w:type="gramEnd"/>
      <w:r w:rsidRPr="005E7B64">
        <w:rPr>
          <w:rFonts w:ascii="宋体" w:eastAsia="宋体" w:hAnsi="宋体" w:cs="宋体"/>
          <w:kern w:val="0"/>
          <w:sz w:val="24"/>
          <w:szCs w:val="24"/>
          <w14:ligatures w14:val="none"/>
        </w:rPr>
        <w:t>于交易品种为type的所有交易标的。</w:t>
      </w:r>
    </w:p>
    <w:p w14:paraId="36C7FB1D" w14:textId="77777777" w:rsidR="005E7B64" w:rsidRPr="005E7B64" w:rsidRDefault="005E7B64" w:rsidP="005E7B64">
      <w:pPr>
        <w:widowControl/>
        <w:numPr>
          <w:ilvl w:val="0"/>
          <w:numId w:val="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ref: 标的代码。如要为特定交易标的单独设置滑点，必须同时设置type为交易标的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交易品种。</w:t>
      </w:r>
    </w:p>
    <w:p w14:paraId="30F969D8"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固定滑点</w:t>
      </w:r>
      <w:proofErr w:type="gramEnd"/>
      <w:r w:rsidRPr="005E7B64">
        <w:rPr>
          <w:rFonts w:ascii="宋体" w:eastAsia="宋体" w:hAnsi="宋体" w:cs="宋体"/>
          <w:kern w:val="0"/>
          <w:sz w:val="24"/>
          <w:szCs w:val="24"/>
          <w14:ligatures w14:val="none"/>
        </w:rPr>
        <w:t> 当您使用</w:t>
      </w:r>
      <w:proofErr w:type="gramStart"/>
      <w:r w:rsidRPr="005E7B64">
        <w:rPr>
          <w:rFonts w:ascii="宋体" w:eastAsia="宋体" w:hAnsi="宋体" w:cs="宋体"/>
          <w:kern w:val="0"/>
          <w:sz w:val="24"/>
          <w:szCs w:val="24"/>
          <w14:ligatures w14:val="none"/>
        </w:rPr>
        <w:t>固定滑点</w:t>
      </w:r>
      <w:proofErr w:type="gramEnd"/>
      <w:r w:rsidRPr="005E7B64">
        <w:rPr>
          <w:rFonts w:ascii="宋体" w:eastAsia="宋体" w:hAnsi="宋体" w:cs="宋体"/>
          <w:kern w:val="0"/>
          <w:sz w:val="24"/>
          <w:szCs w:val="24"/>
          <w14:ligatures w14:val="none"/>
        </w:rPr>
        <w:t>的时候, 我们认为您的落单的多少并不会影响您最后的成交价格. 您只需要指定一个价差, 当您下达一个买单指令的时候, 成交的价格等于当时(</w:t>
      </w:r>
      <w:proofErr w:type="gramStart"/>
      <w:r w:rsidRPr="005E7B64">
        <w:rPr>
          <w:rFonts w:ascii="宋体" w:eastAsia="宋体" w:hAnsi="宋体" w:cs="宋体"/>
          <w:kern w:val="0"/>
          <w:sz w:val="24"/>
          <w:szCs w:val="24"/>
          <w14:ligatures w14:val="none"/>
        </w:rPr>
        <w:t>您执行</w:t>
      </w:r>
      <w:proofErr w:type="gramEnd"/>
      <w:r w:rsidRPr="005E7B64">
        <w:rPr>
          <w:rFonts w:ascii="宋体" w:eastAsia="宋体" w:hAnsi="宋体" w:cs="宋体"/>
          <w:kern w:val="0"/>
          <w:sz w:val="24"/>
          <w:szCs w:val="24"/>
          <w14:ligatures w14:val="none"/>
        </w:rPr>
        <w:t>order函数所在的单位时间)的平均价格加上价差的一半；当您下达一个卖出指令的时候，卖出的价格等于当时的平均价格减去价差的一半. 价差可以设定为一个固定</w:t>
      </w:r>
      <w:proofErr w:type="gramStart"/>
      <w:r w:rsidRPr="005E7B64">
        <w:rPr>
          <w:rFonts w:ascii="宋体" w:eastAsia="宋体" w:hAnsi="宋体" w:cs="宋体"/>
          <w:kern w:val="0"/>
          <w:sz w:val="24"/>
          <w:szCs w:val="24"/>
          <w14:ligatures w14:val="none"/>
        </w:rPr>
        <w:t>值或者</w:t>
      </w:r>
      <w:proofErr w:type="gramEnd"/>
      <w:r w:rsidRPr="005E7B64">
        <w:rPr>
          <w:rFonts w:ascii="宋体" w:eastAsia="宋体" w:hAnsi="宋体" w:cs="宋体"/>
          <w:kern w:val="0"/>
          <w:sz w:val="24"/>
          <w:szCs w:val="24"/>
          <w14:ligatures w14:val="none"/>
        </w:rPr>
        <w:t>按照百分比设定。</w:t>
      </w:r>
    </w:p>
    <w:p w14:paraId="6B5E42EE" w14:textId="77777777" w:rsidR="005E7B64" w:rsidRPr="005E7B64" w:rsidRDefault="005E7B64" w:rsidP="005E7B64">
      <w:pPr>
        <w:widowControl/>
        <w:numPr>
          <w:ilvl w:val="0"/>
          <w:numId w:val="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固定值： 这个价差可以是一个固定的值(比如0.02元, 交易时加减0.01元), 设定方式为：</w:t>
      </w:r>
      <w:proofErr w:type="gramStart"/>
      <w:r w:rsidRPr="005E7B64">
        <w:rPr>
          <w:rFonts w:ascii="宋体" w:eastAsia="宋体" w:hAnsi="宋体" w:cs="宋体"/>
          <w:kern w:val="0"/>
          <w:sz w:val="24"/>
          <w:szCs w:val="24"/>
          <w14:ligatures w14:val="none"/>
        </w:rPr>
        <w:t>FixedSlippage(</w:t>
      </w:r>
      <w:proofErr w:type="gramEnd"/>
      <w:r w:rsidRPr="005E7B64">
        <w:rPr>
          <w:rFonts w:ascii="宋体" w:eastAsia="宋体" w:hAnsi="宋体" w:cs="宋体"/>
          <w:kern w:val="0"/>
          <w:sz w:val="24"/>
          <w:szCs w:val="24"/>
          <w14:ligatures w14:val="none"/>
        </w:rPr>
        <w:t>0.02)</w:t>
      </w:r>
    </w:p>
    <w:p w14:paraId="1A3A9EE5" w14:textId="77777777" w:rsidR="005E7B64" w:rsidRPr="005E7B64" w:rsidRDefault="005E7B64" w:rsidP="005E7B64">
      <w:pPr>
        <w:widowControl/>
        <w:numPr>
          <w:ilvl w:val="0"/>
          <w:numId w:val="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百分比： 这个价差可以是是当时价格的一个百分比(比如0.2%, 交易时加减当时价格的0.1%), 设定方式为：</w:t>
      </w:r>
      <w:proofErr w:type="gramStart"/>
      <w:r w:rsidRPr="005E7B64">
        <w:rPr>
          <w:rFonts w:ascii="宋体" w:eastAsia="宋体" w:hAnsi="宋体" w:cs="宋体"/>
          <w:kern w:val="0"/>
          <w:sz w:val="24"/>
          <w:szCs w:val="24"/>
          <w14:ligatures w14:val="none"/>
        </w:rPr>
        <w:t>PriceRelatedSlippage(</w:t>
      </w:r>
      <w:proofErr w:type="gramEnd"/>
      <w:r w:rsidRPr="005E7B64">
        <w:rPr>
          <w:rFonts w:ascii="宋体" w:eastAsia="宋体" w:hAnsi="宋体" w:cs="宋体"/>
          <w:kern w:val="0"/>
          <w:sz w:val="24"/>
          <w:szCs w:val="24"/>
          <w14:ligatures w14:val="none"/>
        </w:rPr>
        <w:t>0.002)</w:t>
      </w:r>
    </w:p>
    <w:p w14:paraId="55EE8989" w14:textId="77777777" w:rsidR="005E7B64" w:rsidRPr="005E7B64" w:rsidRDefault="005E7B64" w:rsidP="005E7B64">
      <w:pPr>
        <w:widowControl/>
        <w:numPr>
          <w:ilvl w:val="0"/>
          <w:numId w:val="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跳数（期货专用，双边）: 这个价差可以是合约的价格变动单位（跳数），比如2跳，设定方式为： StepRelatedSlippage(2)；</w:t>
      </w:r>
      <w:proofErr w:type="gramStart"/>
      <w:r w:rsidRPr="005E7B64">
        <w:rPr>
          <w:rFonts w:ascii="宋体" w:eastAsia="宋体" w:hAnsi="宋体" w:cs="宋体"/>
          <w:kern w:val="0"/>
          <w:sz w:val="24"/>
          <w:szCs w:val="24"/>
          <w14:ligatures w14:val="none"/>
        </w:rPr>
        <w:t>滑点为</w:t>
      </w:r>
      <w:proofErr w:type="gramEnd"/>
      <w:r w:rsidRPr="005E7B64">
        <w:rPr>
          <w:rFonts w:ascii="宋体" w:eastAsia="宋体" w:hAnsi="宋体" w:cs="宋体"/>
          <w:kern w:val="0"/>
          <w:sz w:val="24"/>
          <w:szCs w:val="24"/>
          <w14:ligatures w14:val="none"/>
        </w:rPr>
        <w:t>小数时，向下取整，例如设置为3跳，单边1.5，向下取整为1跳。</w:t>
      </w:r>
    </w:p>
    <w:p w14:paraId="3B1F3E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为全部交易品种设定固定</w:t>
      </w:r>
      <w:proofErr w:type="gramStart"/>
      <w:r w:rsidRPr="005E7B64">
        <w:rPr>
          <w:rFonts w:ascii="Source Code Pro" w:eastAsia="宋体" w:hAnsi="Source Code Pro" w:cs="宋体"/>
          <w:color w:val="888888"/>
          <w:kern w:val="0"/>
          <w:sz w:val="24"/>
          <w:szCs w:val="24"/>
          <w:shd w:val="clear" w:color="auto" w:fill="F0F0F0"/>
          <w14:ligatures w14:val="none"/>
        </w:rPr>
        <w:t>值滑点</w:t>
      </w:r>
      <w:proofErr w:type="gramEnd"/>
    </w:p>
    <w:p w14:paraId="38ADF7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slippage(</w:t>
      </w:r>
      <w:proofErr w:type="gramEnd"/>
      <w:r w:rsidRPr="005E7B64">
        <w:rPr>
          <w:rFonts w:ascii="Source Code Pro" w:eastAsia="宋体" w:hAnsi="Source Code Pro" w:cs="宋体"/>
          <w:color w:val="000000"/>
          <w:kern w:val="0"/>
          <w:sz w:val="24"/>
          <w:szCs w:val="24"/>
          <w:shd w:val="clear" w:color="auto" w:fill="F0F0F0"/>
          <w14:ligatures w14:val="none"/>
        </w:rPr>
        <w:t>FixedSlippage(</w:t>
      </w:r>
      <w:r w:rsidRPr="005E7B64">
        <w:rPr>
          <w:rFonts w:ascii="Source Code Pro" w:eastAsia="宋体" w:hAnsi="Source Code Pro" w:cs="宋体"/>
          <w:color w:val="008800"/>
          <w:kern w:val="0"/>
          <w:sz w:val="24"/>
          <w:szCs w:val="24"/>
          <w:shd w:val="clear" w:color="auto" w:fill="F0F0F0"/>
          <w14:ligatures w14:val="none"/>
        </w:rPr>
        <w:t>0.02</w:t>
      </w:r>
      <w:r w:rsidRPr="005E7B64">
        <w:rPr>
          <w:rFonts w:ascii="Source Code Pro" w:eastAsia="宋体" w:hAnsi="Source Code Pro" w:cs="宋体"/>
          <w:color w:val="000000"/>
          <w:kern w:val="0"/>
          <w:sz w:val="24"/>
          <w:szCs w:val="24"/>
          <w:shd w:val="clear" w:color="auto" w:fill="F0F0F0"/>
          <w14:ligatures w14:val="none"/>
        </w:rPr>
        <w:t>))</w:t>
      </w:r>
    </w:p>
    <w:p w14:paraId="04ECFC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29ECD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为股票</w:t>
      </w:r>
      <w:proofErr w:type="gramStart"/>
      <w:r w:rsidRPr="005E7B64">
        <w:rPr>
          <w:rFonts w:ascii="Source Code Pro" w:eastAsia="宋体" w:hAnsi="Source Code Pro" w:cs="宋体"/>
          <w:color w:val="888888"/>
          <w:kern w:val="0"/>
          <w:sz w:val="24"/>
          <w:szCs w:val="24"/>
          <w:shd w:val="clear" w:color="auto" w:fill="F0F0F0"/>
          <w14:ligatures w14:val="none"/>
        </w:rPr>
        <w:t>设定滑点为</w:t>
      </w:r>
      <w:proofErr w:type="gramEnd"/>
      <w:r w:rsidRPr="005E7B64">
        <w:rPr>
          <w:rFonts w:ascii="Source Code Pro" w:eastAsia="宋体" w:hAnsi="Source Code Pro" w:cs="宋体"/>
          <w:color w:val="888888"/>
          <w:kern w:val="0"/>
          <w:sz w:val="24"/>
          <w:szCs w:val="24"/>
          <w:shd w:val="clear" w:color="auto" w:fill="F0F0F0"/>
          <w14:ligatures w14:val="none"/>
        </w:rPr>
        <w:t>百分比滑点</w:t>
      </w:r>
    </w:p>
    <w:p w14:paraId="7137F6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slippage(</w:t>
      </w:r>
      <w:proofErr w:type="gramEnd"/>
      <w:r w:rsidRPr="005E7B64">
        <w:rPr>
          <w:rFonts w:ascii="Source Code Pro" w:eastAsia="宋体" w:hAnsi="Source Code Pro" w:cs="宋体"/>
          <w:color w:val="000000"/>
          <w:kern w:val="0"/>
          <w:sz w:val="24"/>
          <w:szCs w:val="24"/>
          <w:shd w:val="clear" w:color="auto" w:fill="F0F0F0"/>
          <w14:ligatures w14:val="none"/>
        </w:rPr>
        <w:t>PriceRelatedSlippage(</w:t>
      </w:r>
      <w:r w:rsidRPr="005E7B64">
        <w:rPr>
          <w:rFonts w:ascii="Source Code Pro" w:eastAsia="宋体" w:hAnsi="Source Code Pro" w:cs="宋体"/>
          <w:color w:val="008800"/>
          <w:kern w:val="0"/>
          <w:sz w:val="24"/>
          <w:szCs w:val="24"/>
          <w:shd w:val="clear" w:color="auto" w:fill="F0F0F0"/>
          <w14:ligatures w14:val="none"/>
        </w:rPr>
        <w:t>0.00246</w:t>
      </w:r>
      <w:r w:rsidRPr="005E7B64">
        <w:rPr>
          <w:rFonts w:ascii="Source Code Pro" w:eastAsia="宋体" w:hAnsi="Source Code Pro" w:cs="宋体"/>
          <w:color w:val="000000"/>
          <w:kern w:val="0"/>
          <w:sz w:val="24"/>
          <w:szCs w:val="24"/>
          <w:shd w:val="clear" w:color="auto" w:fill="F0F0F0"/>
          <w14:ligatures w14:val="none"/>
        </w:rPr>
        <w:t>),type=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0B02A2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F23FE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w:t>
      </w:r>
      <w:r w:rsidRPr="005E7B64">
        <w:rPr>
          <w:rFonts w:ascii="Source Code Pro" w:eastAsia="宋体" w:hAnsi="Source Code Pro" w:cs="宋体"/>
          <w:color w:val="888888"/>
          <w:kern w:val="0"/>
          <w:sz w:val="24"/>
          <w:szCs w:val="24"/>
          <w:shd w:val="clear" w:color="auto" w:fill="F0F0F0"/>
          <w14:ligatures w14:val="none"/>
        </w:rPr>
        <w:t>CU</w:t>
      </w:r>
      <w:r w:rsidRPr="005E7B64">
        <w:rPr>
          <w:rFonts w:ascii="Source Code Pro" w:eastAsia="宋体" w:hAnsi="Source Code Pro" w:cs="宋体"/>
          <w:color w:val="888888"/>
          <w:kern w:val="0"/>
          <w:sz w:val="24"/>
          <w:szCs w:val="24"/>
          <w:shd w:val="clear" w:color="auto" w:fill="F0F0F0"/>
          <w14:ligatures w14:val="none"/>
        </w:rPr>
        <w:t>品种的</w:t>
      </w:r>
      <w:proofErr w:type="gramStart"/>
      <w:r w:rsidRPr="005E7B64">
        <w:rPr>
          <w:rFonts w:ascii="Source Code Pro" w:eastAsia="宋体" w:hAnsi="Source Code Pro" w:cs="宋体"/>
          <w:color w:val="888888"/>
          <w:kern w:val="0"/>
          <w:sz w:val="24"/>
          <w:szCs w:val="24"/>
          <w:shd w:val="clear" w:color="auto" w:fill="F0F0F0"/>
          <w14:ligatures w14:val="none"/>
        </w:rPr>
        <w:t>滑点为跳数滑点</w:t>
      </w:r>
      <w:proofErr w:type="gramEnd"/>
      <w:r w:rsidRPr="005E7B64">
        <w:rPr>
          <w:rFonts w:ascii="Source Code Pro" w:eastAsia="宋体" w:hAnsi="Source Code Pro" w:cs="宋体"/>
          <w:color w:val="888888"/>
          <w:kern w:val="0"/>
          <w:sz w:val="24"/>
          <w:szCs w:val="24"/>
          <w:shd w:val="clear" w:color="auto" w:fill="F0F0F0"/>
          <w14:ligatures w14:val="none"/>
        </w:rPr>
        <w:t>2</w:t>
      </w:r>
    </w:p>
    <w:p w14:paraId="22F3D6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slippage(</w:t>
      </w:r>
      <w:proofErr w:type="gramEnd"/>
      <w:r w:rsidRPr="005E7B64">
        <w:rPr>
          <w:rFonts w:ascii="Source Code Pro" w:eastAsia="宋体" w:hAnsi="Source Code Pro" w:cs="宋体"/>
          <w:color w:val="000000"/>
          <w:kern w:val="0"/>
          <w:sz w:val="24"/>
          <w:szCs w:val="24"/>
          <w:shd w:val="clear" w:color="auto" w:fill="F0F0F0"/>
          <w14:ligatures w14:val="none"/>
        </w:rPr>
        <w:t>StepRelatedSlippage(</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 xml:space="preserve">,ref = </w:t>
      </w:r>
      <w:r w:rsidRPr="005E7B64">
        <w:rPr>
          <w:rFonts w:ascii="Source Code Pro" w:eastAsia="宋体" w:hAnsi="Source Code Pro" w:cs="宋体"/>
          <w:color w:val="880000"/>
          <w:kern w:val="0"/>
          <w:sz w:val="24"/>
          <w:szCs w:val="24"/>
          <w:shd w:val="clear" w:color="auto" w:fill="F0F0F0"/>
          <w14:ligatures w14:val="none"/>
        </w:rPr>
        <w:t>'CU'</w:t>
      </w:r>
      <w:r w:rsidRPr="005E7B64">
        <w:rPr>
          <w:rFonts w:ascii="Source Code Pro" w:eastAsia="宋体" w:hAnsi="Source Code Pro" w:cs="宋体"/>
          <w:color w:val="000000"/>
          <w:kern w:val="0"/>
          <w:sz w:val="24"/>
          <w:szCs w:val="24"/>
          <w:shd w:val="clear" w:color="auto" w:fill="F0F0F0"/>
          <w14:ligatures w14:val="none"/>
        </w:rPr>
        <w:t xml:space="preserve">) </w:t>
      </w:r>
    </w:p>
    <w:p w14:paraId="7F7A6F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724EA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为螺纹钢</w:t>
      </w:r>
      <w:r w:rsidRPr="005E7B64">
        <w:rPr>
          <w:rFonts w:ascii="Source Code Pro" w:eastAsia="宋体" w:hAnsi="Source Code Pro" w:cs="宋体"/>
          <w:color w:val="888888"/>
          <w:kern w:val="0"/>
          <w:sz w:val="24"/>
          <w:szCs w:val="24"/>
          <w:shd w:val="clear" w:color="auto" w:fill="F0F0F0"/>
          <w14:ligatures w14:val="none"/>
        </w:rPr>
        <w:t>RB1809</w:t>
      </w:r>
      <w:r w:rsidRPr="005E7B64">
        <w:rPr>
          <w:rFonts w:ascii="Source Code Pro" w:eastAsia="宋体" w:hAnsi="Source Code Pro" w:cs="宋体"/>
          <w:color w:val="888888"/>
          <w:kern w:val="0"/>
          <w:sz w:val="24"/>
          <w:szCs w:val="24"/>
          <w:shd w:val="clear" w:color="auto" w:fill="F0F0F0"/>
          <w14:ligatures w14:val="none"/>
        </w:rPr>
        <w:t>设定</w:t>
      </w:r>
      <w:proofErr w:type="gramStart"/>
      <w:r w:rsidRPr="005E7B64">
        <w:rPr>
          <w:rFonts w:ascii="Source Code Pro" w:eastAsia="宋体" w:hAnsi="Source Code Pro" w:cs="宋体"/>
          <w:color w:val="888888"/>
          <w:kern w:val="0"/>
          <w:sz w:val="24"/>
          <w:szCs w:val="24"/>
          <w:shd w:val="clear" w:color="auto" w:fill="F0F0F0"/>
          <w14:ligatures w14:val="none"/>
        </w:rPr>
        <w:t>滑点为跳数滑点</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注意只是这一个合约，不是所有的</w:t>
      </w:r>
      <w:r w:rsidRPr="005E7B64">
        <w:rPr>
          <w:rFonts w:ascii="Source Code Pro" w:eastAsia="宋体" w:hAnsi="Source Code Pro" w:cs="宋体"/>
          <w:color w:val="888888"/>
          <w:kern w:val="0"/>
          <w:sz w:val="24"/>
          <w:szCs w:val="24"/>
          <w:shd w:val="clear" w:color="auto" w:fill="F0F0F0"/>
          <w14:ligatures w14:val="none"/>
        </w:rPr>
        <w:t>RB</w:t>
      </w:r>
      <w:r w:rsidRPr="005E7B64">
        <w:rPr>
          <w:rFonts w:ascii="Source Code Pro" w:eastAsia="宋体" w:hAnsi="Source Code Pro" w:cs="宋体"/>
          <w:color w:val="888888"/>
          <w:kern w:val="0"/>
          <w:sz w:val="24"/>
          <w:szCs w:val="24"/>
          <w:shd w:val="clear" w:color="auto" w:fill="F0F0F0"/>
          <w14:ligatures w14:val="none"/>
        </w:rPr>
        <w:t>合约</w:t>
      </w:r>
      <w:r w:rsidRPr="005E7B64">
        <w:rPr>
          <w:rFonts w:ascii="Source Code Pro" w:eastAsia="宋体" w:hAnsi="Source Code Pro" w:cs="宋体"/>
          <w:color w:val="888888"/>
          <w:kern w:val="0"/>
          <w:sz w:val="24"/>
          <w:szCs w:val="24"/>
          <w:shd w:val="clear" w:color="auto" w:fill="F0F0F0"/>
          <w14:ligatures w14:val="none"/>
        </w:rPr>
        <w:t>)</w:t>
      </w:r>
    </w:p>
    <w:p w14:paraId="7E4CF54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slippage(</w:t>
      </w:r>
      <w:proofErr w:type="gramEnd"/>
      <w:r w:rsidRPr="005E7B64">
        <w:rPr>
          <w:rFonts w:ascii="Source Code Pro" w:eastAsia="宋体" w:hAnsi="Source Code Pro" w:cs="宋体"/>
          <w:color w:val="000000"/>
          <w:kern w:val="0"/>
          <w:sz w:val="24"/>
          <w:szCs w:val="24"/>
          <w:shd w:val="clear" w:color="auto" w:fill="F0F0F0"/>
          <w14:ligatures w14:val="none"/>
        </w:rPr>
        <w:t>StepRelatedSlippage(</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 ref=</w:t>
      </w:r>
      <w:r w:rsidRPr="005E7B64">
        <w:rPr>
          <w:rFonts w:ascii="Source Code Pro" w:eastAsia="宋体" w:hAnsi="Source Code Pro" w:cs="宋体"/>
          <w:color w:val="880000"/>
          <w:kern w:val="0"/>
          <w:sz w:val="24"/>
          <w:szCs w:val="24"/>
          <w:shd w:val="clear" w:color="auto" w:fill="F0F0F0"/>
          <w14:ligatures w14:val="none"/>
        </w:rPr>
        <w:t>"RB1809.XSGE"</w:t>
      </w:r>
      <w:r w:rsidRPr="005E7B64">
        <w:rPr>
          <w:rFonts w:ascii="Source Code Pro" w:eastAsia="宋体" w:hAnsi="Source Code Pro" w:cs="宋体"/>
          <w:color w:val="000000"/>
          <w:kern w:val="0"/>
          <w:sz w:val="24"/>
          <w:szCs w:val="24"/>
          <w:shd w:val="clear" w:color="auto" w:fill="F0F0F0"/>
          <w14:ligatures w14:val="none"/>
        </w:rPr>
        <w:t>)</w:t>
      </w:r>
    </w:p>
    <w:p w14:paraId="696B52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StepRelatedSlippage(2)</w:t>
      </w:r>
      <w:r w:rsidRPr="005E7B64">
        <w:rPr>
          <w:rFonts w:ascii="Source Code Pro" w:eastAsia="宋体" w:hAnsi="Source Code Pro" w:cs="宋体"/>
          <w:color w:val="888888"/>
          <w:kern w:val="0"/>
          <w:sz w:val="24"/>
          <w:szCs w:val="24"/>
          <w:shd w:val="clear" w:color="auto" w:fill="F0F0F0"/>
          <w14:ligatures w14:val="none"/>
        </w:rPr>
        <w:t>表示开平的</w:t>
      </w:r>
      <w:proofErr w:type="gramStart"/>
      <w:r w:rsidRPr="005E7B64">
        <w:rPr>
          <w:rFonts w:ascii="Source Code Pro" w:eastAsia="宋体" w:hAnsi="Source Code Pro" w:cs="宋体"/>
          <w:color w:val="888888"/>
          <w:kern w:val="0"/>
          <w:sz w:val="24"/>
          <w:szCs w:val="24"/>
          <w:shd w:val="clear" w:color="auto" w:fill="F0F0F0"/>
          <w14:ligatures w14:val="none"/>
        </w:rPr>
        <w:t>单边滑点为</w:t>
      </w:r>
      <w:proofErr w:type="gramEnd"/>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个价格最小单位，螺纹钢价格最小变动单位为</w:t>
      </w:r>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元</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吨</w:t>
      </w:r>
    </w:p>
    <w:p w14:paraId="555290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如果以市价单进行开多仓（或者</w:t>
      </w:r>
      <w:proofErr w:type="gramStart"/>
      <w:r w:rsidRPr="005E7B64">
        <w:rPr>
          <w:rFonts w:ascii="Source Code Pro" w:eastAsia="宋体" w:hAnsi="Source Code Pro" w:cs="宋体"/>
          <w:color w:val="888888"/>
          <w:kern w:val="0"/>
          <w:sz w:val="24"/>
          <w:szCs w:val="24"/>
          <w:shd w:val="clear" w:color="auto" w:fill="F0F0F0"/>
          <w14:ligatures w14:val="none"/>
        </w:rPr>
        <w:t>平空</w:t>
      </w:r>
      <w:proofErr w:type="gramEnd"/>
      <w:r w:rsidRPr="005E7B64">
        <w:rPr>
          <w:rFonts w:ascii="Source Code Pro" w:eastAsia="宋体" w:hAnsi="Source Code Pro" w:cs="宋体"/>
          <w:color w:val="888888"/>
          <w:kern w:val="0"/>
          <w:sz w:val="24"/>
          <w:szCs w:val="24"/>
          <w:shd w:val="clear" w:color="auto" w:fill="F0F0F0"/>
          <w14:ligatures w14:val="none"/>
        </w:rPr>
        <w:t>仓），现价</w:t>
      </w:r>
      <w:r w:rsidRPr="005E7B64">
        <w:rPr>
          <w:rFonts w:ascii="Source Code Pro" w:eastAsia="宋体" w:hAnsi="Source Code Pro" w:cs="宋体"/>
          <w:color w:val="888888"/>
          <w:kern w:val="0"/>
          <w:sz w:val="24"/>
          <w:szCs w:val="24"/>
          <w:shd w:val="clear" w:color="auto" w:fill="F0F0F0"/>
          <w14:ligatures w14:val="none"/>
        </w:rPr>
        <w:t>3000</w:t>
      </w:r>
      <w:r w:rsidRPr="005E7B64">
        <w:rPr>
          <w:rFonts w:ascii="Source Code Pro" w:eastAsia="宋体" w:hAnsi="Source Code Pro" w:cs="宋体"/>
          <w:color w:val="888888"/>
          <w:kern w:val="0"/>
          <w:sz w:val="24"/>
          <w:szCs w:val="24"/>
          <w:shd w:val="clear" w:color="auto" w:fill="F0F0F0"/>
          <w14:ligatures w14:val="none"/>
        </w:rPr>
        <w:t>元，成交价</w:t>
      </w:r>
      <w:r w:rsidRPr="005E7B64">
        <w:rPr>
          <w:rFonts w:ascii="Source Code Pro" w:eastAsia="宋体" w:hAnsi="Source Code Pro" w:cs="宋体"/>
          <w:color w:val="888888"/>
          <w:kern w:val="0"/>
          <w:sz w:val="24"/>
          <w:szCs w:val="24"/>
          <w:shd w:val="clear" w:color="auto" w:fill="F0F0F0"/>
          <w14:ligatures w14:val="none"/>
        </w:rPr>
        <w:t>3000+1*2/2=3001</w:t>
      </w:r>
      <w:r w:rsidRPr="005E7B64">
        <w:rPr>
          <w:rFonts w:ascii="Source Code Pro" w:eastAsia="宋体" w:hAnsi="Source Code Pro" w:cs="宋体"/>
          <w:color w:val="888888"/>
          <w:kern w:val="0"/>
          <w:sz w:val="24"/>
          <w:szCs w:val="24"/>
          <w:shd w:val="clear" w:color="auto" w:fill="F0F0F0"/>
          <w14:ligatures w14:val="none"/>
        </w:rPr>
        <w:t>元</w:t>
      </w:r>
    </w:p>
    <w:p w14:paraId="5B8054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如果以市价单进行开空仓（或者平多仓），现价</w:t>
      </w:r>
      <w:r w:rsidRPr="005E7B64">
        <w:rPr>
          <w:rFonts w:ascii="Source Code Pro" w:eastAsia="宋体" w:hAnsi="Source Code Pro" w:cs="宋体"/>
          <w:color w:val="888888"/>
          <w:kern w:val="0"/>
          <w:sz w:val="24"/>
          <w:szCs w:val="24"/>
          <w:shd w:val="clear" w:color="auto" w:fill="F0F0F0"/>
          <w14:ligatures w14:val="none"/>
        </w:rPr>
        <w:t>3000</w:t>
      </w:r>
      <w:r w:rsidRPr="005E7B64">
        <w:rPr>
          <w:rFonts w:ascii="Source Code Pro" w:eastAsia="宋体" w:hAnsi="Source Code Pro" w:cs="宋体"/>
          <w:color w:val="888888"/>
          <w:kern w:val="0"/>
          <w:sz w:val="24"/>
          <w:szCs w:val="24"/>
          <w:shd w:val="clear" w:color="auto" w:fill="F0F0F0"/>
          <w14:ligatures w14:val="none"/>
        </w:rPr>
        <w:t>元，成交价</w:t>
      </w:r>
      <w:r w:rsidRPr="005E7B64">
        <w:rPr>
          <w:rFonts w:ascii="Source Code Pro" w:eastAsia="宋体" w:hAnsi="Source Code Pro" w:cs="宋体"/>
          <w:color w:val="888888"/>
          <w:kern w:val="0"/>
          <w:sz w:val="24"/>
          <w:szCs w:val="24"/>
          <w:shd w:val="clear" w:color="auto" w:fill="F0F0F0"/>
          <w14:ligatures w14:val="none"/>
        </w:rPr>
        <w:t>3000-1*2/2=2999</w:t>
      </w:r>
      <w:r w:rsidRPr="005E7B64">
        <w:rPr>
          <w:rFonts w:ascii="Source Code Pro" w:eastAsia="宋体" w:hAnsi="Source Code Pro" w:cs="宋体"/>
          <w:color w:val="888888"/>
          <w:kern w:val="0"/>
          <w:sz w:val="24"/>
          <w:szCs w:val="24"/>
          <w:shd w:val="clear" w:color="auto" w:fill="F0F0F0"/>
          <w14:ligatures w14:val="none"/>
        </w:rPr>
        <w:t>元</w:t>
      </w:r>
    </w:p>
    <w:p w14:paraId="652E069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注：(1)如果您没有调用 set_slippage 函数, 系统默认</w:t>
      </w:r>
      <w:proofErr w:type="gramStart"/>
      <w:r w:rsidRPr="005E7B64">
        <w:rPr>
          <w:rFonts w:ascii="宋体" w:eastAsia="宋体" w:hAnsi="宋体" w:cs="宋体"/>
          <w:b/>
          <w:bCs/>
          <w:kern w:val="0"/>
          <w:sz w:val="24"/>
          <w:szCs w:val="24"/>
          <w14:ligatures w14:val="none"/>
        </w:rPr>
        <w:t>的滑点是</w:t>
      </w:r>
      <w:proofErr w:type="gramEnd"/>
      <w:r w:rsidRPr="005E7B64">
        <w:rPr>
          <w:rFonts w:ascii="宋体" w:eastAsia="宋体" w:hAnsi="宋体" w:cs="宋体"/>
          <w:b/>
          <w:bCs/>
          <w:kern w:val="0"/>
          <w:sz w:val="24"/>
          <w:szCs w:val="24"/>
          <w14:ligatures w14:val="none"/>
        </w:rPr>
        <w:t xml:space="preserve"> PriceRelatedSlippage(0.00246)；(2)所有类型为 "mmf"与"money_market_fund"的</w:t>
      </w:r>
      <w:proofErr w:type="gramStart"/>
      <w:r w:rsidRPr="005E7B64">
        <w:rPr>
          <w:rFonts w:ascii="宋体" w:eastAsia="宋体" w:hAnsi="宋体" w:cs="宋体"/>
          <w:b/>
          <w:bCs/>
          <w:kern w:val="0"/>
          <w:sz w:val="24"/>
          <w:szCs w:val="24"/>
          <w14:ligatures w14:val="none"/>
        </w:rPr>
        <w:t>标的滑点默认</w:t>
      </w:r>
      <w:proofErr w:type="gramEnd"/>
      <w:r w:rsidRPr="005E7B64">
        <w:rPr>
          <w:rFonts w:ascii="宋体" w:eastAsia="宋体" w:hAnsi="宋体" w:cs="宋体"/>
          <w:b/>
          <w:bCs/>
          <w:kern w:val="0"/>
          <w:sz w:val="24"/>
          <w:szCs w:val="24"/>
          <w14:ligatures w14:val="none"/>
        </w:rPr>
        <w:t>为0，且调用set_slippage重新设置也不会生效。</w:t>
      </w:r>
    </w:p>
    <w:p w14:paraId="31BF2CF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use_real_price 设置动态复权(真实价格)模式，建议开启</w:t>
      </w:r>
    </w:p>
    <w:p w14:paraId="0E2DBB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value)</w:t>
      </w:r>
    </w:p>
    <w:p w14:paraId="0B8C812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该设定必须在</w:t>
      </w:r>
      <w:hyperlink r:id="rId118" w:anchor="initialize" w:history="1">
        <w:r w:rsidRPr="005E7B64">
          <w:rPr>
            <w:rFonts w:ascii="宋体" w:eastAsia="宋体" w:hAnsi="宋体" w:cs="宋体"/>
            <w:b/>
            <w:bCs/>
            <w:color w:val="0E90D2"/>
            <w:kern w:val="0"/>
            <w:sz w:val="24"/>
            <w:szCs w:val="24"/>
            <w:u w:val="single"/>
            <w14:ligatures w14:val="none"/>
          </w:rPr>
          <w:t>initialize</w:t>
        </w:r>
      </w:hyperlink>
      <w:r w:rsidRPr="005E7B64">
        <w:rPr>
          <w:rFonts w:ascii="宋体" w:eastAsia="宋体" w:hAnsi="宋体" w:cs="宋体"/>
          <w:b/>
          <w:bCs/>
          <w:kern w:val="0"/>
          <w:sz w:val="24"/>
          <w:szCs w:val="24"/>
          <w14:ligatures w14:val="none"/>
        </w:rPr>
        <w:t>中调用，建议开启</w:t>
      </w:r>
      <w:r w:rsidRPr="005E7B64">
        <w:rPr>
          <w:rFonts w:ascii="宋体" w:eastAsia="宋体" w:hAnsi="宋体" w:cs="宋体"/>
          <w:kern w:val="0"/>
          <w:sz w:val="24"/>
          <w:szCs w:val="24"/>
          <w14:ligatures w14:val="none"/>
        </w:rPr>
        <w:br/>
        <w:t>设置是否开启动态复权（真实价格）模式，默认是False(主要是为了让旧的策略不会出错)。 是否开启动态复权模式对模拟交易是有影响的，原理参考</w:t>
      </w:r>
      <w:hyperlink r:id="rId119" w:anchor="%E6%8B%86%E5%88%86%E5%90%88%E5%B9%B6%E4%B8%8E%E5%88%86%E7%BA%A2" w:history="1">
        <w:r w:rsidRPr="005E7B64">
          <w:rPr>
            <w:rFonts w:ascii="宋体" w:eastAsia="宋体" w:hAnsi="宋体" w:cs="宋体"/>
            <w:color w:val="0E90D2"/>
            <w:kern w:val="0"/>
            <w:sz w:val="24"/>
            <w:szCs w:val="24"/>
            <w:u w:val="single"/>
            <w14:ligatures w14:val="none"/>
          </w:rPr>
          <w:t>拆分合并与分红</w:t>
        </w:r>
      </w:hyperlink>
      <w:r w:rsidRPr="005E7B64">
        <w:rPr>
          <w:rFonts w:ascii="宋体" w:eastAsia="宋体" w:hAnsi="宋体" w:cs="宋体"/>
          <w:kern w:val="0"/>
          <w:sz w:val="24"/>
          <w:szCs w:val="24"/>
          <w14:ligatures w14:val="none"/>
        </w:rPr>
        <w:t>，</w:t>
      </w:r>
      <w:hyperlink r:id="rId120" w:history="1">
        <w:r w:rsidRPr="005E7B64">
          <w:rPr>
            <w:rFonts w:ascii="宋体" w:eastAsia="宋体" w:hAnsi="宋体" w:cs="宋体"/>
            <w:color w:val="0E90D2"/>
            <w:kern w:val="0"/>
            <w:sz w:val="24"/>
            <w:szCs w:val="24"/>
            <w:u w:val="single"/>
            <w14:ligatures w14:val="none"/>
          </w:rPr>
          <w:t>【API解析】| 动态复权与技术指标</w:t>
        </w:r>
      </w:hyperlink>
      <w:r w:rsidRPr="005E7B64">
        <w:rPr>
          <w:rFonts w:ascii="宋体" w:eastAsia="宋体" w:hAnsi="宋体" w:cs="宋体"/>
          <w:kern w:val="0"/>
          <w:sz w:val="24"/>
          <w:szCs w:val="24"/>
          <w14:ligatures w14:val="none"/>
        </w:rPr>
        <w:t>。</w:t>
      </w:r>
    </w:p>
    <w:p w14:paraId="2843585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3A9FAFCF" w14:textId="77777777" w:rsidR="005E7B64" w:rsidRPr="005E7B64" w:rsidRDefault="005E7B64" w:rsidP="005E7B64">
      <w:pPr>
        <w:widowControl/>
        <w:numPr>
          <w:ilvl w:val="0"/>
          <w:numId w:val="4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True / False</w:t>
      </w:r>
    </w:p>
    <w:p w14:paraId="1B285B4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7641E29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p>
    <w:p w14:paraId="589FB9F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02AE083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是否开启动态复权</w:t>
      </w:r>
      <w:proofErr w:type="gramStart"/>
      <w:r w:rsidRPr="005E7B64">
        <w:rPr>
          <w:rFonts w:ascii="宋体" w:eastAsia="宋体" w:hAnsi="宋体" w:cs="宋体"/>
          <w:b/>
          <w:bCs/>
          <w:kern w:val="0"/>
          <w:sz w:val="24"/>
          <w:szCs w:val="24"/>
          <w14:ligatures w14:val="none"/>
        </w:rPr>
        <w:t>对于回测及</w:t>
      </w:r>
      <w:proofErr w:type="gramEnd"/>
      <w:r w:rsidRPr="005E7B64">
        <w:rPr>
          <w:rFonts w:ascii="宋体" w:eastAsia="宋体" w:hAnsi="宋体" w:cs="宋体"/>
          <w:b/>
          <w:bCs/>
          <w:kern w:val="0"/>
          <w:sz w:val="24"/>
          <w:szCs w:val="24"/>
          <w14:ligatures w14:val="none"/>
        </w:rPr>
        <w:t>模拟交易的影响（原理参考</w:t>
      </w:r>
      <w:hyperlink r:id="rId121" w:anchor="%E6%8B%86%E5%88%86%E5%90%88%E5%B9%B6%E4%B8%8E%E5%88%86%E7%BA%A2" w:history="1">
        <w:r w:rsidRPr="005E7B64">
          <w:rPr>
            <w:rFonts w:ascii="宋体" w:eastAsia="宋体" w:hAnsi="宋体" w:cs="宋体"/>
            <w:b/>
            <w:bCs/>
            <w:color w:val="0E90D2"/>
            <w:kern w:val="0"/>
            <w:sz w:val="24"/>
            <w:szCs w:val="24"/>
            <w:u w:val="single"/>
            <w14:ligatures w14:val="none"/>
          </w:rPr>
          <w:t>拆分合并与分红</w:t>
        </w:r>
      </w:hyperlink>
      <w:r w:rsidRPr="005E7B64">
        <w:rPr>
          <w:rFonts w:ascii="宋体" w:eastAsia="宋体" w:hAnsi="宋体" w:cs="宋体"/>
          <w:b/>
          <w:bCs/>
          <w:kern w:val="0"/>
          <w:sz w:val="24"/>
          <w:szCs w:val="24"/>
          <w14:ligatures w14:val="none"/>
        </w:rPr>
        <w:t>）：</w:t>
      </w:r>
    </w:p>
    <w:p w14:paraId="697E8E8E" w14:textId="77777777" w:rsidR="005E7B64" w:rsidRPr="005E7B64" w:rsidRDefault="005E7B64" w:rsidP="005E7B64">
      <w:pPr>
        <w:widowControl/>
        <w:numPr>
          <w:ilvl w:val="0"/>
          <w:numId w:val="46"/>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开启</w:t>
      </w:r>
      <w:r w:rsidRPr="005E7B64">
        <w:rPr>
          <w:rFonts w:ascii="宋体" w:eastAsia="宋体" w:hAnsi="宋体" w:cs="宋体"/>
          <w:kern w:val="0"/>
          <w:sz w:val="24"/>
          <w:szCs w:val="24"/>
          <w14:ligatures w14:val="none"/>
        </w:rPr>
        <w:t xml:space="preserve">，value 值为 True: </w:t>
      </w:r>
      <w:proofErr w:type="gramStart"/>
      <w:r w:rsidRPr="005E7B64">
        <w:rPr>
          <w:rFonts w:ascii="宋体" w:eastAsia="宋体" w:hAnsi="宋体" w:cs="宋体"/>
          <w:kern w:val="0"/>
          <w:sz w:val="24"/>
          <w:szCs w:val="24"/>
          <w14:ligatures w14:val="none"/>
        </w:rPr>
        <w:t>回测过程</w:t>
      </w:r>
      <w:proofErr w:type="gramEnd"/>
      <w:r w:rsidRPr="005E7B64">
        <w:rPr>
          <w:rFonts w:ascii="宋体" w:eastAsia="宋体" w:hAnsi="宋体" w:cs="宋体"/>
          <w:kern w:val="0"/>
          <w:sz w:val="24"/>
          <w:szCs w:val="24"/>
          <w14:ligatures w14:val="none"/>
        </w:rPr>
        <w:t>中:</w:t>
      </w:r>
    </w:p>
    <w:p w14:paraId="372FD699" w14:textId="77777777" w:rsidR="005E7B64" w:rsidRPr="005E7B64" w:rsidRDefault="005E7B64" w:rsidP="005E7B64">
      <w:pPr>
        <w:widowControl/>
        <w:numPr>
          <w:ilvl w:val="1"/>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每天看到的当天的价格都是真实的(</w:t>
      </w:r>
      <w:proofErr w:type="gramStart"/>
      <w:r w:rsidRPr="005E7B64">
        <w:rPr>
          <w:rFonts w:ascii="宋体" w:eastAsia="宋体" w:hAnsi="宋体" w:cs="宋体"/>
          <w:kern w:val="0"/>
          <w:sz w:val="24"/>
          <w:szCs w:val="24"/>
          <w14:ligatures w14:val="none"/>
        </w:rPr>
        <w:t>不复权</w:t>
      </w:r>
      <w:proofErr w:type="gramEnd"/>
      <w:r w:rsidRPr="005E7B64">
        <w:rPr>
          <w:rFonts w:ascii="宋体" w:eastAsia="宋体" w:hAnsi="宋体" w:cs="宋体"/>
          <w:kern w:val="0"/>
          <w:sz w:val="24"/>
          <w:szCs w:val="24"/>
          <w14:ligatures w14:val="none"/>
        </w:rPr>
        <w:t>的)</w:t>
      </w:r>
    </w:p>
    <w:p w14:paraId="41488379" w14:textId="77777777" w:rsidR="005E7B64" w:rsidRPr="005E7B64" w:rsidRDefault="005E7B64" w:rsidP="005E7B64">
      <w:pPr>
        <w:widowControl/>
        <w:numPr>
          <w:ilvl w:val="1"/>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使用真实的价格下单, 交易详情和持仓详情里看到的都是真实价格</w:t>
      </w:r>
    </w:p>
    <w:p w14:paraId="15E89546" w14:textId="77777777" w:rsidR="005E7B64" w:rsidRPr="005E7B64" w:rsidRDefault="005E7B64" w:rsidP="005E7B64">
      <w:pPr>
        <w:widowControl/>
        <w:numPr>
          <w:ilvl w:val="1"/>
          <w:numId w:val="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为了让编写代码简单, 通过</w:t>
      </w:r>
      <w:hyperlink r:id="rId122" w:anchor="%E6%95%B0%E6%8D%AE%E8%8E%B7%E5%8F%96%E5%87%BD%E6%95%B0" w:history="1">
        <w:r w:rsidRPr="005E7B64">
          <w:rPr>
            <w:rFonts w:ascii="宋体" w:eastAsia="宋体" w:hAnsi="宋体" w:cs="宋体"/>
            <w:color w:val="0E90D2"/>
            <w:kern w:val="0"/>
            <w:sz w:val="24"/>
            <w:szCs w:val="24"/>
            <w:u w:val="single"/>
            <w14:ligatures w14:val="none"/>
          </w:rPr>
          <w:t>数据获取函数API</w:t>
        </w:r>
      </w:hyperlink>
      <w:r w:rsidRPr="005E7B64">
        <w:rPr>
          <w:rFonts w:ascii="宋体" w:eastAsia="宋体" w:hAnsi="宋体" w:cs="宋体"/>
          <w:kern w:val="0"/>
          <w:sz w:val="24"/>
          <w:szCs w:val="24"/>
          <w14:ligatures w14:val="none"/>
        </w:rPr>
        <w:t> </w:t>
      </w:r>
      <w:r w:rsidRPr="005E7B64">
        <w:rPr>
          <w:rFonts w:ascii="宋体" w:eastAsia="宋体" w:hAnsi="宋体" w:cs="宋体"/>
          <w:b/>
          <w:bCs/>
          <w:kern w:val="0"/>
          <w:sz w:val="24"/>
          <w:szCs w:val="24"/>
          <w14:ligatures w14:val="none"/>
        </w:rPr>
        <w:t>拿到的都是基于当天日期</w:t>
      </w:r>
      <w:proofErr w:type="gramStart"/>
      <w:r w:rsidRPr="005E7B64">
        <w:rPr>
          <w:rFonts w:ascii="宋体" w:eastAsia="宋体" w:hAnsi="宋体" w:cs="宋体"/>
          <w:b/>
          <w:bCs/>
          <w:kern w:val="0"/>
          <w:sz w:val="24"/>
          <w:szCs w:val="24"/>
          <w14:ligatures w14:val="none"/>
        </w:rPr>
        <w:t>的前复权</w:t>
      </w:r>
      <w:proofErr w:type="gramEnd"/>
      <w:r w:rsidRPr="005E7B64">
        <w:rPr>
          <w:rFonts w:ascii="宋体" w:eastAsia="宋体" w:hAnsi="宋体" w:cs="宋体"/>
          <w:b/>
          <w:bCs/>
          <w:kern w:val="0"/>
          <w:sz w:val="24"/>
          <w:szCs w:val="24"/>
          <w14:ligatures w14:val="none"/>
        </w:rPr>
        <w:t>价格</w:t>
      </w:r>
      <w:r w:rsidRPr="005E7B64">
        <w:rPr>
          <w:rFonts w:ascii="宋体" w:eastAsia="宋体" w:hAnsi="宋体" w:cs="宋体"/>
          <w:kern w:val="0"/>
          <w:sz w:val="24"/>
          <w:szCs w:val="24"/>
          <w14:ligatures w14:val="none"/>
        </w:rPr>
        <w:t xml:space="preserve">. 比如: </w:t>
      </w:r>
      <w:proofErr w:type="gramStart"/>
      <w:r w:rsidRPr="005E7B64">
        <w:rPr>
          <w:rFonts w:ascii="宋体" w:eastAsia="宋体" w:hAnsi="宋体" w:cs="宋体"/>
          <w:kern w:val="0"/>
          <w:sz w:val="24"/>
          <w:szCs w:val="24"/>
          <w14:ligatures w14:val="none"/>
        </w:rPr>
        <w:t>回测运行</w:t>
      </w:r>
      <w:proofErr w:type="gramEnd"/>
      <w:r w:rsidRPr="005E7B64">
        <w:rPr>
          <w:rFonts w:ascii="宋体" w:eastAsia="宋体" w:hAnsi="宋体" w:cs="宋体"/>
          <w:kern w:val="0"/>
          <w:sz w:val="24"/>
          <w:szCs w:val="24"/>
          <w14:ligatures w14:val="none"/>
        </w:rPr>
        <w:t>到了2015-01-01这一天, 那么</w:t>
      </w:r>
      <w:r w:rsidRPr="005E7B64">
        <w:rPr>
          <w:rFonts w:ascii="Source Code Pro" w:eastAsia="宋体" w:hAnsi="Source Code Pro" w:cs="宋体"/>
          <w:b/>
          <w:bCs/>
          <w:color w:val="880000"/>
          <w:kern w:val="0"/>
          <w:sz w:val="22"/>
          <w:shd w:val="clear" w:color="auto" w:fill="F0F0F0"/>
          <w14:ligatures w14:val="none"/>
        </w:rPr>
        <w:t>history</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3</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'1d'</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'close'</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取得的就是你穿越到2015-01-01这一天所看到</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 另一方面, 你在不同日期调用</w:t>
      </w:r>
      <w:hyperlink r:id="rId123" w:anchor="%E6%95%B0%E6%8D%AE%E8%8E%B7%E5%8F%96%E5%87%BD%E6%95%B0" w:history="1">
        <w:r w:rsidRPr="005E7B64">
          <w:rPr>
            <w:rFonts w:ascii="宋体" w:eastAsia="宋体" w:hAnsi="宋体" w:cs="宋体"/>
            <w:color w:val="0E90D2"/>
            <w:kern w:val="0"/>
            <w:sz w:val="24"/>
            <w:szCs w:val="24"/>
            <w:u w:val="single"/>
            <w14:ligatures w14:val="none"/>
          </w:rPr>
          <w:t>数据获取函数API</w:t>
        </w:r>
      </w:hyperlink>
      <w:r w:rsidRPr="005E7B64">
        <w:rPr>
          <w:rFonts w:ascii="宋体" w:eastAsia="宋体" w:hAnsi="宋体" w:cs="宋体"/>
          <w:kern w:val="0"/>
          <w:sz w:val="24"/>
          <w:szCs w:val="24"/>
          <w14:ligatures w14:val="none"/>
        </w:rPr>
        <w:t>返回的价格可能是不一样的, 因为我们在不同日期看到</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价格是不一样的. 所以</w:t>
      </w:r>
      <w:r w:rsidRPr="005E7B64">
        <w:rPr>
          <w:rFonts w:ascii="宋体" w:eastAsia="宋体" w:hAnsi="宋体" w:cs="宋体"/>
          <w:b/>
          <w:bCs/>
          <w:kern w:val="0"/>
          <w:sz w:val="24"/>
          <w:szCs w:val="24"/>
          <w14:ligatures w14:val="none"/>
        </w:rPr>
        <w:t>不要跨日期缓存这些API返回的结果.</w:t>
      </w:r>
    </w:p>
    <w:p w14:paraId="16B34984" w14:textId="77777777" w:rsidR="005E7B64" w:rsidRPr="005E7B64" w:rsidRDefault="005E7B64" w:rsidP="005E7B64">
      <w:pPr>
        <w:widowControl/>
        <w:numPr>
          <w:ilvl w:val="1"/>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每到新的一天, **如果持仓中有股票发生了送股或者分红，对应的股数/现金会自动在账户中体现</w:t>
      </w:r>
    </w:p>
    <w:p w14:paraId="7718116F" w14:textId="77777777" w:rsidR="005E7B64" w:rsidRPr="005E7B64" w:rsidRDefault="005E7B64" w:rsidP="005E7B64">
      <w:pPr>
        <w:widowControl/>
        <w:numPr>
          <w:ilvl w:val="1"/>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注意事项:</w:t>
      </w:r>
    </w:p>
    <w:p w14:paraId="7161D046" w14:textId="77777777" w:rsidR="005E7B64" w:rsidRPr="005E7B64" w:rsidRDefault="005E7B64" w:rsidP="005E7B64">
      <w:pPr>
        <w:widowControl/>
        <w:numPr>
          <w:ilvl w:val="2"/>
          <w:numId w:val="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如上所说, 不要跨日期缓存</w:t>
      </w:r>
      <w:hyperlink r:id="rId124" w:anchor="%E6%95%B0%E6%8D%AE%E8%8E%B7%E5%8F%96%E5%87%BD%E6%95%B0" w:history="1">
        <w:r w:rsidRPr="005E7B64">
          <w:rPr>
            <w:rFonts w:ascii="宋体" w:eastAsia="宋体" w:hAnsi="宋体" w:cs="宋体"/>
            <w:color w:val="0E90D2"/>
            <w:kern w:val="0"/>
            <w:sz w:val="24"/>
            <w:szCs w:val="24"/>
            <w:u w:val="single"/>
            <w14:ligatures w14:val="none"/>
          </w:rPr>
          <w:t>数据获取函数API</w:t>
        </w:r>
      </w:hyperlink>
      <w:r w:rsidRPr="005E7B64">
        <w:rPr>
          <w:rFonts w:ascii="宋体" w:eastAsia="宋体" w:hAnsi="宋体" w:cs="宋体"/>
          <w:kern w:val="0"/>
          <w:sz w:val="24"/>
          <w:szCs w:val="24"/>
          <w14:ligatures w14:val="none"/>
        </w:rPr>
        <w:t>返回的结果</w:t>
      </w:r>
    </w:p>
    <w:p w14:paraId="507FFE7F" w14:textId="77777777" w:rsidR="005E7B64" w:rsidRPr="005E7B64" w:rsidRDefault="005E7B64" w:rsidP="005E7B64">
      <w:pPr>
        <w:widowControl/>
        <w:numPr>
          <w:ilvl w:val="2"/>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开启真实价格</w:t>
      </w:r>
      <w:proofErr w:type="gramStart"/>
      <w:r w:rsidRPr="005E7B64">
        <w:rPr>
          <w:rFonts w:ascii="宋体" w:eastAsia="宋体" w:hAnsi="宋体" w:cs="宋体"/>
          <w:kern w:val="0"/>
          <w:sz w:val="24"/>
          <w:szCs w:val="24"/>
          <w14:ligatures w14:val="none"/>
        </w:rPr>
        <w:t>回测之后</w:t>
      </w:r>
      <w:proofErr w:type="gramEnd"/>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回测结果</w:t>
      </w:r>
      <w:proofErr w:type="gramEnd"/>
      <w:r w:rsidRPr="005E7B64">
        <w:rPr>
          <w:rFonts w:ascii="宋体" w:eastAsia="宋体" w:hAnsi="宋体" w:cs="宋体"/>
          <w:kern w:val="0"/>
          <w:sz w:val="24"/>
          <w:szCs w:val="24"/>
          <w14:ligatures w14:val="none"/>
        </w:rPr>
        <w:t xml:space="preserve">可能会之前不一样, 因为交易时买入数量必须是100的倍数, </w:t>
      </w:r>
      <w:proofErr w:type="gramStart"/>
      <w:r w:rsidRPr="005E7B64">
        <w:rPr>
          <w:rFonts w:ascii="宋体" w:eastAsia="宋体" w:hAnsi="宋体" w:cs="宋体"/>
          <w:kern w:val="0"/>
          <w:sz w:val="24"/>
          <w:szCs w:val="24"/>
          <w14:ligatures w14:val="none"/>
        </w:rPr>
        <w:t>使用前复权</w:t>
      </w:r>
      <w:proofErr w:type="gramEnd"/>
      <w:r w:rsidRPr="005E7B64">
        <w:rPr>
          <w:rFonts w:ascii="宋体" w:eastAsia="宋体" w:hAnsi="宋体" w:cs="宋体"/>
          <w:kern w:val="0"/>
          <w:sz w:val="24"/>
          <w:szCs w:val="24"/>
          <w14:ligatures w14:val="none"/>
        </w:rPr>
        <w:t>价格和实际价格能买入的数量是不一样的.</w:t>
      </w:r>
    </w:p>
    <w:p w14:paraId="59532BB9" w14:textId="77777777" w:rsidR="005E7B64" w:rsidRPr="005E7B64" w:rsidRDefault="005E7B64" w:rsidP="005E7B64">
      <w:pPr>
        <w:widowControl/>
        <w:numPr>
          <w:ilvl w:val="2"/>
          <w:numId w:val="4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如果想通过 history 拿到昨天的真实价格, 还是需要用取得价格除以factor, 因为可能今天发生了</w:t>
      </w:r>
      <w:proofErr w:type="gramStart"/>
      <w:r w:rsidRPr="005E7B64">
        <w:rPr>
          <w:rFonts w:ascii="宋体" w:eastAsia="宋体" w:hAnsi="宋体" w:cs="宋体"/>
          <w:kern w:val="0"/>
          <w:sz w:val="24"/>
          <w:szCs w:val="24"/>
          <w14:ligatures w14:val="none"/>
        </w:rPr>
        <w:t>拆合</w:t>
      </w:r>
      <w:proofErr w:type="gramEnd"/>
      <w:r w:rsidRPr="005E7B64">
        <w:rPr>
          <w:rFonts w:ascii="宋体" w:eastAsia="宋体" w:hAnsi="宋体" w:cs="宋体"/>
          <w:kern w:val="0"/>
          <w:sz w:val="24"/>
          <w:szCs w:val="24"/>
          <w14:ligatures w14:val="none"/>
        </w:rPr>
        <w:t>分红, 导致拿到的昨天的价格是相对于今天</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w:t>
      </w:r>
    </w:p>
    <w:p w14:paraId="66C12D06" w14:textId="77777777" w:rsidR="005E7B64" w:rsidRPr="005E7B64" w:rsidRDefault="005E7B64" w:rsidP="005E7B64">
      <w:pPr>
        <w:widowControl/>
        <w:numPr>
          <w:ilvl w:val="2"/>
          <w:numId w:val="46"/>
        </w:numPr>
        <w:shd w:val="clear" w:color="auto" w:fill="F8F8F8"/>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s = </w:t>
      </w:r>
      <w:r w:rsidRPr="005E7B64">
        <w:rPr>
          <w:rFonts w:ascii="Source Code Pro" w:eastAsia="宋体" w:hAnsi="Source Code Pro" w:cs="宋体"/>
          <w:color w:val="880000"/>
          <w:kern w:val="0"/>
          <w:sz w:val="24"/>
          <w:szCs w:val="24"/>
          <w:shd w:val="clear" w:color="auto" w:fill="F0F0F0"/>
          <w14:ligatures w14:val="none"/>
        </w:rPr>
        <w:t>'000001.XSHE'</w:t>
      </w:r>
    </w:p>
    <w:p w14:paraId="1BE930B3" w14:textId="77777777" w:rsidR="005E7B64" w:rsidRPr="005E7B64" w:rsidRDefault="005E7B64" w:rsidP="005E7B64">
      <w:pPr>
        <w:widowControl/>
        <w:numPr>
          <w:ilvl w:val="2"/>
          <w:numId w:val="46"/>
        </w:numPr>
        <w:shd w:val="clear" w:color="auto" w:fill="F8F8F8"/>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attribute_</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0000"/>
          <w:kern w:val="0"/>
          <w:sz w:val="24"/>
          <w:szCs w:val="24"/>
          <w:shd w:val="clear" w:color="auto" w:fill="F0F0F0"/>
          <w14:ligatures w14:val="none"/>
        </w:rPr>
        <w:t xml:space="preserve">s,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'factor'</w:t>
      </w:r>
      <w:r w:rsidRPr="005E7B64">
        <w:rPr>
          <w:rFonts w:ascii="Source Code Pro" w:eastAsia="宋体" w:hAnsi="Source Code Pro" w:cs="宋体"/>
          <w:color w:val="000000"/>
          <w:kern w:val="0"/>
          <w:sz w:val="24"/>
          <w:szCs w:val="24"/>
          <w:shd w:val="clear" w:color="auto" w:fill="F0F0F0"/>
          <w14:ligatures w14:val="none"/>
        </w:rPr>
        <w:t>])</w:t>
      </w:r>
    </w:p>
    <w:p w14:paraId="5BFDFD9F" w14:textId="77777777" w:rsidR="005E7B64" w:rsidRPr="005E7B64" w:rsidRDefault="005E7B64" w:rsidP="005E7B64">
      <w:pPr>
        <w:widowControl/>
        <w:numPr>
          <w:ilvl w:val="2"/>
          <w:numId w:val="46"/>
        </w:numPr>
        <w:shd w:val="clear" w:color="auto" w:fill="F8F8F8"/>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real_close = df[</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 df[</w:t>
      </w:r>
      <w:r w:rsidRPr="005E7B64">
        <w:rPr>
          <w:rFonts w:ascii="Source Code Pro" w:eastAsia="宋体" w:hAnsi="Source Code Pro" w:cs="宋体"/>
          <w:color w:val="880000"/>
          <w:kern w:val="0"/>
          <w:sz w:val="24"/>
          <w:szCs w:val="24"/>
          <w:shd w:val="clear" w:color="auto" w:fill="F0F0F0"/>
          <w14:ligatures w14:val="none"/>
        </w:rPr>
        <w:t>'factor'</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39F79840" w14:textId="77777777" w:rsidR="005E7B64" w:rsidRPr="005E7B64" w:rsidRDefault="005E7B64" w:rsidP="005E7B64">
      <w:pPr>
        <w:widowControl/>
        <w:numPr>
          <w:ilvl w:val="0"/>
          <w:numId w:val="46"/>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关闭</w:t>
      </w:r>
      <w:r w:rsidRPr="005E7B64">
        <w:rPr>
          <w:rFonts w:ascii="宋体" w:eastAsia="宋体" w:hAnsi="宋体" w:cs="宋体"/>
          <w:kern w:val="0"/>
          <w:sz w:val="24"/>
          <w:szCs w:val="24"/>
          <w14:ligatures w14:val="none"/>
        </w:rPr>
        <w:t>，value 值为 False: 此选项的核心是选定一个日期作为基准, 保证这个日期的价格是真实价格, 然后调整其他日期的价格. 最终保证所有价格是连续的, 在</w:t>
      </w:r>
      <w:proofErr w:type="gramStart"/>
      <w:r w:rsidRPr="005E7B64">
        <w:rPr>
          <w:rFonts w:ascii="宋体" w:eastAsia="宋体" w:hAnsi="宋体" w:cs="宋体"/>
          <w:kern w:val="0"/>
          <w:sz w:val="24"/>
          <w:szCs w:val="24"/>
          <w14:ligatures w14:val="none"/>
        </w:rPr>
        <w:t>回测或者</w:t>
      </w:r>
      <w:proofErr w:type="gramEnd"/>
      <w:r w:rsidRPr="005E7B64">
        <w:rPr>
          <w:rFonts w:ascii="宋体" w:eastAsia="宋体" w:hAnsi="宋体" w:cs="宋体"/>
          <w:kern w:val="0"/>
          <w:sz w:val="24"/>
          <w:szCs w:val="24"/>
          <w14:ligatures w14:val="none"/>
        </w:rPr>
        <w:t>模拟交易过程中不同日期看到的价格是一致的. 下面分回测和模拟交易单独做介绍:</w:t>
      </w:r>
    </w:p>
    <w:p w14:paraId="6A98A0C5" w14:textId="77777777" w:rsidR="005E7B64" w:rsidRPr="005E7B64" w:rsidRDefault="005E7B64" w:rsidP="005E7B64">
      <w:pPr>
        <w:widowControl/>
        <w:numPr>
          <w:ilvl w:val="1"/>
          <w:numId w:val="46"/>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 基准日期是</w:t>
      </w:r>
      <w:proofErr w:type="gramStart"/>
      <w:r w:rsidRPr="005E7B64">
        <w:rPr>
          <w:rFonts w:ascii="宋体" w:eastAsia="宋体" w:hAnsi="宋体" w:cs="宋体"/>
          <w:kern w:val="0"/>
          <w:sz w:val="24"/>
          <w:szCs w:val="24"/>
          <w14:ligatures w14:val="none"/>
        </w:rPr>
        <w:t>建立回测</w:t>
      </w:r>
      <w:proofErr w:type="gramEnd"/>
      <w:r w:rsidRPr="005E7B64">
        <w:rPr>
          <w:rFonts w:ascii="宋体" w:eastAsia="宋体" w:hAnsi="宋体" w:cs="宋体"/>
          <w:kern w:val="0"/>
          <w:sz w:val="24"/>
          <w:szCs w:val="24"/>
          <w14:ligatures w14:val="none"/>
        </w:rPr>
        <w:t xml:space="preserve">的日期, </w:t>
      </w:r>
      <w:proofErr w:type="gramStart"/>
      <w:r w:rsidRPr="005E7B64">
        <w:rPr>
          <w:rFonts w:ascii="宋体" w:eastAsia="宋体" w:hAnsi="宋体" w:cs="宋体"/>
          <w:kern w:val="0"/>
          <w:sz w:val="24"/>
          <w:szCs w:val="24"/>
          <w14:ligatures w14:val="none"/>
        </w:rPr>
        <w:t>回测过程</w:t>
      </w:r>
      <w:proofErr w:type="gramEnd"/>
      <w:r w:rsidRPr="005E7B64">
        <w:rPr>
          <w:rFonts w:ascii="宋体" w:eastAsia="宋体" w:hAnsi="宋体" w:cs="宋体"/>
          <w:kern w:val="0"/>
          <w:sz w:val="24"/>
          <w:szCs w:val="24"/>
          <w14:ligatures w14:val="none"/>
        </w:rPr>
        <w:t>中所看到的所有价格都是基于此日期</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 比如说, 我昨天跑了</w:t>
      </w:r>
      <w:proofErr w:type="gramStart"/>
      <w:r w:rsidRPr="005E7B64">
        <w:rPr>
          <w:rFonts w:ascii="宋体" w:eastAsia="宋体" w:hAnsi="宋体" w:cs="宋体"/>
          <w:kern w:val="0"/>
          <w:sz w:val="24"/>
          <w:szCs w:val="24"/>
          <w14:ligatures w14:val="none"/>
        </w:rPr>
        <w:t>一个回测</w:t>
      </w:r>
      <w:proofErr w:type="gramEnd"/>
      <w:r w:rsidRPr="005E7B64">
        <w:rPr>
          <w:rFonts w:ascii="宋体" w:eastAsia="宋体" w:hAnsi="宋体" w:cs="宋体"/>
          <w:kern w:val="0"/>
          <w:sz w:val="24"/>
          <w:szCs w:val="24"/>
          <w14:ligatures w14:val="none"/>
        </w:rPr>
        <w:t>, 那么</w:t>
      </w:r>
      <w:proofErr w:type="gramStart"/>
      <w:r w:rsidRPr="005E7B64">
        <w:rPr>
          <w:rFonts w:ascii="宋体" w:eastAsia="宋体" w:hAnsi="宋体" w:cs="宋体"/>
          <w:kern w:val="0"/>
          <w:sz w:val="24"/>
          <w:szCs w:val="24"/>
          <w14:ligatures w14:val="none"/>
        </w:rPr>
        <w:t>回测过程</w:t>
      </w:r>
      <w:proofErr w:type="gramEnd"/>
      <w:r w:rsidRPr="005E7B64">
        <w:rPr>
          <w:rFonts w:ascii="宋体" w:eastAsia="宋体" w:hAnsi="宋体" w:cs="宋体"/>
          <w:kern w:val="0"/>
          <w:sz w:val="24"/>
          <w:szCs w:val="24"/>
          <w14:ligatures w14:val="none"/>
        </w:rPr>
        <w:t>所有价格都是在昨天所看到</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价格. 这会导致两个问题:</w:t>
      </w:r>
    </w:p>
    <w:p w14:paraId="7C5C9761" w14:textId="77777777" w:rsidR="005E7B64" w:rsidRPr="005E7B64" w:rsidRDefault="005E7B64" w:rsidP="005E7B64">
      <w:pPr>
        <w:widowControl/>
        <w:numPr>
          <w:ilvl w:val="2"/>
          <w:numId w:val="46"/>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回测过程</w:t>
      </w:r>
      <w:proofErr w:type="gramEnd"/>
      <w:r w:rsidRPr="005E7B64">
        <w:rPr>
          <w:rFonts w:ascii="宋体" w:eastAsia="宋体" w:hAnsi="宋体" w:cs="宋体"/>
          <w:kern w:val="0"/>
          <w:sz w:val="24"/>
          <w:szCs w:val="24"/>
          <w14:ligatures w14:val="none"/>
        </w:rPr>
        <w:t>中使用</w:t>
      </w:r>
      <w:proofErr w:type="gramStart"/>
      <w:r w:rsidRPr="005E7B64">
        <w:rPr>
          <w:rFonts w:ascii="宋体" w:eastAsia="宋体" w:hAnsi="宋体" w:cs="宋体"/>
          <w:kern w:val="0"/>
          <w:sz w:val="24"/>
          <w:szCs w:val="24"/>
          <w14:ligatures w14:val="none"/>
        </w:rPr>
        <w:t>了前复权</w:t>
      </w:r>
      <w:proofErr w:type="gramEnd"/>
      <w:r w:rsidRPr="005E7B64">
        <w:rPr>
          <w:rFonts w:ascii="宋体" w:eastAsia="宋体" w:hAnsi="宋体" w:cs="宋体"/>
          <w:kern w:val="0"/>
          <w:sz w:val="24"/>
          <w:szCs w:val="24"/>
          <w14:ligatures w14:val="none"/>
        </w:rPr>
        <w:t>价格下单, 这是违背真实场景的.</w:t>
      </w:r>
    </w:p>
    <w:p w14:paraId="07286113" w14:textId="77777777" w:rsidR="005E7B64" w:rsidRPr="005E7B64" w:rsidRDefault="005E7B64" w:rsidP="005E7B64">
      <w:pPr>
        <w:widowControl/>
        <w:numPr>
          <w:ilvl w:val="2"/>
          <w:numId w:val="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不同的日期建立的</w:t>
      </w:r>
      <w:proofErr w:type="gramStart"/>
      <w:r w:rsidRPr="005E7B64">
        <w:rPr>
          <w:rFonts w:ascii="宋体" w:eastAsia="宋体" w:hAnsi="宋体" w:cs="宋体"/>
          <w:kern w:val="0"/>
          <w:sz w:val="24"/>
          <w:szCs w:val="24"/>
          <w14:ligatures w14:val="none"/>
        </w:rPr>
        <w:t>回测跑</w:t>
      </w:r>
      <w:proofErr w:type="gramEnd"/>
      <w:r w:rsidRPr="005E7B64">
        <w:rPr>
          <w:rFonts w:ascii="宋体" w:eastAsia="宋体" w:hAnsi="宋体" w:cs="宋体"/>
          <w:kern w:val="0"/>
          <w:sz w:val="24"/>
          <w:szCs w:val="24"/>
          <w14:ligatures w14:val="none"/>
        </w:rPr>
        <w:t>出来的结果可能会有差异, 因为如果这两次</w:t>
      </w:r>
      <w:proofErr w:type="gramStart"/>
      <w:r w:rsidRPr="005E7B64">
        <w:rPr>
          <w:rFonts w:ascii="宋体" w:eastAsia="宋体" w:hAnsi="宋体" w:cs="宋体"/>
          <w:kern w:val="0"/>
          <w:sz w:val="24"/>
          <w:szCs w:val="24"/>
          <w14:ligatures w14:val="none"/>
        </w:rPr>
        <w:t>回测之间回测</w:t>
      </w:r>
      <w:proofErr w:type="gramEnd"/>
      <w:r w:rsidRPr="005E7B64">
        <w:rPr>
          <w:rFonts w:ascii="宋体" w:eastAsia="宋体" w:hAnsi="宋体" w:cs="宋体"/>
          <w:kern w:val="0"/>
          <w:sz w:val="24"/>
          <w:szCs w:val="24"/>
          <w14:ligatures w14:val="none"/>
        </w:rPr>
        <w:t>的股票发生了</w:t>
      </w:r>
      <w:proofErr w:type="gramStart"/>
      <w:r w:rsidRPr="005E7B64">
        <w:rPr>
          <w:rFonts w:ascii="宋体" w:eastAsia="宋体" w:hAnsi="宋体" w:cs="宋体"/>
          <w:kern w:val="0"/>
          <w:sz w:val="24"/>
          <w:szCs w:val="24"/>
          <w14:ligatures w14:val="none"/>
        </w:rPr>
        <w:t>拆合</w:t>
      </w:r>
      <w:proofErr w:type="gramEnd"/>
      <w:r w:rsidRPr="005E7B64">
        <w:rPr>
          <w:rFonts w:ascii="宋体" w:eastAsia="宋体" w:hAnsi="宋体" w:cs="宋体"/>
          <w:kern w:val="0"/>
          <w:sz w:val="24"/>
          <w:szCs w:val="24"/>
          <w14:ligatures w14:val="none"/>
        </w:rPr>
        <w:t>或者分红, 会</w:t>
      </w:r>
      <w:proofErr w:type="gramStart"/>
      <w:r w:rsidRPr="005E7B64">
        <w:rPr>
          <w:rFonts w:ascii="宋体" w:eastAsia="宋体" w:hAnsi="宋体" w:cs="宋体"/>
          <w:kern w:val="0"/>
          <w:sz w:val="24"/>
          <w:szCs w:val="24"/>
          <w14:ligatures w14:val="none"/>
        </w:rPr>
        <w:t>导致回测</w:t>
      </w:r>
      <w:proofErr w:type="gramEnd"/>
      <w:r w:rsidRPr="005E7B64">
        <w:rPr>
          <w:rFonts w:ascii="宋体" w:eastAsia="宋体" w:hAnsi="宋体" w:cs="宋体"/>
          <w:kern w:val="0"/>
          <w:sz w:val="24"/>
          <w:szCs w:val="24"/>
          <w14:ligatures w14:val="none"/>
        </w:rPr>
        <w:t>中</w:t>
      </w:r>
      <w:proofErr w:type="gramStart"/>
      <w:r w:rsidRPr="005E7B64">
        <w:rPr>
          <w:rFonts w:ascii="宋体" w:eastAsia="宋体" w:hAnsi="宋体" w:cs="宋体"/>
          <w:kern w:val="0"/>
          <w:sz w:val="24"/>
          <w:szCs w:val="24"/>
          <w14:ligatures w14:val="none"/>
        </w:rPr>
        <w:t>看到前复权</w:t>
      </w:r>
      <w:proofErr w:type="gramEnd"/>
      <w:r w:rsidRPr="005E7B64">
        <w:rPr>
          <w:rFonts w:ascii="宋体" w:eastAsia="宋体" w:hAnsi="宋体" w:cs="宋体"/>
          <w:kern w:val="0"/>
          <w:sz w:val="24"/>
          <w:szCs w:val="24"/>
          <w14:ligatures w14:val="none"/>
        </w:rPr>
        <w:t>价格会不一致.</w:t>
      </w:r>
    </w:p>
    <w:p w14:paraId="3320BAB1" w14:textId="77777777" w:rsidR="005E7B64" w:rsidRPr="005E7B64" w:rsidRDefault="005E7B64" w:rsidP="005E7B64">
      <w:pPr>
        <w:widowControl/>
        <w:numPr>
          <w:ilvl w:val="1"/>
          <w:numId w:val="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模拟交易: 基准日期是建立模拟交易的日期, 模拟交易过程所看到的所有价格都是基于此日期调整过的. 为了方便计算, 我举一</w:t>
      </w:r>
      <w:r w:rsidRPr="005E7B64">
        <w:rPr>
          <w:rFonts w:ascii="宋体" w:eastAsia="宋体" w:hAnsi="宋体" w:cs="宋体"/>
          <w:kern w:val="0"/>
          <w:sz w:val="24"/>
          <w:szCs w:val="24"/>
          <w14:ligatures w14:val="none"/>
        </w:rPr>
        <w:lastRenderedPageBreak/>
        <w:t>个虚拟的例子: 某只股票在如下三个日期的实际价格和后复权因子分别是:</w:t>
      </w:r>
    </w:p>
    <w:tbl>
      <w:tblPr>
        <w:tblW w:w="0" w:type="auto"/>
        <w:tblCellMar>
          <w:left w:w="0" w:type="dxa"/>
          <w:right w:w="0" w:type="dxa"/>
        </w:tblCellMar>
        <w:tblLook w:val="04A0" w:firstRow="1" w:lastRow="0" w:firstColumn="1" w:lastColumn="0" w:noHBand="0" w:noVBand="1"/>
      </w:tblPr>
      <w:tblGrid>
        <w:gridCol w:w="1440"/>
        <w:gridCol w:w="722"/>
        <w:gridCol w:w="1445"/>
      </w:tblGrid>
      <w:tr w:rsidR="005E7B64" w:rsidRPr="005E7B64" w14:paraId="7099D990"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09A6F943"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日期</w:t>
            </w:r>
          </w:p>
        </w:tc>
        <w:tc>
          <w:tcPr>
            <w:tcW w:w="0" w:type="auto"/>
            <w:tcBorders>
              <w:top w:val="nil"/>
            </w:tcBorders>
            <w:shd w:val="clear" w:color="auto" w:fill="auto"/>
            <w:tcMar>
              <w:top w:w="120" w:type="dxa"/>
              <w:left w:w="120" w:type="dxa"/>
              <w:bottom w:w="120" w:type="dxa"/>
              <w:right w:w="120" w:type="dxa"/>
            </w:tcMar>
            <w:vAlign w:val="bottom"/>
            <w:hideMark/>
          </w:tcPr>
          <w:p w14:paraId="65B53476"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价格</w:t>
            </w:r>
          </w:p>
        </w:tc>
        <w:tc>
          <w:tcPr>
            <w:tcW w:w="0" w:type="auto"/>
            <w:tcBorders>
              <w:top w:val="nil"/>
            </w:tcBorders>
            <w:shd w:val="clear" w:color="auto" w:fill="auto"/>
            <w:tcMar>
              <w:top w:w="120" w:type="dxa"/>
              <w:left w:w="120" w:type="dxa"/>
              <w:bottom w:w="120" w:type="dxa"/>
              <w:right w:w="120" w:type="dxa"/>
            </w:tcMar>
            <w:vAlign w:val="bottom"/>
            <w:hideMark/>
          </w:tcPr>
          <w:p w14:paraId="73AA8AC0"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后复权因子</w:t>
            </w:r>
          </w:p>
        </w:tc>
      </w:tr>
      <w:tr w:rsidR="005E7B64" w:rsidRPr="005E7B64" w14:paraId="4BBF0C4C"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93C663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2015-09-01</w:t>
            </w:r>
          </w:p>
        </w:tc>
        <w:tc>
          <w:tcPr>
            <w:tcW w:w="0" w:type="auto"/>
            <w:tcBorders>
              <w:top w:val="single" w:sz="6" w:space="0" w:color="DDDDDD"/>
            </w:tcBorders>
            <w:shd w:val="clear" w:color="auto" w:fill="auto"/>
            <w:tcMar>
              <w:top w:w="120" w:type="dxa"/>
              <w:left w:w="120" w:type="dxa"/>
              <w:bottom w:w="120" w:type="dxa"/>
              <w:right w:w="120" w:type="dxa"/>
            </w:tcMar>
            <w:hideMark/>
          </w:tcPr>
          <w:p w14:paraId="7D2A446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w:t>
            </w:r>
          </w:p>
        </w:tc>
        <w:tc>
          <w:tcPr>
            <w:tcW w:w="0" w:type="auto"/>
            <w:tcBorders>
              <w:top w:val="single" w:sz="6" w:space="0" w:color="DDDDDD"/>
            </w:tcBorders>
            <w:shd w:val="clear" w:color="auto" w:fill="auto"/>
            <w:tcMar>
              <w:top w:w="120" w:type="dxa"/>
              <w:left w:w="120" w:type="dxa"/>
              <w:bottom w:w="120" w:type="dxa"/>
              <w:right w:w="120" w:type="dxa"/>
            </w:tcMar>
            <w:hideMark/>
          </w:tcPr>
          <w:p w14:paraId="598E863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w:t>
            </w:r>
          </w:p>
        </w:tc>
      </w:tr>
      <w:tr w:rsidR="005E7B64" w:rsidRPr="005E7B64" w14:paraId="581C2761"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B479B2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2015-10-01</w:t>
            </w:r>
          </w:p>
        </w:tc>
        <w:tc>
          <w:tcPr>
            <w:tcW w:w="0" w:type="auto"/>
            <w:tcBorders>
              <w:top w:val="single" w:sz="6" w:space="0" w:color="DDDDDD"/>
            </w:tcBorders>
            <w:shd w:val="clear" w:color="auto" w:fill="auto"/>
            <w:tcMar>
              <w:top w:w="120" w:type="dxa"/>
              <w:left w:w="120" w:type="dxa"/>
              <w:bottom w:w="120" w:type="dxa"/>
              <w:right w:w="120" w:type="dxa"/>
            </w:tcMar>
            <w:hideMark/>
          </w:tcPr>
          <w:p w14:paraId="0518BF7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w:t>
            </w:r>
          </w:p>
        </w:tc>
        <w:tc>
          <w:tcPr>
            <w:tcW w:w="0" w:type="auto"/>
            <w:tcBorders>
              <w:top w:val="single" w:sz="6" w:space="0" w:color="DDDDDD"/>
            </w:tcBorders>
            <w:shd w:val="clear" w:color="auto" w:fill="auto"/>
            <w:tcMar>
              <w:top w:w="120" w:type="dxa"/>
              <w:left w:w="120" w:type="dxa"/>
              <w:bottom w:w="120" w:type="dxa"/>
              <w:right w:w="120" w:type="dxa"/>
            </w:tcMar>
            <w:hideMark/>
          </w:tcPr>
          <w:p w14:paraId="217672B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w:t>
            </w:r>
          </w:p>
        </w:tc>
      </w:tr>
      <w:tr w:rsidR="005E7B64" w:rsidRPr="005E7B64" w14:paraId="3A790CFA"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B1F9DF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2015-11-01</w:t>
            </w:r>
          </w:p>
        </w:tc>
        <w:tc>
          <w:tcPr>
            <w:tcW w:w="0" w:type="auto"/>
            <w:tcBorders>
              <w:top w:val="single" w:sz="6" w:space="0" w:color="DDDDDD"/>
            </w:tcBorders>
            <w:shd w:val="clear" w:color="auto" w:fill="auto"/>
            <w:tcMar>
              <w:top w:w="120" w:type="dxa"/>
              <w:left w:w="120" w:type="dxa"/>
              <w:bottom w:w="120" w:type="dxa"/>
              <w:right w:w="120" w:type="dxa"/>
            </w:tcMar>
            <w:hideMark/>
          </w:tcPr>
          <w:p w14:paraId="16FBCB8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w:t>
            </w:r>
          </w:p>
        </w:tc>
        <w:tc>
          <w:tcPr>
            <w:tcW w:w="0" w:type="auto"/>
            <w:tcBorders>
              <w:top w:val="single" w:sz="6" w:space="0" w:color="DDDDDD"/>
            </w:tcBorders>
            <w:shd w:val="clear" w:color="auto" w:fill="auto"/>
            <w:tcMar>
              <w:top w:w="120" w:type="dxa"/>
              <w:left w:w="120" w:type="dxa"/>
              <w:bottom w:w="120" w:type="dxa"/>
              <w:right w:w="120" w:type="dxa"/>
            </w:tcMar>
            <w:hideMark/>
          </w:tcPr>
          <w:p w14:paraId="54BB8F6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w:t>
            </w:r>
          </w:p>
        </w:tc>
      </w:tr>
    </w:tbl>
    <w:p w14:paraId="50F3B341" w14:textId="77777777" w:rsidR="005E7B64" w:rsidRPr="005E7B64" w:rsidRDefault="005E7B64" w:rsidP="005E7B64">
      <w:pPr>
        <w:widowControl/>
        <w:numPr>
          <w:ilvl w:val="0"/>
          <w:numId w:val="4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如果你在 09-01 建立了一个模拟交易, 你在不同日期看到的所有价格都是 1</w:t>
      </w:r>
    </w:p>
    <w:p w14:paraId="303095B0" w14:textId="77777777" w:rsidR="005E7B64" w:rsidRPr="005E7B64" w:rsidRDefault="005E7B64" w:rsidP="005E7B64">
      <w:pPr>
        <w:widowControl/>
        <w:numPr>
          <w:ilvl w:val="0"/>
          <w:numId w:val="4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如果你在 10-01 建立了一个模拟交易, 你在不同日期看到的所有价格都是 2</w:t>
      </w:r>
    </w:p>
    <w:p w14:paraId="52EB48F1" w14:textId="77777777" w:rsidR="005E7B64" w:rsidRPr="005E7B64" w:rsidRDefault="005E7B64" w:rsidP="005E7B64">
      <w:pPr>
        <w:widowControl/>
        <w:numPr>
          <w:ilvl w:val="0"/>
          <w:numId w:val="4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如果你在 11-01 建立了一个模拟交易, 你在不同日期看到的所有价格都是 4</w:t>
      </w:r>
    </w:p>
    <w:p w14:paraId="275A34BF" w14:textId="77777777" w:rsidR="005E7B64" w:rsidRPr="005E7B64" w:rsidRDefault="005E7B64" w:rsidP="005E7B64">
      <w:pPr>
        <w:widowControl/>
        <w:numPr>
          <w:ilvl w:val="0"/>
          <w:numId w:val="4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为了更好的模拟, 建议大家都设成 True.</w:t>
      </w:r>
    </w:p>
    <w:p w14:paraId="4AA64C2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t> (1)对期货不生效,对场内基金会生效, 但因场内基金在拆分/合并时除权日披露</w:t>
      </w:r>
      <w:proofErr w:type="gramStart"/>
      <w:r w:rsidRPr="005E7B64">
        <w:rPr>
          <w:rFonts w:ascii="宋体" w:eastAsia="宋体" w:hAnsi="宋体" w:cs="宋体"/>
          <w:kern w:val="0"/>
          <w:sz w:val="24"/>
          <w:szCs w:val="24"/>
          <w14:ligatures w14:val="none"/>
        </w:rPr>
        <w:t>不</w:t>
      </w:r>
      <w:proofErr w:type="gramEnd"/>
      <w:r w:rsidRPr="005E7B64">
        <w:rPr>
          <w:rFonts w:ascii="宋体" w:eastAsia="宋体" w:hAnsi="宋体" w:cs="宋体"/>
          <w:kern w:val="0"/>
          <w:sz w:val="24"/>
          <w:szCs w:val="24"/>
          <w14:ligatures w14:val="none"/>
        </w:rPr>
        <w:t>标准,目前采用的是折算基准日，和实际除权日可能有差异，鉴于此原因不建议给含有场内基金的策略开启动态复权 (2) 设置 use_real_price 为 True之后, 如下的</w:t>
      </w:r>
      <w:proofErr w:type="gramStart"/>
      <w:r w:rsidRPr="005E7B64">
        <w:rPr>
          <w:rFonts w:ascii="宋体" w:eastAsia="宋体" w:hAnsi="宋体" w:cs="宋体"/>
          <w:kern w:val="0"/>
          <w:sz w:val="24"/>
          <w:szCs w:val="24"/>
          <w14:ligatures w14:val="none"/>
        </w:rPr>
        <w:t>按天回测的</w:t>
      </w:r>
      <w:proofErr w:type="gramEnd"/>
      <w:r w:rsidRPr="005E7B64">
        <w:rPr>
          <w:rFonts w:ascii="宋体" w:eastAsia="宋体" w:hAnsi="宋体" w:cs="宋体"/>
          <w:kern w:val="0"/>
          <w:sz w:val="24"/>
          <w:szCs w:val="24"/>
          <w14:ligatures w14:val="none"/>
        </w:rPr>
        <w:t>代码是不对的：</w:t>
      </w:r>
    </w:p>
    <w:p w14:paraId="68C3E9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3ED742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g.cached</w:t>
      </w:r>
      <w:proofErr w:type="gramEnd"/>
      <w:r w:rsidRPr="005E7B64">
        <w:rPr>
          <w:rFonts w:ascii="Source Code Pro" w:eastAsia="宋体" w:hAnsi="Source Code Pro" w:cs="宋体"/>
          <w:color w:val="000000"/>
          <w:kern w:val="0"/>
          <w:sz w:val="24"/>
          <w:szCs w:val="24"/>
          <w:shd w:val="clear" w:color="auto" w:fill="F0F0F0"/>
          <w14:ligatures w14:val="none"/>
        </w:rPr>
        <w:t>_data = []</w:t>
      </w:r>
    </w:p>
    <w:p w14:paraId="6318EF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4EA8F0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22F450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content, data):</w:t>
      </w:r>
    </w:p>
    <w:p w14:paraId="2A781F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g.cached</w:t>
      </w:r>
      <w:proofErr w:type="gramEnd"/>
      <w:r w:rsidRPr="005E7B64">
        <w:rPr>
          <w:rFonts w:ascii="Source Code Pro" w:eastAsia="宋体" w:hAnsi="Source Code Pro" w:cs="宋体"/>
          <w:color w:val="000000"/>
          <w:kern w:val="0"/>
          <w:sz w:val="24"/>
          <w:szCs w:val="24"/>
          <w:shd w:val="clear" w:color="auto" w:fill="F0F0F0"/>
          <w14:ligatures w14:val="none"/>
        </w:rPr>
        <w:t>_data.append(data)</w:t>
      </w:r>
    </w:p>
    <w:p w14:paraId="5D64B6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len(</w:t>
      </w:r>
      <w:proofErr w:type="gramStart"/>
      <w:r w:rsidRPr="005E7B64">
        <w:rPr>
          <w:rFonts w:ascii="Source Code Pro" w:eastAsia="宋体" w:hAnsi="Source Code Pro" w:cs="宋体"/>
          <w:color w:val="000000"/>
          <w:kern w:val="0"/>
          <w:sz w:val="24"/>
          <w:szCs w:val="24"/>
          <w:shd w:val="clear" w:color="auto" w:fill="F0F0F0"/>
          <w14:ligatures w14:val="none"/>
        </w:rPr>
        <w:t>g.cached</w:t>
      </w:r>
      <w:proofErr w:type="gramEnd"/>
      <w:r w:rsidRPr="005E7B64">
        <w:rPr>
          <w:rFonts w:ascii="Source Code Pro" w:eastAsia="宋体" w:hAnsi="Source Code Pro" w:cs="宋体"/>
          <w:color w:val="000000"/>
          <w:kern w:val="0"/>
          <w:sz w:val="24"/>
          <w:szCs w:val="24"/>
          <w:shd w:val="clear" w:color="auto" w:fill="F0F0F0"/>
          <w14:ligatures w14:val="none"/>
        </w:rPr>
        <w:t xml:space="preserve">_data) &gt;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7BC1ABF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如果昨天收盘价比前天涨了</w:t>
      </w:r>
      <w:r w:rsidRPr="005E7B64">
        <w:rPr>
          <w:rFonts w:ascii="Source Code Pro" w:eastAsia="宋体" w:hAnsi="Source Code Pro" w:cs="宋体"/>
          <w:color w:val="888888"/>
          <w:kern w:val="0"/>
          <w:sz w:val="24"/>
          <w:szCs w:val="24"/>
          <w:shd w:val="clear" w:color="auto" w:fill="F0F0F0"/>
          <w14:ligatures w14:val="none"/>
        </w:rPr>
        <w:t xml:space="preserve">5%, </w:t>
      </w:r>
      <w:r w:rsidRPr="005E7B64">
        <w:rPr>
          <w:rFonts w:ascii="Source Code Pro" w:eastAsia="宋体" w:hAnsi="Source Code Pro" w:cs="宋体"/>
          <w:color w:val="888888"/>
          <w:kern w:val="0"/>
          <w:sz w:val="24"/>
          <w:szCs w:val="24"/>
          <w:shd w:val="clear" w:color="auto" w:fill="F0F0F0"/>
          <w14:ligatures w14:val="none"/>
        </w:rPr>
        <w:t>则买入</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这是不对的</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如果昨天早上发生了</w:t>
      </w:r>
      <w:proofErr w:type="gramStart"/>
      <w:r w:rsidRPr="005E7B64">
        <w:rPr>
          <w:rFonts w:ascii="Source Code Pro" w:eastAsia="宋体" w:hAnsi="Source Code Pro" w:cs="宋体"/>
          <w:color w:val="888888"/>
          <w:kern w:val="0"/>
          <w:sz w:val="24"/>
          <w:szCs w:val="24"/>
          <w:shd w:val="clear" w:color="auto" w:fill="F0F0F0"/>
          <w14:ligatures w14:val="none"/>
        </w:rPr>
        <w:t>拆合</w:t>
      </w:r>
      <w:proofErr w:type="gramEnd"/>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则昨天</w:t>
      </w:r>
      <w:proofErr w:type="gramEnd"/>
      <w:r w:rsidRPr="005E7B64">
        <w:rPr>
          <w:rFonts w:ascii="Source Code Pro" w:eastAsia="宋体" w:hAnsi="Source Code Pro" w:cs="宋体"/>
          <w:color w:val="888888"/>
          <w:kern w:val="0"/>
          <w:sz w:val="24"/>
          <w:szCs w:val="24"/>
          <w:shd w:val="clear" w:color="auto" w:fill="F0F0F0"/>
          <w14:ligatures w14:val="none"/>
        </w:rPr>
        <w:t>和前天的股价不具可比性</w:t>
      </w:r>
      <w:r w:rsidRPr="005E7B64">
        <w:rPr>
          <w:rFonts w:ascii="Source Code Pro" w:eastAsia="宋体" w:hAnsi="Source Code Pro" w:cs="宋体"/>
          <w:color w:val="888888"/>
          <w:kern w:val="0"/>
          <w:sz w:val="24"/>
          <w:szCs w:val="24"/>
          <w:shd w:val="clear" w:color="auto" w:fill="F0F0F0"/>
          <w14:ligatures w14:val="none"/>
        </w:rPr>
        <w:t>.</w:t>
      </w:r>
    </w:p>
    <w:p w14:paraId="4FF02D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g.cached</w:t>
      </w:r>
      <w:proofErr w:type="gramEnd"/>
      <w:r w:rsidRPr="005E7B64">
        <w:rPr>
          <w:rFonts w:ascii="Source Code Pro" w:eastAsia="宋体" w:hAnsi="Source Code Pro" w:cs="宋体"/>
          <w:color w:val="000000"/>
          <w:kern w:val="0"/>
          <w:sz w:val="24"/>
          <w:szCs w:val="24"/>
          <w:shd w:val="clear" w:color="auto" w:fill="F0F0F0"/>
          <w14:ligatures w14:val="none"/>
        </w:rPr>
        <w:t>_data[</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][g.s].close &gt; g.cached_data[</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][g.s].close * </w:t>
      </w:r>
      <w:r w:rsidRPr="005E7B64">
        <w:rPr>
          <w:rFonts w:ascii="Source Code Pro" w:eastAsia="宋体" w:hAnsi="Source Code Pro" w:cs="宋体"/>
          <w:color w:val="008800"/>
          <w:kern w:val="0"/>
          <w:sz w:val="24"/>
          <w:szCs w:val="24"/>
          <w:shd w:val="clear" w:color="auto" w:fill="F0F0F0"/>
          <w14:ligatures w14:val="none"/>
        </w:rPr>
        <w:t>1.05</w:t>
      </w:r>
      <w:r w:rsidRPr="005E7B64">
        <w:rPr>
          <w:rFonts w:ascii="Source Code Pro" w:eastAsia="宋体" w:hAnsi="Source Code Pro" w:cs="宋体"/>
          <w:color w:val="000000"/>
          <w:kern w:val="0"/>
          <w:sz w:val="24"/>
          <w:szCs w:val="24"/>
          <w:shd w:val="clear" w:color="auto" w:fill="F0F0F0"/>
          <w14:ligatures w14:val="none"/>
        </w:rPr>
        <w:t>:</w:t>
      </w:r>
    </w:p>
    <w:p w14:paraId="4C1250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 xml:space="preserve">g.s, </w:t>
      </w:r>
      <w:r w:rsidRPr="005E7B64">
        <w:rPr>
          <w:rFonts w:ascii="Source Code Pro" w:eastAsia="宋体" w:hAnsi="Source Code Pro" w:cs="宋体"/>
          <w:color w:val="0088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75A24E2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order_volume_ratio 设置成交量比例</w:t>
      </w:r>
    </w:p>
    <w:p w14:paraId="6E9C77B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'order_volume_ratio'</w:t>
      </w:r>
      <w:r w:rsidRPr="005E7B64">
        <w:rPr>
          <w:rFonts w:ascii="Source Code Pro" w:eastAsia="宋体" w:hAnsi="Source Code Pro" w:cs="宋体"/>
          <w:color w:val="000000"/>
          <w:kern w:val="0"/>
          <w:sz w:val="24"/>
          <w:szCs w:val="24"/>
          <w:shd w:val="clear" w:color="auto" w:fill="F0F0F0"/>
          <w14:ligatures w14:val="none"/>
        </w:rPr>
        <w:t>, value)</w:t>
      </w:r>
    </w:p>
    <w:p w14:paraId="03A8BF8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设定成交量比例，根据实际行情限制每个订单的成交量.</w:t>
      </w:r>
    </w:p>
    <w:p w14:paraId="7BC986F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7D4BD6DE" w14:textId="77777777" w:rsidR="005E7B64" w:rsidRPr="005E7B64" w:rsidRDefault="005E7B64" w:rsidP="005E7B64">
      <w:pPr>
        <w:widowControl/>
        <w:numPr>
          <w:ilvl w:val="0"/>
          <w:numId w:val="4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value 是一个 float 值, 默认为1.0, 根据实际行情限制每个订单的成交量.</w:t>
      </w:r>
    </w:p>
    <w:p w14:paraId="617F0FBD" w14:textId="77777777" w:rsidR="005E7B64" w:rsidRPr="005E7B64" w:rsidRDefault="005E7B64" w:rsidP="005E7B64">
      <w:pPr>
        <w:widowControl/>
        <w:numPr>
          <w:ilvl w:val="1"/>
          <w:numId w:val="4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对于每一笔订单：</w:t>
      </w:r>
    </w:p>
    <w:p w14:paraId="628BA0B2" w14:textId="77777777" w:rsidR="005E7B64" w:rsidRPr="005E7B64" w:rsidRDefault="005E7B64" w:rsidP="005E7B64">
      <w:pPr>
        <w:widowControl/>
        <w:numPr>
          <w:ilvl w:val="2"/>
          <w:numId w:val="4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如果是市价单, 成交量不超过: 每日成交量 * value</w:t>
      </w:r>
    </w:p>
    <w:p w14:paraId="21A0C11B" w14:textId="77777777" w:rsidR="005E7B64" w:rsidRPr="005E7B64" w:rsidRDefault="005E7B64" w:rsidP="005E7B64">
      <w:pPr>
        <w:widowControl/>
        <w:numPr>
          <w:ilvl w:val="2"/>
          <w:numId w:val="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如果是限价单, </w:t>
      </w:r>
      <w:hyperlink r:id="rId125" w:anchor="%E8%AE%A2%E5%8D%95%E5%A4%84%E7%90%86" w:history="1">
        <w:r w:rsidRPr="005E7B64">
          <w:rPr>
            <w:rFonts w:ascii="宋体" w:eastAsia="宋体" w:hAnsi="宋体" w:cs="宋体"/>
            <w:color w:val="0E90D2"/>
            <w:kern w:val="0"/>
            <w:sz w:val="24"/>
            <w:szCs w:val="24"/>
            <w:u w:val="single"/>
            <w14:ligatures w14:val="none"/>
          </w:rPr>
          <w:t>限价单撮合</w:t>
        </w:r>
      </w:hyperlink>
      <w:r w:rsidRPr="005E7B64">
        <w:rPr>
          <w:rFonts w:ascii="宋体" w:eastAsia="宋体" w:hAnsi="宋体" w:cs="宋体"/>
          <w:kern w:val="0"/>
          <w:sz w:val="24"/>
          <w:szCs w:val="24"/>
          <w14:ligatures w14:val="none"/>
        </w:rPr>
        <w:t>时</w:t>
      </w:r>
      <w:proofErr w:type="gramStart"/>
      <w:r w:rsidRPr="005E7B64">
        <w:rPr>
          <w:rFonts w:ascii="宋体" w:eastAsia="宋体" w:hAnsi="宋体" w:cs="宋体"/>
          <w:kern w:val="0"/>
          <w:sz w:val="24"/>
          <w:szCs w:val="24"/>
          <w14:ligatures w14:val="none"/>
        </w:rPr>
        <w:t>设定分价表中</w:t>
      </w:r>
      <w:proofErr w:type="gramEnd"/>
      <w:r w:rsidRPr="005E7B64">
        <w:rPr>
          <w:rFonts w:ascii="宋体" w:eastAsia="宋体" w:hAnsi="宋体" w:cs="宋体"/>
          <w:kern w:val="0"/>
          <w:sz w:val="24"/>
          <w:szCs w:val="24"/>
          <w14:ligatures w14:val="none"/>
        </w:rPr>
        <w:t>每一个价格的成交量的比率, 假设某一分钟</w:t>
      </w:r>
      <w:proofErr w:type="gramStart"/>
      <w:r w:rsidRPr="005E7B64">
        <w:rPr>
          <w:rFonts w:ascii="宋体" w:eastAsia="宋体" w:hAnsi="宋体" w:cs="宋体"/>
          <w:kern w:val="0"/>
          <w:sz w:val="24"/>
          <w:szCs w:val="24"/>
          <w14:ligatures w14:val="none"/>
        </w:rPr>
        <w:t>分价表</w:t>
      </w:r>
      <w:proofErr w:type="gramEnd"/>
      <w:r w:rsidRPr="005E7B64">
        <w:rPr>
          <w:rFonts w:ascii="宋体" w:eastAsia="宋体" w:hAnsi="宋体" w:cs="宋体"/>
          <w:kern w:val="0"/>
          <w:sz w:val="24"/>
          <w:szCs w:val="24"/>
          <w14:ligatures w14:val="none"/>
        </w:rPr>
        <w:t>如下:</w:t>
      </w:r>
    </w:p>
    <w:tbl>
      <w:tblPr>
        <w:tblW w:w="0" w:type="auto"/>
        <w:tblInd w:w="2160" w:type="dxa"/>
        <w:tblCellMar>
          <w:left w:w="0" w:type="dxa"/>
          <w:right w:w="0" w:type="dxa"/>
        </w:tblCellMar>
        <w:tblLook w:val="04A0" w:firstRow="1" w:lastRow="0" w:firstColumn="1" w:lastColumn="0" w:noHBand="0" w:noVBand="1"/>
      </w:tblPr>
      <w:tblGrid>
        <w:gridCol w:w="722"/>
        <w:gridCol w:w="963"/>
      </w:tblGrid>
      <w:tr w:rsidR="005E7B64" w:rsidRPr="005E7B64" w14:paraId="5B8B7C1A"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2F1CE6A0"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价格</w:t>
            </w:r>
          </w:p>
        </w:tc>
        <w:tc>
          <w:tcPr>
            <w:tcW w:w="0" w:type="auto"/>
            <w:tcBorders>
              <w:top w:val="nil"/>
            </w:tcBorders>
            <w:shd w:val="clear" w:color="auto" w:fill="auto"/>
            <w:tcMar>
              <w:top w:w="120" w:type="dxa"/>
              <w:left w:w="120" w:type="dxa"/>
              <w:bottom w:w="120" w:type="dxa"/>
              <w:right w:w="120" w:type="dxa"/>
            </w:tcMar>
            <w:vAlign w:val="bottom"/>
            <w:hideMark/>
          </w:tcPr>
          <w:p w14:paraId="02C85C59"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成交量</w:t>
            </w:r>
          </w:p>
        </w:tc>
      </w:tr>
      <w:tr w:rsidR="005E7B64" w:rsidRPr="005E7B64" w14:paraId="7A0A09F8"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124CD0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10.0</w:t>
            </w:r>
          </w:p>
        </w:tc>
        <w:tc>
          <w:tcPr>
            <w:tcW w:w="0" w:type="auto"/>
            <w:tcBorders>
              <w:top w:val="single" w:sz="6" w:space="0" w:color="DDDDDD"/>
            </w:tcBorders>
            <w:shd w:val="clear" w:color="auto" w:fill="auto"/>
            <w:tcMar>
              <w:top w:w="120" w:type="dxa"/>
              <w:left w:w="120" w:type="dxa"/>
              <w:bottom w:w="120" w:type="dxa"/>
              <w:right w:w="120" w:type="dxa"/>
            </w:tcMar>
            <w:hideMark/>
          </w:tcPr>
          <w:p w14:paraId="4BD9B53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10</w:t>
            </w:r>
          </w:p>
        </w:tc>
      </w:tr>
      <w:tr w:rsidR="005E7B64" w:rsidRPr="005E7B64" w14:paraId="6A6BCC88"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E2D6D1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10.1</w:t>
            </w:r>
          </w:p>
        </w:tc>
        <w:tc>
          <w:tcPr>
            <w:tcW w:w="0" w:type="auto"/>
            <w:tcBorders>
              <w:top w:val="single" w:sz="6" w:space="0" w:color="DDDDDD"/>
            </w:tcBorders>
            <w:shd w:val="clear" w:color="auto" w:fill="auto"/>
            <w:tcMar>
              <w:top w:w="120" w:type="dxa"/>
              <w:left w:w="120" w:type="dxa"/>
              <w:bottom w:w="120" w:type="dxa"/>
              <w:right w:w="120" w:type="dxa"/>
            </w:tcMar>
            <w:hideMark/>
          </w:tcPr>
          <w:p w14:paraId="5FC02C2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11</w:t>
            </w:r>
          </w:p>
        </w:tc>
      </w:tr>
      <w:tr w:rsidR="005E7B64" w:rsidRPr="005E7B64" w14:paraId="09C83906"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49265D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10.2</w:t>
            </w:r>
          </w:p>
        </w:tc>
        <w:tc>
          <w:tcPr>
            <w:tcW w:w="0" w:type="auto"/>
            <w:tcBorders>
              <w:top w:val="single" w:sz="6" w:space="0" w:color="DDDDDD"/>
            </w:tcBorders>
            <w:shd w:val="clear" w:color="auto" w:fill="auto"/>
            <w:tcMar>
              <w:top w:w="120" w:type="dxa"/>
              <w:left w:w="120" w:type="dxa"/>
              <w:bottom w:w="120" w:type="dxa"/>
              <w:right w:w="120" w:type="dxa"/>
            </w:tcMar>
            <w:hideMark/>
          </w:tcPr>
          <w:p w14:paraId="3F5A645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12</w:t>
            </w:r>
          </w:p>
        </w:tc>
      </w:tr>
    </w:tbl>
    <w:p w14:paraId="61403F5E" w14:textId="77777777" w:rsidR="005E7B64" w:rsidRPr="005E7B64" w:rsidRDefault="005E7B64" w:rsidP="005E7B64">
      <w:pPr>
        <w:widowControl/>
        <w:numPr>
          <w:ilvl w:val="2"/>
          <w:numId w:val="4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撮合时, 按价格 10.0 成交 10 * value 股, 按价格 10.1 成交 11 * value 股, 按价格 10.2 成交 12 * value 股</w:t>
      </w:r>
    </w:p>
    <w:p w14:paraId="78CBEF1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29FF5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设定成交量比例</w:t>
      </w:r>
    </w:p>
    <w:p w14:paraId="0D8A1B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set_option(</w:t>
      </w:r>
      <w:r w:rsidRPr="005E7B64">
        <w:rPr>
          <w:rFonts w:ascii="Source Code Pro" w:eastAsia="宋体" w:hAnsi="Source Code Pro" w:cs="宋体"/>
          <w:color w:val="880000"/>
          <w:kern w:val="0"/>
          <w:sz w:val="24"/>
          <w:szCs w:val="24"/>
          <w:shd w:val="clear" w:color="auto" w:fill="F0F0F0"/>
          <w14:ligatures w14:val="none"/>
        </w:rPr>
        <w:t>'order_volume_ratio'</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0.25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成交量不超过总成交量的四分之一</w:t>
      </w:r>
    </w:p>
    <w:p w14:paraId="06515E7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br/>
        <w:t>当下单量超过了当日全市场所有的成交量，系统成交数量是直接</w:t>
      </w:r>
      <w:proofErr w:type="gramStart"/>
      <w:r w:rsidRPr="005E7B64">
        <w:rPr>
          <w:rFonts w:ascii="宋体" w:eastAsia="宋体" w:hAnsi="宋体" w:cs="宋体"/>
          <w:kern w:val="0"/>
          <w:sz w:val="24"/>
          <w:szCs w:val="24"/>
          <w14:ligatures w14:val="none"/>
        </w:rPr>
        <w:t>取全市</w:t>
      </w:r>
      <w:proofErr w:type="gramEnd"/>
      <w:r w:rsidRPr="005E7B64">
        <w:rPr>
          <w:rFonts w:ascii="宋体" w:eastAsia="宋体" w:hAnsi="宋体" w:cs="宋体"/>
          <w:kern w:val="0"/>
          <w:sz w:val="24"/>
          <w:szCs w:val="24"/>
          <w14:ligatures w14:val="none"/>
        </w:rPr>
        <w:t>场所有的成交量</w:t>
      </w:r>
    </w:p>
    <w:p w14:paraId="7AA13F8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match_with_order_book 设置是否开启盘口撮合模式</w:t>
      </w:r>
    </w:p>
    <w:p w14:paraId="170E67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'match_with_order_book'</w:t>
      </w:r>
      <w:r w:rsidRPr="005E7B64">
        <w:rPr>
          <w:rFonts w:ascii="Source Code Pro" w:eastAsia="宋体" w:hAnsi="Source Code Pro" w:cs="宋体"/>
          <w:color w:val="000000"/>
          <w:kern w:val="0"/>
          <w:sz w:val="24"/>
          <w:szCs w:val="24"/>
          <w:shd w:val="clear" w:color="auto" w:fill="F0F0F0"/>
          <w14:ligatures w14:val="none"/>
        </w:rPr>
        <w:t>, value)</w:t>
      </w:r>
    </w:p>
    <w:p w14:paraId="1E9F846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设定是否使用盘口撮合模式. </w:t>
      </w:r>
      <w:r w:rsidRPr="005E7B64">
        <w:rPr>
          <w:rFonts w:ascii="宋体" w:eastAsia="宋体" w:hAnsi="宋体" w:cs="宋体"/>
          <w:b/>
          <w:bCs/>
          <w:kern w:val="0"/>
          <w:sz w:val="24"/>
          <w:szCs w:val="24"/>
          <w14:ligatures w14:val="none"/>
        </w:rPr>
        <w:t>此选项只对模拟盘生效，默认关闭</w:t>
      </w:r>
    </w:p>
    <w:p w14:paraId="68A6DFF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4EB1FA8" w14:textId="77777777" w:rsidR="005E7B64" w:rsidRPr="005E7B64" w:rsidRDefault="005E7B64" w:rsidP="005E7B64">
      <w:pPr>
        <w:widowControl/>
        <w:numPr>
          <w:ilvl w:val="0"/>
          <w:numId w:val="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默认关闭</w:t>
      </w:r>
    </w:p>
    <w:p w14:paraId="2B2A65D2" w14:textId="77777777" w:rsidR="005E7B64" w:rsidRPr="005E7B64" w:rsidRDefault="005E7B64" w:rsidP="005E7B64">
      <w:pPr>
        <w:widowControl/>
        <w:numPr>
          <w:ilvl w:val="0"/>
          <w:numId w:val="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True，开启，使用盘口进行撮合，撮合方式详见</w:t>
      </w:r>
      <w:hyperlink r:id="rId126" w:anchor="%E8%AE%A2%E5%8D%95%E5%A4%84%E7%90%86" w:history="1">
        <w:r w:rsidRPr="005E7B64">
          <w:rPr>
            <w:rFonts w:ascii="宋体" w:eastAsia="宋体" w:hAnsi="宋体" w:cs="宋体"/>
            <w:color w:val="0E90D2"/>
            <w:kern w:val="0"/>
            <w:sz w:val="24"/>
            <w:szCs w:val="24"/>
            <w:u w:val="single"/>
            <w14:ligatures w14:val="none"/>
          </w:rPr>
          <w:t>订单处理</w:t>
        </w:r>
      </w:hyperlink>
    </w:p>
    <w:p w14:paraId="1490F173" w14:textId="77777777" w:rsidR="005E7B64" w:rsidRPr="005E7B64" w:rsidRDefault="005E7B64" w:rsidP="005E7B64">
      <w:pPr>
        <w:widowControl/>
        <w:numPr>
          <w:ilvl w:val="0"/>
          <w:numId w:val="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False，关闭，使用 Bar 进行撮合，撮合方式详见</w:t>
      </w:r>
      <w:hyperlink r:id="rId127" w:anchor="%E8%AE%A2%E5%8D%95%E5%A4%84%E7%90%86" w:history="1">
        <w:r w:rsidRPr="005E7B64">
          <w:rPr>
            <w:rFonts w:ascii="宋体" w:eastAsia="宋体" w:hAnsi="宋体" w:cs="宋体"/>
            <w:color w:val="0E90D2"/>
            <w:kern w:val="0"/>
            <w:sz w:val="24"/>
            <w:szCs w:val="24"/>
            <w:u w:val="single"/>
            <w14:ligatures w14:val="none"/>
          </w:rPr>
          <w:t>订单处理</w:t>
        </w:r>
      </w:hyperlink>
    </w:p>
    <w:p w14:paraId="178B792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set_universe(history专用) 设定股票池</w:t>
      </w:r>
    </w:p>
    <w:p w14:paraId="5CB4C0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set_universe(security_list)</w:t>
      </w:r>
    </w:p>
    <w:p w14:paraId="1D4D236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设置或者</w:t>
      </w:r>
      <w:proofErr w:type="gramStart"/>
      <w:r w:rsidRPr="005E7B64">
        <w:rPr>
          <w:rFonts w:ascii="宋体" w:eastAsia="宋体" w:hAnsi="宋体" w:cs="宋体"/>
          <w:kern w:val="0"/>
          <w:sz w:val="24"/>
          <w:szCs w:val="24"/>
          <w14:ligatures w14:val="none"/>
        </w:rPr>
        <w:t>更新此</w:t>
      </w:r>
      <w:proofErr w:type="gramEnd"/>
      <w:r w:rsidRPr="005E7B64">
        <w:rPr>
          <w:rFonts w:ascii="宋体" w:eastAsia="宋体" w:hAnsi="宋体" w:cs="宋体"/>
          <w:kern w:val="0"/>
          <w:sz w:val="24"/>
          <w:szCs w:val="24"/>
          <w14:ligatures w14:val="none"/>
        </w:rPr>
        <w:t>策略要操作的股票池 context.universe. 请注意:</w:t>
      </w:r>
    </w:p>
    <w:p w14:paraId="3353988F" w14:textId="77777777" w:rsidR="005E7B64" w:rsidRPr="005E7B64" w:rsidRDefault="005E7B64" w:rsidP="005E7B64">
      <w:pPr>
        <w:widowControl/>
        <w:numPr>
          <w:ilvl w:val="0"/>
          <w:numId w:val="50"/>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该函数现在只用于设定history函数的默认security_list, 除此之外并无其他用处。</w:t>
      </w:r>
    </w:p>
    <w:p w14:paraId="291068A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758B0203" w14:textId="77777777" w:rsidR="005E7B64" w:rsidRPr="005E7B64" w:rsidRDefault="005E7B64" w:rsidP="005E7B64">
      <w:pPr>
        <w:widowControl/>
        <w:numPr>
          <w:ilvl w:val="0"/>
          <w:numId w:val="5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security_list: 股票列表</w:t>
      </w:r>
    </w:p>
    <w:p w14:paraId="70D9344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57B6BBE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1852F3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universe(</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415AB8C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strike/>
          <w:kern w:val="0"/>
          <w:sz w:val="24"/>
          <w:szCs w:val="24"/>
          <w14:ligatures w14:val="none"/>
        </w:rPr>
        <w:t>set_commission(已废弃)</w:t>
      </w:r>
      <w:r w:rsidRPr="005E7B64">
        <w:rPr>
          <w:rFonts w:ascii="宋体" w:eastAsia="宋体" w:hAnsi="宋体" w:cs="宋体"/>
          <w:kern w:val="0"/>
          <w:sz w:val="24"/>
          <w:szCs w:val="24"/>
          <w14:ligatures w14:val="none"/>
        </w:rPr>
        <w:t> 设定费率</w:t>
      </w:r>
    </w:p>
    <w:p w14:paraId="50701D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set_commission(object)</w:t>
      </w:r>
    </w:p>
    <w:p w14:paraId="781A95F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已废弃。请使用</w:t>
      </w:r>
      <w:hyperlink r:id="rId128" w:anchor="set_order_cost" w:history="1">
        <w:r w:rsidRPr="005E7B64">
          <w:rPr>
            <w:rFonts w:ascii="宋体" w:eastAsia="宋体" w:hAnsi="宋体" w:cs="宋体"/>
            <w:b/>
            <w:bCs/>
            <w:color w:val="0E90D2"/>
            <w:kern w:val="0"/>
            <w:sz w:val="24"/>
            <w:szCs w:val="24"/>
            <w:u w:val="single"/>
            <w14:ligatures w14:val="none"/>
          </w:rPr>
          <w:t>set_order_cost</w:t>
        </w:r>
      </w:hyperlink>
      <w:r w:rsidRPr="005E7B64">
        <w:rPr>
          <w:rFonts w:ascii="宋体" w:eastAsia="宋体" w:hAnsi="宋体" w:cs="宋体"/>
          <w:b/>
          <w:bCs/>
          <w:kern w:val="0"/>
          <w:sz w:val="24"/>
          <w:szCs w:val="24"/>
          <w14:ligatures w14:val="none"/>
        </w:rPr>
        <w:t>替代</w:t>
      </w:r>
    </w:p>
    <w:p w14:paraId="2EF70A4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指定每笔交易要收取的手续费, 系统会根据用户指定的费率计算每笔交易的手续费</w:t>
      </w:r>
    </w:p>
    <w:p w14:paraId="56531E6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此函数已废弃，请使用 </w:t>
      </w:r>
      <w:hyperlink r:id="rId129" w:anchor="set_order_cost" w:history="1">
        <w:r w:rsidRPr="005E7B64">
          <w:rPr>
            <w:rFonts w:ascii="宋体" w:eastAsia="宋体" w:hAnsi="宋体" w:cs="宋体"/>
            <w:b/>
            <w:bCs/>
            <w:color w:val="0E90D2"/>
            <w:kern w:val="0"/>
            <w:sz w:val="24"/>
            <w:szCs w:val="24"/>
            <w:u w:val="single"/>
            <w14:ligatures w14:val="none"/>
          </w:rPr>
          <w:t>set_order_cost - 设置佣金/印花税</w:t>
        </w:r>
      </w:hyperlink>
    </w:p>
    <w:p w14:paraId="4DC1A3D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object: 一个PerTrade对象</w:t>
      </w:r>
    </w:p>
    <w:p w14:paraId="18B65954" w14:textId="77777777" w:rsidR="005E7B64" w:rsidRPr="005E7B64" w:rsidRDefault="005E7B64" w:rsidP="005E7B64">
      <w:pPr>
        <w:widowControl/>
        <w:numPr>
          <w:ilvl w:val="0"/>
          <w:numId w:val="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PerTrade.buy_cost，买入时手续费</w:t>
      </w:r>
    </w:p>
    <w:p w14:paraId="268D9B2C" w14:textId="77777777" w:rsidR="005E7B64" w:rsidRPr="005E7B64" w:rsidRDefault="005E7B64" w:rsidP="005E7B64">
      <w:pPr>
        <w:widowControl/>
        <w:numPr>
          <w:ilvl w:val="0"/>
          <w:numId w:val="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PerTrade.sell_cost，卖出时手续费</w:t>
      </w:r>
    </w:p>
    <w:p w14:paraId="2186AE8B" w14:textId="77777777" w:rsidR="005E7B64" w:rsidRPr="005E7B64" w:rsidRDefault="005E7B64" w:rsidP="005E7B64">
      <w:pPr>
        <w:widowControl/>
        <w:numPr>
          <w:ilvl w:val="0"/>
          <w:numId w:val="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PerTrade.min_cost，最少的手续费</w:t>
      </w:r>
    </w:p>
    <w:p w14:paraId="46E2CFE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默认：PerTrade(buy_cost=0.0003, sell_cost=0.0013, min_cost=5) 每笔交易时的手续费是, 买入时万分之三，卖出时万分之三加千分之一印花税, 每笔交易最低扣5块钱</w:t>
      </w:r>
    </w:p>
    <w:p w14:paraId="064DCC3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disable_cache 关闭缓存</w:t>
      </w:r>
    </w:p>
    <w:p w14:paraId="71A066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disable_</w:t>
      </w:r>
      <w:proofErr w:type="gramStart"/>
      <w:r w:rsidRPr="005E7B64">
        <w:rPr>
          <w:rFonts w:ascii="Source Code Pro" w:eastAsia="宋体" w:hAnsi="Source Code Pro" w:cs="宋体"/>
          <w:color w:val="000000"/>
          <w:kern w:val="0"/>
          <w:sz w:val="24"/>
          <w:szCs w:val="24"/>
          <w:shd w:val="clear" w:color="auto" w:fill="F0F0F0"/>
          <w14:ligatures w14:val="none"/>
        </w:rPr>
        <w:t>cache(</w:t>
      </w:r>
      <w:proofErr w:type="gramEnd"/>
      <w:r w:rsidRPr="005E7B64">
        <w:rPr>
          <w:rFonts w:ascii="Source Code Pro" w:eastAsia="宋体" w:hAnsi="Source Code Pro" w:cs="宋体"/>
          <w:color w:val="000000"/>
          <w:kern w:val="0"/>
          <w:sz w:val="24"/>
          <w:szCs w:val="24"/>
          <w:shd w:val="clear" w:color="auto" w:fill="F0F0F0"/>
          <w14:ligatures w14:val="none"/>
        </w:rPr>
        <w:t>)</w:t>
      </w:r>
    </w:p>
    <w:p w14:paraId="317F59ED"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默认情况下系统启用了缓存以加快运行速度，但在策略内存占用较大时容易超过设置的内存上限而触发系统杀死进程。若用户反复出现策略因内存占用超限而被终止的情况，可以考虑在initialize函数中调用disable_cache来关闭缓存机制。</w:t>
      </w:r>
    </w:p>
    <w:p w14:paraId="7DA9A73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注意在关闭缓存后会导致策略运行速度明显下降</w:t>
      </w:r>
      <w:r w:rsidRPr="005E7B64">
        <w:rPr>
          <w:rFonts w:ascii="宋体" w:eastAsia="宋体" w:hAnsi="宋体" w:cs="宋体"/>
          <w:kern w:val="0"/>
          <w:sz w:val="24"/>
          <w:szCs w:val="24"/>
          <w14:ligatures w14:val="none"/>
        </w:rPr>
        <w:t>。</w:t>
      </w:r>
    </w:p>
    <w:p w14:paraId="7082070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实验</w:t>
      </w:r>
      <w:proofErr w:type="gramStart"/>
      <w:r w:rsidRPr="005E7B64">
        <w:rPr>
          <w:rFonts w:ascii="宋体" w:eastAsia="宋体" w:hAnsi="宋体" w:cs="宋体"/>
          <w:kern w:val="0"/>
          <w:sz w:val="24"/>
          <w:szCs w:val="24"/>
          <w14:ligatures w14:val="none"/>
        </w:rPr>
        <w:t>性设置项</w:t>
      </w:r>
      <w:proofErr w:type="gramEnd"/>
      <w:r w:rsidRPr="005E7B64">
        <w:rPr>
          <w:rFonts w:ascii="宋体" w:eastAsia="宋体" w:hAnsi="宋体" w:cs="宋体"/>
          <w:kern w:val="0"/>
          <w:sz w:val="24"/>
          <w:szCs w:val="24"/>
          <w14:ligatures w14:val="none"/>
        </w:rPr>
        <w:t> 实验</w:t>
      </w:r>
      <w:proofErr w:type="gramStart"/>
      <w:r w:rsidRPr="005E7B64">
        <w:rPr>
          <w:rFonts w:ascii="宋体" w:eastAsia="宋体" w:hAnsi="宋体" w:cs="宋体"/>
          <w:kern w:val="0"/>
          <w:sz w:val="24"/>
          <w:szCs w:val="24"/>
          <w14:ligatures w14:val="none"/>
        </w:rPr>
        <w:t>性设置项</w:t>
      </w:r>
      <w:proofErr w:type="gramEnd"/>
    </w:p>
    <w:p w14:paraId="4754B48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为了方便用户进行策略研究，我们开放了部分实验性的设置项。开启这些设置项后，系统将允许策略进行一些不符合交易规则的非常规操作。</w:t>
      </w:r>
    </w:p>
    <w:p w14:paraId="179E1A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T+0</w:t>
      </w:r>
      <w:r w:rsidRPr="005E7B64">
        <w:rPr>
          <w:rFonts w:ascii="Source Code Pro" w:eastAsia="宋体" w:hAnsi="Source Code Pro" w:cs="宋体"/>
          <w:color w:val="000000"/>
          <w:kern w:val="0"/>
          <w:sz w:val="24"/>
          <w:szCs w:val="24"/>
          <w:shd w:val="clear" w:color="auto" w:fill="F0F0F0"/>
          <w14:ligatures w14:val="none"/>
        </w:rPr>
        <w:t>模式，</w:t>
      </w:r>
      <w:r w:rsidRPr="005E7B64">
        <w:rPr>
          <w:rFonts w:ascii="Source Code Pro" w:eastAsia="宋体" w:hAnsi="Source Code Pro" w:cs="宋体"/>
          <w:color w:val="00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股买入后可以立刻卖出</w:t>
      </w:r>
    </w:p>
    <w:p w14:paraId="276A6A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"t0_mode"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xml:space="preserve">) </w:t>
      </w:r>
    </w:p>
    <w:p w14:paraId="388D22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总是撮合市价单，支持在非交易时间下市价单，按照最新的数据立即撮合</w:t>
      </w:r>
    </w:p>
    <w:p w14:paraId="1961688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"always_match_market_order"</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xml:space="preserve">) </w:t>
      </w:r>
    </w:p>
    <w:p w14:paraId="48F3E8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强制撮合，仅支持限价单。使用限价单进行委托时将不对委托价格和成交数量进行任何检查而直接成交，当开启</w:t>
      </w:r>
      <w:proofErr w:type="gramStart"/>
      <w:r w:rsidRPr="005E7B64">
        <w:rPr>
          <w:rFonts w:ascii="Source Code Pro" w:eastAsia="宋体" w:hAnsi="Source Code Pro" w:cs="宋体"/>
          <w:color w:val="000000"/>
          <w:kern w:val="0"/>
          <w:sz w:val="24"/>
          <w:szCs w:val="24"/>
          <w:shd w:val="clear" w:color="auto" w:fill="F0F0F0"/>
          <w14:ligatures w14:val="none"/>
        </w:rPr>
        <w:t>此设置项</w:t>
      </w:r>
      <w:proofErr w:type="gramEnd"/>
      <w:r w:rsidRPr="005E7B64">
        <w:rPr>
          <w:rFonts w:ascii="Source Code Pro" w:eastAsia="宋体" w:hAnsi="Source Code Pro" w:cs="宋体"/>
          <w:color w:val="000000"/>
          <w:kern w:val="0"/>
          <w:sz w:val="24"/>
          <w:szCs w:val="24"/>
          <w:shd w:val="clear" w:color="auto" w:fill="F0F0F0"/>
          <w14:ligatures w14:val="none"/>
        </w:rPr>
        <w:t>时，市价单的成交价也不会</w:t>
      </w:r>
      <w:proofErr w:type="gramStart"/>
      <w:r w:rsidRPr="005E7B64">
        <w:rPr>
          <w:rFonts w:ascii="Source Code Pro" w:eastAsia="宋体" w:hAnsi="Source Code Pro" w:cs="宋体"/>
          <w:color w:val="000000"/>
          <w:kern w:val="0"/>
          <w:sz w:val="24"/>
          <w:szCs w:val="24"/>
          <w:shd w:val="clear" w:color="auto" w:fill="F0F0F0"/>
          <w14:ligatures w14:val="none"/>
        </w:rPr>
        <w:t>受滑点</w:t>
      </w:r>
      <w:proofErr w:type="gramEnd"/>
      <w:r w:rsidRPr="005E7B64">
        <w:rPr>
          <w:rFonts w:ascii="Source Code Pro" w:eastAsia="宋体" w:hAnsi="Source Code Pro" w:cs="宋体"/>
          <w:color w:val="000000"/>
          <w:kern w:val="0"/>
          <w:sz w:val="24"/>
          <w:szCs w:val="24"/>
          <w:shd w:val="clear" w:color="auto" w:fill="F0F0F0"/>
          <w14:ligatures w14:val="none"/>
        </w:rPr>
        <w:t>的影响</w:t>
      </w:r>
    </w:p>
    <w:p w14:paraId="502288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"match_by_signal"</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xml:space="preserve">) </w:t>
      </w:r>
    </w:p>
    <w:p w14:paraId="57CCB3B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avoid_future_data 设置是否开启避免未来数据模式</w:t>
      </w:r>
    </w:p>
    <w:p w14:paraId="6316BA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"avoid_future_data"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7A0A714A"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设置回测是否</w:t>
      </w:r>
      <w:proofErr w:type="gramEnd"/>
      <w:r w:rsidRPr="005E7B64">
        <w:rPr>
          <w:rFonts w:ascii="宋体" w:eastAsia="宋体" w:hAnsi="宋体" w:cs="宋体"/>
          <w:kern w:val="0"/>
          <w:sz w:val="24"/>
          <w:szCs w:val="24"/>
          <w14:ligatures w14:val="none"/>
        </w:rPr>
        <w:t>开启避免未来数据模式，默认关闭</w:t>
      </w:r>
      <w:r w:rsidRPr="005E7B64">
        <w:rPr>
          <w:rFonts w:ascii="宋体" w:eastAsia="宋体" w:hAnsi="宋体" w:cs="宋体"/>
          <w:kern w:val="0"/>
          <w:sz w:val="24"/>
          <w:szCs w:val="24"/>
          <w14:ligatures w14:val="none"/>
        </w:rPr>
        <w:br/>
      </w:r>
      <w:hyperlink r:id="rId130" w:history="1">
        <w:r w:rsidRPr="005E7B64">
          <w:rPr>
            <w:rFonts w:ascii="宋体" w:eastAsia="宋体" w:hAnsi="宋体" w:cs="宋体"/>
            <w:color w:val="0E90D2"/>
            <w:kern w:val="0"/>
            <w:sz w:val="24"/>
            <w:szCs w:val="24"/>
            <w:u w:val="single"/>
            <w14:ligatures w14:val="none"/>
          </w:rPr>
          <w:t>【API解析】避免未来数据</w:t>
        </w:r>
      </w:hyperlink>
    </w:p>
    <w:p w14:paraId="7DA9240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CD751F1" w14:textId="77777777" w:rsidR="005E7B64" w:rsidRPr="005E7B64" w:rsidRDefault="005E7B64" w:rsidP="005E7B64">
      <w:pPr>
        <w:widowControl/>
        <w:numPr>
          <w:ilvl w:val="0"/>
          <w:numId w:val="5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False, 关闭，</w:t>
      </w:r>
      <w:proofErr w:type="gramStart"/>
      <w:r w:rsidRPr="005E7B64">
        <w:rPr>
          <w:rFonts w:ascii="宋体" w:eastAsia="宋体" w:hAnsi="宋体" w:cs="宋体"/>
          <w:kern w:val="0"/>
          <w:sz w:val="24"/>
          <w:szCs w:val="24"/>
          <w14:ligatures w14:val="none"/>
        </w:rPr>
        <w:t>回测可能</w:t>
      </w:r>
      <w:proofErr w:type="gramEnd"/>
      <w:r w:rsidRPr="005E7B64">
        <w:rPr>
          <w:rFonts w:ascii="宋体" w:eastAsia="宋体" w:hAnsi="宋体" w:cs="宋体"/>
          <w:kern w:val="0"/>
          <w:sz w:val="24"/>
          <w:szCs w:val="24"/>
          <w14:ligatures w14:val="none"/>
        </w:rPr>
        <w:t>带入未来数据</w:t>
      </w:r>
    </w:p>
    <w:p w14:paraId="4B6F7613" w14:textId="77777777" w:rsidR="005E7B64" w:rsidRPr="005E7B64" w:rsidRDefault="005E7B64" w:rsidP="005E7B64">
      <w:pPr>
        <w:widowControl/>
        <w:numPr>
          <w:ilvl w:val="0"/>
          <w:numId w:val="5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True,开启，系统会提示或者处理未来数据</w:t>
      </w:r>
    </w:p>
    <w:p w14:paraId="0E11837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未来函数，未来数据</w:t>
      </w:r>
      <w:r w:rsidRPr="005E7B64">
        <w:rPr>
          <w:rFonts w:ascii="宋体" w:eastAsia="宋体" w:hAnsi="宋体" w:cs="宋体"/>
          <w:kern w:val="0"/>
          <w:sz w:val="24"/>
          <w:szCs w:val="24"/>
          <w14:ligatures w14:val="none"/>
        </w:rPr>
        <w:br/>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能够引入未来数据的函数，即可以返回未来数据的函数；通过未来函数获取到的数据为未来数据；例如开盘使用get_price获取当天的收盘价，则get_price为未来函数，当天的收盘价为未来数据。</w:t>
      </w:r>
      <w:r w:rsidRPr="005E7B64">
        <w:rPr>
          <w:rFonts w:ascii="宋体" w:eastAsia="宋体" w:hAnsi="宋体" w:cs="宋体"/>
          <w:kern w:val="0"/>
          <w:sz w:val="24"/>
          <w:szCs w:val="24"/>
          <w14:ligatures w14:val="none"/>
        </w:rPr>
        <w:br/>
        <w:t>更多的数据可以参考</w:t>
      </w:r>
      <w:hyperlink r:id="rId131" w:anchor="JQData%E6%8F%90%E4%BE%9B%E5%93%AA%E4%BA%9B%E6%95%B0%E6%8D%AE%E5%8F%8A%E6%95%B0%E6%8D%AE%E6%9B%B4%E6%96%B0%E9%A2%91%E7%8E%87" w:history="1">
        <w:r w:rsidRPr="005E7B64">
          <w:rPr>
            <w:rFonts w:ascii="宋体" w:eastAsia="宋体" w:hAnsi="宋体" w:cs="宋体"/>
            <w:color w:val="0E90D2"/>
            <w:kern w:val="0"/>
            <w:sz w:val="24"/>
            <w:szCs w:val="24"/>
            <w:u w:val="single"/>
            <w14:ligatures w14:val="none"/>
          </w:rPr>
          <w:t>数据更新频率</w:t>
        </w:r>
      </w:hyperlink>
    </w:p>
    <w:p w14:paraId="50EDD19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使用方法</w:t>
      </w:r>
      <w:r w:rsidRPr="005E7B64">
        <w:rPr>
          <w:rFonts w:ascii="宋体" w:eastAsia="宋体" w:hAnsi="宋体" w:cs="宋体"/>
          <w:kern w:val="0"/>
          <w:sz w:val="24"/>
          <w:szCs w:val="24"/>
          <w14:ligatures w14:val="none"/>
        </w:rPr>
        <w:br/>
        <w:t>在策略中使用set_option("avoid_future_data", True)来开启此功能，该选项默认为False，表示关闭。开启此功能之后，如果用户在策略中调用API的过程中，尝试通过API获取未来数据，就会抛出FutureDataError。</w:t>
      </w:r>
    </w:p>
    <w:p w14:paraId="4E8E416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未来数据类型及处理方法</w:t>
      </w:r>
    </w:p>
    <w:p w14:paraId="42700B6C" w14:textId="77777777" w:rsidR="005E7B64" w:rsidRPr="005E7B64" w:rsidRDefault="005E7B64" w:rsidP="005E7B64">
      <w:pPr>
        <w:widowControl/>
        <w:numPr>
          <w:ilvl w:val="0"/>
          <w:numId w:val="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可以通过时间参数避免的未来数据：</w:t>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使用我们提供的包含时间参数的API去取current_dt之后的数据（比如get_bars取current_dt之后的分钟数据）；设置"avoid_future_data"为True后，如果获取未来数据则抛出异常；</w:t>
      </w:r>
    </w:p>
    <w:p w14:paraId="5F730380" w14:textId="77777777" w:rsidR="005E7B64" w:rsidRPr="005E7B64" w:rsidRDefault="005E7B64" w:rsidP="005E7B64">
      <w:pPr>
        <w:widowControl/>
        <w:numPr>
          <w:ilvl w:val="0"/>
          <w:numId w:val="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没法通过时间参数主动避免的未来数据：对于用户没法通过函数参数主动避免的未来数据（比如get_call_auction）；设置"avoid_future_data"为True后，如果获取未来数据，我们会将返回结果中的未来数据剔除掉，而不会抛出异常。</w:t>
      </w:r>
    </w:p>
    <w:p w14:paraId="5A5A3A7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5281AF76" w14:textId="77777777" w:rsidR="005E7B64" w:rsidRPr="005E7B64" w:rsidRDefault="005E7B64" w:rsidP="005E7B64">
      <w:pPr>
        <w:widowControl/>
        <w:numPr>
          <w:ilvl w:val="0"/>
          <w:numId w:val="5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avoid_future_data只是帮助大家在写策略过程中，避免一些常见引入未来数据的问题；</w:t>
      </w:r>
    </w:p>
    <w:p w14:paraId="54351F9A" w14:textId="77777777" w:rsidR="005E7B64" w:rsidRPr="005E7B64" w:rsidRDefault="005E7B64" w:rsidP="005E7B64">
      <w:pPr>
        <w:widowControl/>
        <w:numPr>
          <w:ilvl w:val="0"/>
          <w:numId w:val="5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avoid_future_data不是万能的，不是包含所有检测未来数据的方法；</w:t>
      </w:r>
    </w:p>
    <w:p w14:paraId="150A39B4" w14:textId="77777777" w:rsidR="005E7B64" w:rsidRPr="005E7B64" w:rsidRDefault="005E7B64" w:rsidP="005E7B64">
      <w:pPr>
        <w:widowControl/>
        <w:numPr>
          <w:ilvl w:val="0"/>
          <w:numId w:val="5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写策略过程中，如果引入外部数据(自己本地数据、连网获取数据等)也有可能带入未来数据，这些使用avoid_future_data是检测不到的；</w:t>
      </w:r>
    </w:p>
    <w:p w14:paraId="4454714D" w14:textId="77777777" w:rsidR="005E7B64" w:rsidRPr="005E7B64" w:rsidRDefault="005E7B64" w:rsidP="005E7B64">
      <w:pPr>
        <w:widowControl/>
        <w:numPr>
          <w:ilvl w:val="0"/>
          <w:numId w:val="5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策略中设置固定的股票池，设置固定时间</w:t>
      </w:r>
      <w:proofErr w:type="gramStart"/>
      <w:r w:rsidRPr="005E7B64">
        <w:rPr>
          <w:rFonts w:ascii="宋体" w:eastAsia="宋体" w:hAnsi="宋体" w:cs="宋体"/>
          <w:kern w:val="0"/>
          <w:sz w:val="24"/>
          <w:szCs w:val="24"/>
          <w14:ligatures w14:val="none"/>
        </w:rPr>
        <w:t>点交易</w:t>
      </w:r>
      <w:proofErr w:type="gramEnd"/>
      <w:r w:rsidRPr="005E7B64">
        <w:rPr>
          <w:rFonts w:ascii="宋体" w:eastAsia="宋体" w:hAnsi="宋体" w:cs="宋体"/>
          <w:kern w:val="0"/>
          <w:sz w:val="24"/>
          <w:szCs w:val="24"/>
          <w14:ligatures w14:val="none"/>
        </w:rPr>
        <w:t>一些标的，也有可能引入未来数据，例如设置一些历史上涨幅比较大的标的在低点买入高点卖出；</w:t>
      </w:r>
    </w:p>
    <w:p w14:paraId="768B78AD"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数据获取函数</w:t>
      </w:r>
    </w:p>
    <w:p w14:paraId="5FA17FA7"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小提示：</w:t>
      </w:r>
    </w:p>
    <w:p w14:paraId="51AB1EC8"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在日级策略中可以获取</w:t>
      </w:r>
      <w:proofErr w:type="gramStart"/>
      <w:r w:rsidRPr="005E7B64">
        <w:rPr>
          <w:rFonts w:ascii="Segoe UI" w:eastAsia="宋体" w:hAnsi="Segoe UI" w:cs="Segoe UI"/>
          <w:color w:val="333333"/>
          <w:kern w:val="0"/>
          <w:sz w:val="24"/>
          <w:szCs w:val="24"/>
          <w14:ligatures w14:val="none"/>
        </w:rPr>
        <w:t>分钟级</w:t>
      </w:r>
      <w:proofErr w:type="gramEnd"/>
      <w:r w:rsidRPr="005E7B64">
        <w:rPr>
          <w:rFonts w:ascii="Segoe UI" w:eastAsia="宋体" w:hAnsi="Segoe UI" w:cs="Segoe UI"/>
          <w:color w:val="333333"/>
          <w:kern w:val="0"/>
          <w:sz w:val="24"/>
          <w:szCs w:val="24"/>
          <w14:ligatures w14:val="none"/>
        </w:rPr>
        <w:t>K</w:t>
      </w:r>
      <w:r w:rsidRPr="005E7B64">
        <w:rPr>
          <w:rFonts w:ascii="Segoe UI" w:eastAsia="宋体" w:hAnsi="Segoe UI" w:cs="Segoe UI"/>
          <w:color w:val="333333"/>
          <w:kern w:val="0"/>
          <w:sz w:val="24"/>
          <w:szCs w:val="24"/>
          <w14:ligatures w14:val="none"/>
        </w:rPr>
        <w:t>线数据，反之亦然；</w:t>
      </w:r>
    </w:p>
    <w:p w14:paraId="2CC8B4D3"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取多支标的</w:t>
      </w:r>
      <w:proofErr w:type="gramStart"/>
      <w:r w:rsidRPr="005E7B64">
        <w:rPr>
          <w:rFonts w:ascii="Segoe UI" w:eastAsia="宋体" w:hAnsi="Segoe UI" w:cs="Segoe UI"/>
          <w:color w:val="333333"/>
          <w:kern w:val="0"/>
          <w:sz w:val="24"/>
          <w:szCs w:val="24"/>
          <w14:ligatures w14:val="none"/>
        </w:rPr>
        <w:t>的</w:t>
      </w:r>
      <w:proofErr w:type="gramEnd"/>
      <w:r w:rsidRPr="005E7B64">
        <w:rPr>
          <w:rFonts w:ascii="Segoe UI" w:eastAsia="宋体" w:hAnsi="Segoe UI" w:cs="Segoe UI"/>
          <w:color w:val="333333"/>
          <w:kern w:val="0"/>
          <w:sz w:val="24"/>
          <w:szCs w:val="24"/>
          <w14:ligatures w14:val="none"/>
        </w:rPr>
        <w:t>数据时，</w:t>
      </w:r>
      <w:r w:rsidRPr="005E7B64">
        <w:rPr>
          <w:rFonts w:ascii="Segoe UI" w:eastAsia="宋体" w:hAnsi="Segoe UI" w:cs="Segoe UI"/>
          <w:b/>
          <w:bCs/>
          <w:color w:val="333333"/>
          <w:kern w:val="0"/>
          <w:sz w:val="24"/>
          <w:szCs w:val="24"/>
          <w14:ligatures w14:val="none"/>
        </w:rPr>
        <w:t>不要获取交易时段不同的标的（例如：不同交易时间的期货标的）</w:t>
      </w:r>
      <w:r w:rsidRPr="005E7B64">
        <w:rPr>
          <w:rFonts w:ascii="Segoe UI" w:eastAsia="宋体" w:hAnsi="Segoe UI" w:cs="Segoe UI"/>
          <w:color w:val="333333"/>
          <w:kern w:val="0"/>
          <w:sz w:val="24"/>
          <w:szCs w:val="24"/>
          <w14:ligatures w14:val="none"/>
        </w:rPr>
        <w:t>，否则会报错；</w:t>
      </w:r>
    </w:p>
    <w:p w14:paraId="2ACDD826"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天、分钟、</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行情里成交量单位是股，复权数据中成交量也是复权后的成交量；</w:t>
      </w:r>
    </w:p>
    <w:p w14:paraId="35E9E6F2"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更多数据，</w:t>
      </w:r>
      <w:proofErr w:type="gramStart"/>
      <w:r w:rsidRPr="005E7B64">
        <w:rPr>
          <w:rFonts w:ascii="Segoe UI" w:eastAsia="宋体" w:hAnsi="Segoe UI" w:cs="Segoe UI"/>
          <w:b/>
          <w:bCs/>
          <w:color w:val="333333"/>
          <w:kern w:val="0"/>
          <w:sz w:val="24"/>
          <w:szCs w:val="24"/>
          <w14:ligatures w14:val="none"/>
        </w:rPr>
        <w:t>请访问</w:t>
      </w:r>
      <w:proofErr w:type="gramEnd"/>
      <w:r w:rsidRPr="005E7B64">
        <w:rPr>
          <w:rFonts w:ascii="Segoe UI" w:eastAsia="宋体" w:hAnsi="Segoe UI" w:cs="Segoe UI"/>
          <w:b/>
          <w:bCs/>
          <w:color w:val="333333"/>
          <w:kern w:val="0"/>
          <w:sz w:val="24"/>
          <w:szCs w:val="24"/>
          <w14:ligatures w14:val="none"/>
        </w:rPr>
        <w:fldChar w:fldCharType="begin"/>
      </w:r>
      <w:r w:rsidRPr="005E7B64">
        <w:rPr>
          <w:rFonts w:ascii="Segoe UI" w:eastAsia="宋体" w:hAnsi="Segoe UI" w:cs="Segoe UI"/>
          <w:b/>
          <w:bCs/>
          <w:color w:val="333333"/>
          <w:kern w:val="0"/>
          <w:sz w:val="24"/>
          <w:szCs w:val="24"/>
          <w14:ligatures w14:val="none"/>
        </w:rPr>
        <w:instrText>HYPERLINK "https://www.joinquant.com/data?f=home&amp;m=memu"</w:instrText>
      </w:r>
      <w:r w:rsidRPr="005E7B64">
        <w:rPr>
          <w:rFonts w:ascii="Segoe UI" w:eastAsia="宋体" w:hAnsi="Segoe UI" w:cs="Segoe UI"/>
          <w:b/>
          <w:bCs/>
          <w:color w:val="333333"/>
          <w:kern w:val="0"/>
          <w:sz w:val="24"/>
          <w:szCs w:val="24"/>
          <w14:ligatures w14:val="none"/>
        </w:rPr>
      </w:r>
      <w:r w:rsidRPr="005E7B64">
        <w:rPr>
          <w:rFonts w:ascii="Segoe UI" w:eastAsia="宋体" w:hAnsi="Segoe UI" w:cs="Segoe UI"/>
          <w:b/>
          <w:bCs/>
          <w:color w:val="333333"/>
          <w:kern w:val="0"/>
          <w:sz w:val="24"/>
          <w:szCs w:val="24"/>
          <w14:ligatures w14:val="none"/>
        </w:rPr>
        <w:fldChar w:fldCharType="separate"/>
      </w:r>
      <w:r w:rsidRPr="005E7B64">
        <w:rPr>
          <w:rFonts w:ascii="Segoe UI" w:eastAsia="宋体" w:hAnsi="Segoe UI" w:cs="Segoe UI"/>
          <w:b/>
          <w:bCs/>
          <w:color w:val="0E90D2"/>
          <w:kern w:val="0"/>
          <w:sz w:val="24"/>
          <w:szCs w:val="24"/>
          <w:u w:val="single"/>
          <w14:ligatures w14:val="none"/>
        </w:rPr>
        <w:t>数据</w:t>
      </w:r>
      <w:r w:rsidRPr="005E7B64">
        <w:rPr>
          <w:rFonts w:ascii="Segoe UI" w:eastAsia="宋体" w:hAnsi="Segoe UI" w:cs="Segoe UI"/>
          <w:b/>
          <w:bCs/>
          <w:color w:val="333333"/>
          <w:kern w:val="0"/>
          <w:sz w:val="24"/>
          <w:szCs w:val="24"/>
          <w14:ligatures w14:val="none"/>
        </w:rPr>
        <w:fldChar w:fldCharType="end"/>
      </w:r>
      <w:r w:rsidRPr="005E7B64">
        <w:rPr>
          <w:rFonts w:ascii="Segoe UI" w:eastAsia="宋体" w:hAnsi="Segoe UI" w:cs="Segoe UI"/>
          <w:b/>
          <w:bCs/>
          <w:color w:val="333333"/>
          <w:kern w:val="0"/>
          <w:sz w:val="24"/>
          <w:szCs w:val="24"/>
          <w14:ligatures w14:val="none"/>
        </w:rPr>
        <w:t>页面查看</w:t>
      </w:r>
      <w:r w:rsidRPr="005E7B64">
        <w:rPr>
          <w:rFonts w:ascii="Segoe UI" w:eastAsia="宋体" w:hAnsi="Segoe UI" w:cs="Segoe UI"/>
          <w:color w:val="333333"/>
          <w:kern w:val="0"/>
          <w:sz w:val="24"/>
          <w:szCs w:val="24"/>
          <w14:ligatures w14:val="none"/>
        </w:rPr>
        <w:t>。</w:t>
      </w:r>
    </w:p>
    <w:p w14:paraId="694DB425"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hyperlink r:id="rId132" w:anchor="JQData%E6%8F%90%E4%BE%9B%E5%93%AA%E4%BA%9B%E6%95%B0%E6%8D%AE%E5%8F%8A%E6%95%B0%E6%8D%AE%E6%9B%B4%E6%96%B0%E9%A2%91%E7%8E%87" w:history="1">
        <w:proofErr w:type="gramStart"/>
        <w:r w:rsidRPr="005E7B64">
          <w:rPr>
            <w:rFonts w:ascii="Segoe UI" w:eastAsia="宋体" w:hAnsi="Segoe UI" w:cs="Segoe UI"/>
            <w:color w:val="0E90D2"/>
            <w:kern w:val="0"/>
            <w:sz w:val="24"/>
            <w:szCs w:val="24"/>
            <w:u w:val="single"/>
            <w14:ligatures w14:val="none"/>
          </w:rPr>
          <w:t>聚宽目前</w:t>
        </w:r>
        <w:proofErr w:type="gramEnd"/>
        <w:r w:rsidRPr="005E7B64">
          <w:rPr>
            <w:rFonts w:ascii="Segoe UI" w:eastAsia="宋体" w:hAnsi="Segoe UI" w:cs="Segoe UI"/>
            <w:color w:val="0E90D2"/>
            <w:kern w:val="0"/>
            <w:sz w:val="24"/>
            <w:szCs w:val="24"/>
            <w:u w:val="single"/>
            <w14:ligatures w14:val="none"/>
          </w:rPr>
          <w:t>提供哪些数据及数据更新频率</w:t>
        </w:r>
      </w:hyperlink>
    </w:p>
    <w:p w14:paraId="6504CE4C"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获取频率非一天或者非一分钟的数据，请使用</w:t>
      </w:r>
      <w:r w:rsidRPr="005E7B64">
        <w:rPr>
          <w:rFonts w:ascii="Segoe UI" w:eastAsia="宋体" w:hAnsi="Segoe UI" w:cs="Segoe UI"/>
          <w:color w:val="333333"/>
          <w:kern w:val="0"/>
          <w:sz w:val="24"/>
          <w:szCs w:val="24"/>
          <w14:ligatures w14:val="none"/>
        </w:rPr>
        <w:t>get_bars.</w:t>
      </w:r>
    </w:p>
    <w:p w14:paraId="046B382B" w14:textId="77777777" w:rsidR="005E7B64" w:rsidRPr="005E7B64" w:rsidRDefault="005E7B64" w:rsidP="005E7B64">
      <w:pPr>
        <w:widowControl/>
        <w:numPr>
          <w:ilvl w:val="0"/>
          <w:numId w:val="5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获取数据参考教程：</w:t>
      </w:r>
      <w:r w:rsidRPr="005E7B64">
        <w:rPr>
          <w:rFonts w:ascii="Segoe UI" w:eastAsia="宋体" w:hAnsi="Segoe UI" w:cs="Segoe UI"/>
          <w:color w:val="333333"/>
          <w:kern w:val="0"/>
          <w:sz w:val="24"/>
          <w:szCs w:val="24"/>
          <w14:ligatures w14:val="none"/>
        </w:rPr>
        <w:br/>
      </w:r>
      <w:hyperlink r:id="rId133" w:history="1">
        <w:proofErr w:type="gramStart"/>
        <w:r w:rsidRPr="005E7B64">
          <w:rPr>
            <w:rFonts w:ascii="Segoe UI" w:eastAsia="宋体" w:hAnsi="Segoe UI" w:cs="Segoe UI"/>
            <w:color w:val="0E90D2"/>
            <w:kern w:val="0"/>
            <w:sz w:val="24"/>
            <w:szCs w:val="24"/>
            <w:u w:val="single"/>
            <w14:ligatures w14:val="none"/>
          </w:rPr>
          <w:t>聚宽新手</w:t>
        </w:r>
        <w:proofErr w:type="gramEnd"/>
        <w:r w:rsidRPr="005E7B64">
          <w:rPr>
            <w:rFonts w:ascii="Segoe UI" w:eastAsia="宋体" w:hAnsi="Segoe UI" w:cs="Segoe UI"/>
            <w:color w:val="0E90D2"/>
            <w:kern w:val="0"/>
            <w:sz w:val="24"/>
            <w:szCs w:val="24"/>
            <w:u w:val="single"/>
            <w14:ligatures w14:val="none"/>
          </w:rPr>
          <w:t>指南</w:t>
        </w:r>
        <w:r w:rsidRPr="005E7B64">
          <w:rPr>
            <w:rFonts w:ascii="Segoe UI" w:eastAsia="宋体" w:hAnsi="Segoe UI" w:cs="Segoe UI"/>
            <w:color w:val="0E90D2"/>
            <w:kern w:val="0"/>
            <w:sz w:val="24"/>
            <w:szCs w:val="24"/>
            <w:u w:val="single"/>
            <w14:ligatures w14:val="none"/>
          </w:rPr>
          <w:t>-</w:t>
        </w:r>
        <w:r w:rsidRPr="005E7B64">
          <w:rPr>
            <w:rFonts w:ascii="Segoe UI" w:eastAsia="宋体" w:hAnsi="Segoe UI" w:cs="Segoe UI"/>
            <w:color w:val="0E90D2"/>
            <w:kern w:val="0"/>
            <w:sz w:val="24"/>
            <w:szCs w:val="24"/>
            <w:u w:val="single"/>
            <w14:ligatures w14:val="none"/>
          </w:rPr>
          <w:t>获取数据教程</w:t>
        </w:r>
      </w:hyperlink>
      <w:r w:rsidRPr="005E7B64">
        <w:rPr>
          <w:rFonts w:ascii="Segoe UI" w:eastAsia="宋体" w:hAnsi="Segoe UI" w:cs="Segoe UI"/>
          <w:color w:val="333333"/>
          <w:kern w:val="0"/>
          <w:sz w:val="24"/>
          <w:szCs w:val="24"/>
          <w14:ligatures w14:val="none"/>
        </w:rPr>
        <w:br/>
      </w:r>
      <w:hyperlink r:id="rId134" w:history="1">
        <w:r w:rsidRPr="005E7B64">
          <w:rPr>
            <w:rFonts w:ascii="Segoe UI" w:eastAsia="宋体" w:hAnsi="Segoe UI" w:cs="Segoe UI"/>
            <w:color w:val="0E90D2"/>
            <w:kern w:val="0"/>
            <w:sz w:val="24"/>
            <w:szCs w:val="24"/>
            <w:u w:val="single"/>
            <w14:ligatures w14:val="none"/>
          </w:rPr>
          <w:t>数据相关教程</w:t>
        </w:r>
      </w:hyperlink>
      <w:r w:rsidRPr="005E7B64">
        <w:rPr>
          <w:rFonts w:ascii="Segoe UI" w:eastAsia="宋体" w:hAnsi="Segoe UI" w:cs="Segoe UI"/>
          <w:color w:val="333333"/>
          <w:kern w:val="0"/>
          <w:sz w:val="24"/>
          <w:szCs w:val="24"/>
          <w14:ligatures w14:val="none"/>
        </w:rPr>
        <w:br/>
      </w:r>
      <w:hyperlink r:id="rId135" w:history="1">
        <w:r w:rsidRPr="005E7B64">
          <w:rPr>
            <w:rFonts w:ascii="Segoe UI" w:eastAsia="宋体" w:hAnsi="Segoe UI" w:cs="Segoe UI"/>
            <w:color w:val="0E90D2"/>
            <w:kern w:val="0"/>
            <w:sz w:val="24"/>
            <w:szCs w:val="24"/>
            <w:u w:val="single"/>
            <w14:ligatures w14:val="none"/>
          </w:rPr>
          <w:t>Query</w:t>
        </w:r>
        <w:r w:rsidRPr="005E7B64">
          <w:rPr>
            <w:rFonts w:ascii="Segoe UI" w:eastAsia="宋体" w:hAnsi="Segoe UI" w:cs="Segoe UI"/>
            <w:color w:val="0E90D2"/>
            <w:kern w:val="0"/>
            <w:sz w:val="24"/>
            <w:szCs w:val="24"/>
            <w:u w:val="single"/>
            <w14:ligatures w14:val="none"/>
          </w:rPr>
          <w:t>及查询财务数据的简单教程</w:t>
        </w:r>
      </w:hyperlink>
      <w:r w:rsidRPr="005E7B64">
        <w:rPr>
          <w:rFonts w:ascii="Segoe UI" w:eastAsia="宋体" w:hAnsi="Segoe UI" w:cs="Segoe UI"/>
          <w:color w:val="333333"/>
          <w:kern w:val="0"/>
          <w:sz w:val="24"/>
          <w:szCs w:val="24"/>
          <w14:ligatures w14:val="none"/>
        </w:rPr>
        <w:br/>
      </w:r>
      <w:hyperlink r:id="rId136" w:history="1">
        <w:r w:rsidRPr="005E7B64">
          <w:rPr>
            <w:rFonts w:ascii="Segoe UI" w:eastAsia="宋体" w:hAnsi="Segoe UI" w:cs="Segoe UI"/>
            <w:color w:val="0E90D2"/>
            <w:kern w:val="0"/>
            <w:sz w:val="24"/>
            <w:szCs w:val="24"/>
            <w:u w:val="single"/>
            <w14:ligatures w14:val="none"/>
          </w:rPr>
          <w:t>数据常见疑问汇总</w:t>
        </w:r>
      </w:hyperlink>
      <w:r w:rsidRPr="005E7B64">
        <w:rPr>
          <w:rFonts w:ascii="Segoe UI" w:eastAsia="宋体" w:hAnsi="Segoe UI" w:cs="Segoe UI"/>
          <w:color w:val="333333"/>
          <w:kern w:val="0"/>
          <w:sz w:val="24"/>
          <w:szCs w:val="24"/>
          <w14:ligatures w14:val="none"/>
        </w:rPr>
        <w:br/>
      </w:r>
      <w:hyperlink r:id="rId137" w:history="1">
        <w:r w:rsidRPr="005E7B64">
          <w:rPr>
            <w:rFonts w:ascii="Segoe UI" w:eastAsia="宋体" w:hAnsi="Segoe UI" w:cs="Segoe UI"/>
            <w:color w:val="0E90D2"/>
            <w:kern w:val="0"/>
            <w:sz w:val="24"/>
            <w:szCs w:val="24"/>
            <w:u w:val="single"/>
            <w14:ligatures w14:val="none"/>
          </w:rPr>
          <w:t>数据获取问题</w:t>
        </w:r>
        <w:proofErr w:type="gramStart"/>
        <w:r w:rsidRPr="005E7B64">
          <w:rPr>
            <w:rFonts w:ascii="Segoe UI" w:eastAsia="宋体" w:hAnsi="Segoe UI" w:cs="Segoe UI"/>
            <w:color w:val="0E90D2"/>
            <w:kern w:val="0"/>
            <w:sz w:val="24"/>
            <w:szCs w:val="24"/>
            <w:u w:val="single"/>
            <w14:ligatures w14:val="none"/>
          </w:rPr>
          <w:t>快问快答</w:t>
        </w:r>
        <w:proofErr w:type="gramEnd"/>
      </w:hyperlink>
      <w:r w:rsidRPr="005E7B64">
        <w:rPr>
          <w:rFonts w:ascii="Segoe UI" w:eastAsia="宋体" w:hAnsi="Segoe UI" w:cs="Segoe UI"/>
          <w:color w:val="333333"/>
          <w:kern w:val="0"/>
          <w:sz w:val="24"/>
          <w:szCs w:val="24"/>
          <w14:ligatures w14:val="none"/>
        </w:rPr>
        <w:br/>
      </w:r>
      <w:hyperlink r:id="rId138" w:history="1">
        <w:r w:rsidRPr="005E7B64">
          <w:rPr>
            <w:rFonts w:ascii="Segoe UI" w:eastAsia="宋体" w:hAnsi="Segoe UI" w:cs="Segoe UI"/>
            <w:color w:val="0E90D2"/>
            <w:kern w:val="0"/>
            <w:sz w:val="24"/>
            <w:szCs w:val="24"/>
            <w:u w:val="single"/>
            <w14:ligatures w14:val="none"/>
          </w:rPr>
          <w:t>JQData</w:t>
        </w:r>
        <w:r w:rsidRPr="005E7B64">
          <w:rPr>
            <w:rFonts w:ascii="Segoe UI" w:eastAsia="宋体" w:hAnsi="Segoe UI" w:cs="Segoe UI"/>
            <w:color w:val="0E90D2"/>
            <w:kern w:val="0"/>
            <w:sz w:val="24"/>
            <w:szCs w:val="24"/>
            <w:u w:val="single"/>
            <w14:ligatures w14:val="none"/>
          </w:rPr>
          <w:t>安装的问题</w:t>
        </w:r>
      </w:hyperlink>
      <w:r w:rsidRPr="005E7B64">
        <w:rPr>
          <w:rFonts w:ascii="Segoe UI" w:eastAsia="宋体" w:hAnsi="Segoe UI" w:cs="Segoe UI"/>
          <w:color w:val="333333"/>
          <w:kern w:val="0"/>
          <w:sz w:val="24"/>
          <w:szCs w:val="24"/>
          <w14:ligatures w14:val="none"/>
        </w:rPr>
        <w:br/>
      </w:r>
      <w:hyperlink r:id="rId139" w:history="1">
        <w:r w:rsidRPr="005E7B64">
          <w:rPr>
            <w:rFonts w:ascii="Segoe UI" w:eastAsia="宋体" w:hAnsi="Segoe UI" w:cs="Segoe UI"/>
            <w:color w:val="0E90D2"/>
            <w:kern w:val="0"/>
            <w:sz w:val="24"/>
            <w:szCs w:val="24"/>
            <w:u w:val="single"/>
            <w14:ligatures w14:val="none"/>
          </w:rPr>
          <w:t>常用数据获取及计算系列</w:t>
        </w:r>
      </w:hyperlink>
      <w:r w:rsidRPr="005E7B64">
        <w:rPr>
          <w:rFonts w:ascii="Segoe UI" w:eastAsia="宋体" w:hAnsi="Segoe UI" w:cs="Segoe UI"/>
          <w:color w:val="333333"/>
          <w:kern w:val="0"/>
          <w:sz w:val="24"/>
          <w:szCs w:val="24"/>
          <w14:ligatures w14:val="none"/>
        </w:rPr>
        <w:br/>
      </w:r>
      <w:hyperlink r:id="rId140" w:history="1">
        <w:r w:rsidRPr="005E7B64">
          <w:rPr>
            <w:rFonts w:ascii="Segoe UI" w:eastAsia="宋体" w:hAnsi="Segoe UI" w:cs="Segoe UI"/>
            <w:color w:val="0E90D2"/>
            <w:kern w:val="0"/>
            <w:sz w:val="24"/>
            <w:szCs w:val="24"/>
            <w:u w:val="single"/>
            <w14:ligatures w14:val="none"/>
          </w:rPr>
          <w:t>外部数据获取及分享</w:t>
        </w:r>
      </w:hyperlink>
      <w:r w:rsidRPr="005E7B64">
        <w:rPr>
          <w:rFonts w:ascii="Segoe UI" w:eastAsia="宋体" w:hAnsi="Segoe UI" w:cs="Segoe UI"/>
          <w:color w:val="333333"/>
          <w:kern w:val="0"/>
          <w:sz w:val="24"/>
          <w:szCs w:val="24"/>
          <w14:ligatures w14:val="none"/>
        </w:rPr>
        <w:br/>
      </w:r>
      <w:hyperlink r:id="rId141" w:history="1">
        <w:r w:rsidRPr="005E7B64">
          <w:rPr>
            <w:rFonts w:ascii="Segoe UI" w:eastAsia="宋体" w:hAnsi="Segoe UI" w:cs="Segoe UI"/>
            <w:color w:val="0E90D2"/>
            <w:kern w:val="0"/>
            <w:sz w:val="24"/>
            <w:szCs w:val="24"/>
            <w:u w:val="single"/>
            <w14:ligatures w14:val="none"/>
          </w:rPr>
          <w:t>【集合贴】数据相关</w:t>
        </w:r>
      </w:hyperlink>
      <w:r w:rsidRPr="005E7B64">
        <w:rPr>
          <w:rFonts w:ascii="Segoe UI" w:eastAsia="宋体" w:hAnsi="Segoe UI" w:cs="Segoe UI"/>
          <w:color w:val="333333"/>
          <w:kern w:val="0"/>
          <w:sz w:val="24"/>
          <w:szCs w:val="24"/>
          <w14:ligatures w14:val="none"/>
        </w:rPr>
        <w:br/>
      </w:r>
      <w:hyperlink r:id="rId142" w:history="1">
        <w:r w:rsidRPr="005E7B64">
          <w:rPr>
            <w:rFonts w:ascii="Segoe UI" w:eastAsia="宋体" w:hAnsi="Segoe UI" w:cs="Segoe UI"/>
            <w:color w:val="0E90D2"/>
            <w:kern w:val="0"/>
            <w:sz w:val="24"/>
            <w:szCs w:val="24"/>
            <w:u w:val="single"/>
            <w14:ligatures w14:val="none"/>
          </w:rPr>
          <w:t>【</w:t>
        </w:r>
        <w:r w:rsidRPr="005E7B64">
          <w:rPr>
            <w:rFonts w:ascii="Segoe UI" w:eastAsia="宋体" w:hAnsi="Segoe UI" w:cs="Segoe UI"/>
            <w:color w:val="0E90D2"/>
            <w:kern w:val="0"/>
            <w:sz w:val="24"/>
            <w:szCs w:val="24"/>
            <w:u w:val="single"/>
            <w14:ligatures w14:val="none"/>
          </w:rPr>
          <w:t>API</w:t>
        </w:r>
        <w:r w:rsidRPr="005E7B64">
          <w:rPr>
            <w:rFonts w:ascii="Segoe UI" w:eastAsia="宋体" w:hAnsi="Segoe UI" w:cs="Segoe UI"/>
            <w:color w:val="0E90D2"/>
            <w:kern w:val="0"/>
            <w:sz w:val="24"/>
            <w:szCs w:val="24"/>
            <w:u w:val="single"/>
            <w14:ligatures w14:val="none"/>
          </w:rPr>
          <w:t>解析】有关数据获取方法</w:t>
        </w:r>
      </w:hyperlink>
      <w:r w:rsidRPr="005E7B64">
        <w:rPr>
          <w:rFonts w:ascii="Segoe UI" w:eastAsia="宋体" w:hAnsi="Segoe UI" w:cs="Segoe UI"/>
          <w:color w:val="333333"/>
          <w:kern w:val="0"/>
          <w:sz w:val="24"/>
          <w:szCs w:val="24"/>
          <w14:ligatures w14:val="none"/>
        </w:rPr>
        <w:br/>
      </w:r>
      <w:hyperlink r:id="rId143" w:history="1">
        <w:r w:rsidRPr="005E7B64">
          <w:rPr>
            <w:rFonts w:ascii="Segoe UI" w:eastAsia="宋体" w:hAnsi="Segoe UI" w:cs="Segoe UI"/>
            <w:color w:val="0E90D2"/>
            <w:kern w:val="0"/>
            <w:sz w:val="24"/>
            <w:szCs w:val="24"/>
            <w:u w:val="single"/>
            <w14:ligatures w14:val="none"/>
          </w:rPr>
          <w:t>【</w:t>
        </w:r>
        <w:r w:rsidRPr="005E7B64">
          <w:rPr>
            <w:rFonts w:ascii="Segoe UI" w:eastAsia="宋体" w:hAnsi="Segoe UI" w:cs="Segoe UI"/>
            <w:color w:val="0E90D2"/>
            <w:kern w:val="0"/>
            <w:sz w:val="24"/>
            <w:szCs w:val="24"/>
            <w:u w:val="single"/>
            <w14:ligatures w14:val="none"/>
          </w:rPr>
          <w:t>API</w:t>
        </w:r>
        <w:r w:rsidRPr="005E7B64">
          <w:rPr>
            <w:rFonts w:ascii="Segoe UI" w:eastAsia="宋体" w:hAnsi="Segoe UI" w:cs="Segoe UI"/>
            <w:color w:val="0E90D2"/>
            <w:kern w:val="0"/>
            <w:sz w:val="24"/>
            <w:szCs w:val="24"/>
            <w:u w:val="single"/>
            <w14:ligatures w14:val="none"/>
          </w:rPr>
          <w:t>解析】</w:t>
        </w:r>
        <w:r w:rsidRPr="005E7B64">
          <w:rPr>
            <w:rFonts w:ascii="Segoe UI" w:eastAsia="宋体" w:hAnsi="Segoe UI" w:cs="Segoe UI"/>
            <w:color w:val="0E90D2"/>
            <w:kern w:val="0"/>
            <w:sz w:val="24"/>
            <w:szCs w:val="24"/>
            <w:u w:val="single"/>
            <w14:ligatures w14:val="none"/>
          </w:rPr>
          <w:t xml:space="preserve">get_bars </w:t>
        </w:r>
        <w:r w:rsidRPr="005E7B64">
          <w:rPr>
            <w:rFonts w:ascii="Segoe UI" w:eastAsia="宋体" w:hAnsi="Segoe UI" w:cs="Segoe UI"/>
            <w:color w:val="0E90D2"/>
            <w:kern w:val="0"/>
            <w:sz w:val="24"/>
            <w:szCs w:val="24"/>
            <w:u w:val="single"/>
            <w14:ligatures w14:val="none"/>
          </w:rPr>
          <w:t>定义和逻辑</w:t>
        </w:r>
      </w:hyperlink>
    </w:p>
    <w:p w14:paraId="20567515"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2FD6679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get_price 获取历史数据，可查询多个标的多个数据字段，返回数据格式为 DataFrame</w:t>
      </w:r>
    </w:p>
    <w:p w14:paraId="4F50F8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price(</w:t>
      </w:r>
      <w:proofErr w:type="gramEnd"/>
      <w:r w:rsidRPr="005E7B64">
        <w:rPr>
          <w:rFonts w:ascii="Source Code Pro" w:eastAsia="宋体" w:hAnsi="Source Code Pro" w:cs="宋体"/>
          <w:color w:val="000000"/>
          <w:kern w:val="0"/>
          <w:sz w:val="24"/>
          <w:szCs w:val="24"/>
          <w:shd w:val="clear" w:color="auto" w:fill="F0F0F0"/>
          <w14:ligatures w14:val="none"/>
        </w:rPr>
        <w:t>security, start_date=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frequency=</w:t>
      </w:r>
      <w:r w:rsidRPr="005E7B64">
        <w:rPr>
          <w:rFonts w:ascii="Source Code Pro" w:eastAsia="宋体" w:hAnsi="Source Code Pro" w:cs="宋体"/>
          <w:color w:val="880000"/>
          <w:kern w:val="0"/>
          <w:sz w:val="24"/>
          <w:szCs w:val="24"/>
          <w:shd w:val="clear" w:color="auto" w:fill="F0F0F0"/>
          <w14:ligatures w14:val="none"/>
        </w:rPr>
        <w:t>'daily'</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skip_paused=</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fq=</w:t>
      </w:r>
      <w:r w:rsidRPr="005E7B64">
        <w:rPr>
          <w:rFonts w:ascii="Source Code Pro" w:eastAsia="宋体" w:hAnsi="Source Code Pro" w:cs="宋体"/>
          <w:color w:val="880000"/>
          <w:kern w:val="0"/>
          <w:sz w:val="24"/>
          <w:szCs w:val="24"/>
          <w:shd w:val="clear" w:color="auto" w:fill="F0F0F0"/>
          <w14:ligatures w14:val="none"/>
        </w:rPr>
        <w:t>'pre'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panel=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fill_paused=</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704EAF6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获取一支或者多只股票的行情数据, 按天或者按分钟，这里在使用时注意 end_date 的设置， 传入的值不要大于context.current_dt，否则会引入未来函数。</w:t>
      </w:r>
    </w:p>
    <w:p w14:paraId="15AB7AA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关于停牌</w:t>
      </w:r>
      <w:r w:rsidRPr="005E7B64">
        <w:rPr>
          <w:rFonts w:ascii="宋体" w:eastAsia="宋体" w:hAnsi="宋体" w:cs="宋体"/>
          <w:kern w:val="0"/>
          <w:sz w:val="24"/>
          <w:szCs w:val="24"/>
          <w14:ligatures w14:val="none"/>
        </w:rPr>
        <w:t>: 因为此API可以获取多只股票的数据, 可能有的股票停牌有的没有, 为了保持时间轴的一致,</w:t>
      </w:r>
    </w:p>
    <w:p w14:paraId="6E8C2A2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我们默认没有跳过停牌的日期, 停牌时使用停牌前的数据填充(请看 </w:t>
      </w:r>
      <w:hyperlink r:id="rId144"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 的 paused 属性). 如想跳过, 请使用 skip_paused=True 参数, 注意当 panel=True 且获取多标的时不支持(panel结构需要索引对齐)</w:t>
      </w:r>
    </w:p>
    <w:p w14:paraId="123A3F2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F95E0D5" w14:textId="77777777" w:rsidR="005E7B64" w:rsidRPr="005E7B64" w:rsidRDefault="005E7B64" w:rsidP="005E7B64">
      <w:pPr>
        <w:widowControl/>
        <w:numPr>
          <w:ilvl w:val="0"/>
          <w:numId w:val="5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一支股票代码或者一个股票代码的list</w:t>
      </w:r>
    </w:p>
    <w:p w14:paraId="13DF3C86"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w:t>
      </w:r>
      <w:r w:rsidRPr="005E7B64">
        <w:rPr>
          <w:rFonts w:ascii="宋体" w:eastAsia="宋体" w:hAnsi="宋体" w:cs="宋体"/>
          <w:b/>
          <w:bCs/>
          <w:kern w:val="0"/>
          <w:sz w:val="24"/>
          <w:szCs w:val="24"/>
          <w14:ligatures w14:val="none"/>
        </w:rPr>
        <w:t>与 start_date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，不可同时使用</w:t>
      </w:r>
      <w:r w:rsidRPr="005E7B64">
        <w:rPr>
          <w:rFonts w:ascii="宋体" w:eastAsia="宋体" w:hAnsi="宋体" w:cs="宋体"/>
          <w:kern w:val="0"/>
          <w:sz w:val="24"/>
          <w:szCs w:val="24"/>
          <w14:ligatures w14:val="none"/>
        </w:rPr>
        <w:t>. 数量, 返回的结果集的行数, 即表示获取 end_date 之前几个 frequency 的数据</w:t>
      </w:r>
    </w:p>
    <w:p w14:paraId="76219ECB"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w:t>
      </w:r>
      <w:r w:rsidRPr="005E7B64">
        <w:rPr>
          <w:rFonts w:ascii="宋体" w:eastAsia="宋体" w:hAnsi="宋体" w:cs="宋体"/>
          <w:b/>
          <w:bCs/>
          <w:kern w:val="0"/>
          <w:sz w:val="24"/>
          <w:szCs w:val="24"/>
          <w14:ligatures w14:val="none"/>
        </w:rPr>
        <w:t>与 count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，不可同时使用</w:t>
      </w:r>
      <w:r w:rsidRPr="005E7B64">
        <w:rPr>
          <w:rFonts w:ascii="宋体" w:eastAsia="宋体" w:hAnsi="宋体" w:cs="宋体"/>
          <w:kern w:val="0"/>
          <w:sz w:val="24"/>
          <w:szCs w:val="24"/>
          <w14:ligatures w14:val="none"/>
        </w:rPr>
        <w:t>. 字符串或者 datetime.datetime/datetime.date 对象, 开始时间.</w:t>
      </w:r>
    </w:p>
    <w:p w14:paraId="02D5C1D8"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 count 和 start_date 参数都没有, 则 start_date 生效, 值是 '2015-01-01'. 注意:</w:t>
      </w:r>
    </w:p>
    <w:p w14:paraId="5D7A24C1"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当取分钟数据时, 时间可以精确到分钟, 比如: 传入</w:t>
      </w:r>
      <w:r w:rsidRPr="005E7B64">
        <w:rPr>
          <w:rFonts w:ascii="Source Code Pro" w:eastAsia="宋体" w:hAnsi="Source Code Pro" w:cs="宋体"/>
          <w:color w:val="000000"/>
          <w:kern w:val="0"/>
          <w:sz w:val="22"/>
          <w:shd w:val="clear" w:color="auto" w:fill="F0F0F0"/>
          <w14:ligatures w14:val="none"/>
        </w:rPr>
        <w:t>datetime.datetime(</w:t>
      </w:r>
      <w:r w:rsidRPr="005E7B64">
        <w:rPr>
          <w:rFonts w:ascii="Source Code Pro" w:eastAsia="宋体" w:hAnsi="Source Code Pro" w:cs="宋体"/>
          <w:color w:val="008800"/>
          <w:kern w:val="0"/>
          <w:sz w:val="22"/>
          <w:shd w:val="clear" w:color="auto" w:fill="F0F0F0"/>
          <w14:ligatures w14:val="none"/>
        </w:rPr>
        <w:t>2015</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1</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1</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10</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0</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0</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或者</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2015-01-01</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0000"/>
          <w:kern w:val="0"/>
          <w:sz w:val="22"/>
          <w:shd w:val="clear" w:color="auto" w:fill="F0F0F0"/>
          <w14:ligatures w14:val="none"/>
        </w:rPr>
        <w:t>10:00:00'</w:t>
      </w:r>
      <w:r w:rsidRPr="005E7B64">
        <w:rPr>
          <w:rFonts w:ascii="宋体" w:eastAsia="宋体" w:hAnsi="宋体" w:cs="宋体"/>
          <w:kern w:val="0"/>
          <w:sz w:val="24"/>
          <w:szCs w:val="24"/>
          <w14:ligatures w14:val="none"/>
        </w:rPr>
        <w:t>.</w:t>
      </w:r>
    </w:p>
    <w:p w14:paraId="31E0DD2E"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当取分钟数据时, 如果只传入日期, 则日内时间是当日的 00:00:00.</w:t>
      </w:r>
    </w:p>
    <w:p w14:paraId="1A91E8C2"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当取</w:t>
      </w:r>
      <w:proofErr w:type="gramStart"/>
      <w:r w:rsidRPr="005E7B64">
        <w:rPr>
          <w:rFonts w:ascii="宋体" w:eastAsia="宋体" w:hAnsi="宋体" w:cs="宋体"/>
          <w:kern w:val="0"/>
          <w:sz w:val="24"/>
          <w:szCs w:val="24"/>
          <w14:ligatures w14:val="none"/>
        </w:rPr>
        <w:t>天数据</w:t>
      </w:r>
      <w:proofErr w:type="gramEnd"/>
      <w:r w:rsidRPr="005E7B64">
        <w:rPr>
          <w:rFonts w:ascii="宋体" w:eastAsia="宋体" w:hAnsi="宋体" w:cs="宋体"/>
          <w:kern w:val="0"/>
          <w:sz w:val="24"/>
          <w:szCs w:val="24"/>
          <w14:ligatures w14:val="none"/>
        </w:rPr>
        <w:t>时, 传入的日内时间会被忽略</w:t>
      </w:r>
    </w:p>
    <w:p w14:paraId="6A9B130C"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格式同上, 结束时间, 默认是'2015-12-31', 包含此日期. </w:t>
      </w:r>
      <w:r w:rsidRPr="005E7B64">
        <w:rPr>
          <w:rFonts w:ascii="宋体" w:eastAsia="宋体" w:hAnsi="宋体" w:cs="宋体"/>
          <w:b/>
          <w:bCs/>
          <w:kern w:val="0"/>
          <w:sz w:val="24"/>
          <w:szCs w:val="24"/>
          <w14:ligatures w14:val="none"/>
        </w:rPr>
        <w:t>注意: 当取分钟数据时, 如果 end_date 只有日期, 则日内时间等同于 00:00:00, 所以返回的数据是不包括 end_date 这一天的</w:t>
      </w:r>
      <w:r w:rsidRPr="005E7B64">
        <w:rPr>
          <w:rFonts w:ascii="宋体" w:eastAsia="宋体" w:hAnsi="宋体" w:cs="宋体"/>
          <w:kern w:val="0"/>
          <w:sz w:val="24"/>
          <w:szCs w:val="24"/>
          <w14:ligatures w14:val="none"/>
        </w:rPr>
        <w:t>.</w:t>
      </w:r>
    </w:p>
    <w:p w14:paraId="5A369284"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frequency: 单位时间长度, 几天或者几分钟, 现在支持'Xd','Xm', 'daily'(等同于'1d'), 'minute'(等同于'1m'), X是一个正整数, 分别表示X天和X分钟(不论是按天还是按</w:t>
      </w:r>
      <w:proofErr w:type="gramStart"/>
      <w:r w:rsidRPr="005E7B64">
        <w:rPr>
          <w:rFonts w:ascii="宋体" w:eastAsia="宋体" w:hAnsi="宋体" w:cs="宋体"/>
          <w:kern w:val="0"/>
          <w:sz w:val="24"/>
          <w:szCs w:val="24"/>
          <w14:ligatures w14:val="none"/>
        </w:rPr>
        <w:t>分钟回测都能拿到</w:t>
      </w:r>
      <w:proofErr w:type="gramEnd"/>
      <w:r w:rsidRPr="005E7B64">
        <w:rPr>
          <w:rFonts w:ascii="宋体" w:eastAsia="宋体" w:hAnsi="宋体" w:cs="宋体"/>
          <w:kern w:val="0"/>
          <w:sz w:val="24"/>
          <w:szCs w:val="24"/>
          <w14:ligatures w14:val="none"/>
        </w:rPr>
        <w:t xml:space="preserve">这两种单位的数据), 注意, 当X &gt; 1时, fields只支持['open', 'close', 'high', </w:t>
      </w:r>
      <w:r w:rsidRPr="005E7B64">
        <w:rPr>
          <w:rFonts w:ascii="宋体" w:eastAsia="宋体" w:hAnsi="宋体" w:cs="宋体"/>
          <w:kern w:val="0"/>
          <w:sz w:val="24"/>
          <w:szCs w:val="24"/>
          <w14:ligatures w14:val="none"/>
        </w:rPr>
        <w:lastRenderedPageBreak/>
        <w:t>'low', 'volume', 'money']这几个标准字段,</w:t>
      </w:r>
      <w:r w:rsidRPr="005E7B64">
        <w:rPr>
          <w:rFonts w:ascii="宋体" w:eastAsia="宋体" w:hAnsi="宋体" w:cs="宋体"/>
          <w:b/>
          <w:bCs/>
          <w:kern w:val="0"/>
          <w:sz w:val="24"/>
          <w:szCs w:val="24"/>
          <w14:ligatures w14:val="none"/>
        </w:rPr>
        <w:t>合成数据的逻辑见下文</w:t>
      </w:r>
      <w:r w:rsidRPr="005E7B64">
        <w:rPr>
          <w:rFonts w:ascii="宋体" w:eastAsia="宋体" w:hAnsi="宋体" w:cs="宋体"/>
          <w:kern w:val="0"/>
          <w:sz w:val="24"/>
          <w:szCs w:val="24"/>
          <w14:ligatures w14:val="none"/>
        </w:rPr>
        <w:t>. 默认值是daily</w:t>
      </w:r>
    </w:p>
    <w:p w14:paraId="7A9FC604"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字符串list, 选择要获取的行情数据字段, 默认是None(表示['open', 'close', 'high', 'low', 'volume', 'money']这几个标准字段), 支持</w:t>
      </w:r>
      <w:hyperlink r:id="rId145"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里面的所有基本属性,，包含：['open', 'close', 'low', 'high', 'volume', 'money', 'factor', 'high_limit','low_limit', 'avg', 'pre_close', 'paused','open_interest'],其中paused为1表示停牌。</w:t>
      </w:r>
    </w:p>
    <w:p w14:paraId="5E7C6F27" w14:textId="77777777" w:rsidR="005E7B64" w:rsidRPr="005E7B64" w:rsidRDefault="005E7B64" w:rsidP="005E7B64">
      <w:pPr>
        <w:widowControl/>
        <w:numPr>
          <w:ilvl w:val="0"/>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是否跳过</w:t>
      </w:r>
      <w:proofErr w:type="gramStart"/>
      <w:r w:rsidRPr="005E7B64">
        <w:rPr>
          <w:rFonts w:ascii="宋体" w:eastAsia="宋体" w:hAnsi="宋体" w:cs="宋体"/>
          <w:kern w:val="0"/>
          <w:sz w:val="24"/>
          <w:szCs w:val="24"/>
          <w14:ligatures w14:val="none"/>
        </w:rPr>
        <w:t>不</w:t>
      </w:r>
      <w:proofErr w:type="gramEnd"/>
      <w:r w:rsidRPr="005E7B64">
        <w:rPr>
          <w:rFonts w:ascii="宋体" w:eastAsia="宋体" w:hAnsi="宋体" w:cs="宋体"/>
          <w:kern w:val="0"/>
          <w:sz w:val="24"/>
          <w:szCs w:val="24"/>
          <w14:ligatures w14:val="none"/>
        </w:rPr>
        <w:t>交易日期(包括停牌, 未上市或者退市后的日期). 如果不跳过, 停牌时会使用停牌前的数据填充(具体请看</w:t>
      </w:r>
      <w:hyperlink r:id="rId146"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的paused属性), 上市前或者退市后数据都为 nan, 但要注意:</w:t>
      </w:r>
    </w:p>
    <w:p w14:paraId="66C113FE"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默认为 False</w:t>
      </w:r>
    </w:p>
    <w:p w14:paraId="1828D589"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 skip_paused 是 True 时, 获取多个标的时需要将panel参数设置为False(panel结构需要索引对齐)</w:t>
      </w:r>
    </w:p>
    <w:p w14:paraId="7194AF93" w14:textId="77777777" w:rsidR="005E7B64" w:rsidRPr="005E7B64" w:rsidRDefault="005E7B64" w:rsidP="005E7B64">
      <w:pPr>
        <w:widowControl/>
        <w:numPr>
          <w:ilvl w:val="0"/>
          <w:numId w:val="5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fq: 复权选项(对股票/基金的价格字段、成交量字段及factor字段生效) :</w:t>
      </w:r>
    </w:p>
    <w:p w14:paraId="70208D31"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'pre'</w:t>
      </w:r>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前复权</w:t>
      </w:r>
      <w:proofErr w:type="gramEnd"/>
      <w:r w:rsidRPr="005E7B64">
        <w:rPr>
          <w:rFonts w:ascii="宋体" w:eastAsia="宋体" w:hAnsi="宋体" w:cs="宋体"/>
          <w:kern w:val="0"/>
          <w:sz w:val="24"/>
          <w:szCs w:val="24"/>
          <w14:ligatures w14:val="none"/>
        </w:rPr>
        <w:t>(根据'use_real_price'选项不同含义会有所不同, 参见[set_option]), 默认</w:t>
      </w:r>
      <w:proofErr w:type="gramStart"/>
      <w:r w:rsidRPr="005E7B64">
        <w:rPr>
          <w:rFonts w:ascii="宋体" w:eastAsia="宋体" w:hAnsi="宋体" w:cs="宋体"/>
          <w:kern w:val="0"/>
          <w:sz w:val="24"/>
          <w:szCs w:val="24"/>
          <w14:ligatures w14:val="none"/>
        </w:rPr>
        <w:t>是前复权</w:t>
      </w:r>
      <w:proofErr w:type="gramEnd"/>
    </w:p>
    <w:p w14:paraId="2BD57522"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None</w:t>
      </w:r>
      <w:r w:rsidRPr="005E7B64">
        <w:rPr>
          <w:rFonts w:ascii="宋体" w:eastAsia="宋体" w:hAnsi="宋体" w:cs="宋体"/>
          <w:kern w:val="0"/>
          <w:sz w:val="24"/>
          <w:szCs w:val="24"/>
          <w14:ligatures w14:val="none"/>
        </w:rPr>
        <w:t>,</w:t>
      </w:r>
      <w:proofErr w:type="gramStart"/>
      <w:r w:rsidRPr="005E7B64">
        <w:rPr>
          <w:rFonts w:ascii="宋体" w:eastAsia="宋体" w:hAnsi="宋体" w:cs="宋体"/>
          <w:kern w:val="0"/>
          <w:sz w:val="24"/>
          <w:szCs w:val="24"/>
          <w14:ligatures w14:val="none"/>
        </w:rPr>
        <w:t>不复权</w:t>
      </w:r>
      <w:proofErr w:type="gramEnd"/>
      <w:r w:rsidRPr="005E7B64">
        <w:rPr>
          <w:rFonts w:ascii="宋体" w:eastAsia="宋体" w:hAnsi="宋体" w:cs="宋体"/>
          <w:kern w:val="0"/>
          <w:sz w:val="24"/>
          <w:szCs w:val="24"/>
          <w14:ligatures w14:val="none"/>
        </w:rPr>
        <w:t>, 返回实际价格</w:t>
      </w:r>
    </w:p>
    <w:p w14:paraId="36FB5538" w14:textId="77777777" w:rsidR="005E7B64" w:rsidRPr="005E7B64" w:rsidRDefault="005E7B64" w:rsidP="005E7B64">
      <w:pPr>
        <w:widowControl/>
        <w:numPr>
          <w:ilvl w:val="1"/>
          <w:numId w:val="57"/>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'post'</w:t>
      </w:r>
      <w:r w:rsidRPr="005E7B64">
        <w:rPr>
          <w:rFonts w:ascii="宋体" w:eastAsia="宋体" w:hAnsi="宋体" w:cs="宋体"/>
          <w:kern w:val="0"/>
          <w:sz w:val="24"/>
          <w:szCs w:val="24"/>
          <w14:ligatures w14:val="none"/>
        </w:rPr>
        <w:t>,后复权</w:t>
      </w:r>
    </w:p>
    <w:p w14:paraId="63012433" w14:textId="77777777" w:rsidR="005E7B64" w:rsidRPr="005E7B64" w:rsidRDefault="005E7B64" w:rsidP="005E7B64">
      <w:pPr>
        <w:widowControl/>
        <w:numPr>
          <w:ilvl w:val="0"/>
          <w:numId w:val="5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panel：在pandas 0.25版后，panel被彻底移除。获取多标的数据时建议设置panel为False，返回等效的dataframe</w:t>
      </w:r>
    </w:p>
    <w:p w14:paraId="3DD6B715" w14:textId="77777777" w:rsidR="005E7B64" w:rsidRPr="005E7B64" w:rsidRDefault="005E7B64" w:rsidP="005E7B64">
      <w:pPr>
        <w:widowControl/>
        <w:numPr>
          <w:ilvl w:val="0"/>
          <w:numId w:val="5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fill_paused：对于停牌股票的价格处理，默认为True；True表示用pre_close价格填充；False 表示使用NAN填充停牌的数据。</w:t>
      </w:r>
    </w:p>
    <w:p w14:paraId="713A727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合成数据的逻辑</w:t>
      </w:r>
    </w:p>
    <w:p w14:paraId="6A458D1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当frequency为X天和X分钟时，代表使用以X为长度的滑动窗口进行合并数据。举例：</w:t>
      </w:r>
    </w:p>
    <w:p w14:paraId="09430ADF" w14:textId="77777777" w:rsidR="005E7B64" w:rsidRPr="005E7B64" w:rsidRDefault="005E7B64" w:rsidP="005E7B64">
      <w:pPr>
        <w:widowControl/>
        <w:numPr>
          <w:ilvl w:val="0"/>
          <w:numId w:val="5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9:33:00调用get_price获取1个单位的数据，frequency='5min',表示使用上一交易日14:58、14:59、15:00、本交易日9:31、9:32这5根1分钟K线来合成数据；</w:t>
      </w:r>
    </w:p>
    <w:p w14:paraId="6C04BA1E" w14:textId="77777777" w:rsidR="005E7B64" w:rsidRPr="005E7B64" w:rsidRDefault="005E7B64" w:rsidP="005E7B64">
      <w:pPr>
        <w:widowControl/>
        <w:numPr>
          <w:ilvl w:val="0"/>
          <w:numId w:val="5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9:37:00调用get_price获取1个单位的数据，frequency='5min',表示使用本交易日9:32、9:33、9:34、9:35、9:36这5根1分钟K线来合成数据；</w:t>
      </w:r>
    </w:p>
    <w:p w14:paraId="0C64F81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188DCF64" w14:textId="77777777" w:rsidR="005E7B64" w:rsidRPr="005E7B64" w:rsidRDefault="005E7B64" w:rsidP="005E7B64">
      <w:pPr>
        <w:widowControl/>
        <w:numPr>
          <w:ilvl w:val="0"/>
          <w:numId w:val="59"/>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请注意, 为了方便比较一只股票的多个属性, 同时也满足对比多只股票的一个属性的需求, 我们在security参数是一只股票和多只股票时返回的结构完全不一样(默认panel=False时)</w:t>
      </w:r>
    </w:p>
    <w:p w14:paraId="1359E4AE" w14:textId="77777777" w:rsidR="005E7B64" w:rsidRPr="005E7B64" w:rsidRDefault="005E7B64" w:rsidP="005E7B64">
      <w:pPr>
        <w:widowControl/>
        <w:numPr>
          <w:ilvl w:val="0"/>
          <w:numId w:val="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如果是一支股票, 则返回[pandas.DataFrame]对象, 行索引是[datetime.datetime]对象, 列索引是行情字段名字, 比如'open'/'close'. 比如:</w:t>
      </w:r>
      <w:r w:rsidRPr="005E7B64">
        <w:rPr>
          <w:rFonts w:ascii="Source Code Pro" w:eastAsia="宋体" w:hAnsi="Source Code Pro" w:cs="宋体"/>
          <w:b/>
          <w:bCs/>
          <w:color w:val="880000"/>
          <w:kern w:val="0"/>
          <w:sz w:val="22"/>
          <w:shd w:val="clear" w:color="auto" w:fill="F0F0F0"/>
          <w14:ligatures w14:val="none"/>
        </w:rPr>
        <w:t>get_price</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880000"/>
          <w:kern w:val="0"/>
          <w:sz w:val="22"/>
          <w:shd w:val="clear" w:color="auto" w:fill="F0F0F0"/>
          <w14:ligatures w14:val="none"/>
        </w:rPr>
        <w:t>'000300.XSHG'</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返回:</w:t>
      </w:r>
    </w:p>
    <w:tbl>
      <w:tblPr>
        <w:tblW w:w="0" w:type="auto"/>
        <w:tblCellMar>
          <w:left w:w="0" w:type="dxa"/>
          <w:right w:w="0" w:type="dxa"/>
        </w:tblCellMar>
        <w:tblLook w:val="04A0" w:firstRow="1" w:lastRow="0" w:firstColumn="1" w:lastColumn="0" w:noHBand="0" w:noVBand="1"/>
      </w:tblPr>
      <w:tblGrid>
        <w:gridCol w:w="810"/>
        <w:gridCol w:w="1040"/>
        <w:gridCol w:w="1040"/>
        <w:gridCol w:w="1040"/>
        <w:gridCol w:w="1040"/>
        <w:gridCol w:w="1497"/>
        <w:gridCol w:w="1839"/>
      </w:tblGrid>
      <w:tr w:rsidR="005E7B64" w:rsidRPr="005E7B64" w14:paraId="2E6D2EBD"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7AA6A745"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666C0DE1"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open</w:t>
            </w:r>
          </w:p>
        </w:tc>
        <w:tc>
          <w:tcPr>
            <w:tcW w:w="0" w:type="auto"/>
            <w:tcBorders>
              <w:top w:val="nil"/>
            </w:tcBorders>
            <w:shd w:val="clear" w:color="auto" w:fill="auto"/>
            <w:tcMar>
              <w:top w:w="120" w:type="dxa"/>
              <w:left w:w="120" w:type="dxa"/>
              <w:bottom w:w="120" w:type="dxa"/>
              <w:right w:w="120" w:type="dxa"/>
            </w:tcMar>
            <w:vAlign w:val="bottom"/>
            <w:hideMark/>
          </w:tcPr>
          <w:p w14:paraId="5A5D6ED7"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close</w:t>
            </w:r>
          </w:p>
        </w:tc>
        <w:tc>
          <w:tcPr>
            <w:tcW w:w="0" w:type="auto"/>
            <w:tcBorders>
              <w:top w:val="nil"/>
            </w:tcBorders>
            <w:shd w:val="clear" w:color="auto" w:fill="auto"/>
            <w:tcMar>
              <w:top w:w="120" w:type="dxa"/>
              <w:left w:w="120" w:type="dxa"/>
              <w:bottom w:w="120" w:type="dxa"/>
              <w:right w:w="120" w:type="dxa"/>
            </w:tcMar>
            <w:vAlign w:val="bottom"/>
            <w:hideMark/>
          </w:tcPr>
          <w:p w14:paraId="4D7222D8"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high</w:t>
            </w:r>
          </w:p>
        </w:tc>
        <w:tc>
          <w:tcPr>
            <w:tcW w:w="0" w:type="auto"/>
            <w:tcBorders>
              <w:top w:val="nil"/>
            </w:tcBorders>
            <w:shd w:val="clear" w:color="auto" w:fill="auto"/>
            <w:tcMar>
              <w:top w:w="120" w:type="dxa"/>
              <w:left w:w="120" w:type="dxa"/>
              <w:bottom w:w="120" w:type="dxa"/>
              <w:right w:w="120" w:type="dxa"/>
            </w:tcMar>
            <w:vAlign w:val="bottom"/>
            <w:hideMark/>
          </w:tcPr>
          <w:p w14:paraId="2EAF9229"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low</w:t>
            </w:r>
          </w:p>
        </w:tc>
        <w:tc>
          <w:tcPr>
            <w:tcW w:w="0" w:type="auto"/>
            <w:tcBorders>
              <w:top w:val="nil"/>
            </w:tcBorders>
            <w:shd w:val="clear" w:color="auto" w:fill="auto"/>
            <w:tcMar>
              <w:top w:w="120" w:type="dxa"/>
              <w:left w:w="120" w:type="dxa"/>
              <w:bottom w:w="120" w:type="dxa"/>
              <w:right w:w="120" w:type="dxa"/>
            </w:tcMar>
            <w:vAlign w:val="bottom"/>
            <w:hideMark/>
          </w:tcPr>
          <w:p w14:paraId="2086F2A2"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volume</w:t>
            </w:r>
          </w:p>
        </w:tc>
        <w:tc>
          <w:tcPr>
            <w:tcW w:w="0" w:type="auto"/>
            <w:tcBorders>
              <w:top w:val="nil"/>
            </w:tcBorders>
            <w:shd w:val="clear" w:color="auto" w:fill="auto"/>
            <w:tcMar>
              <w:top w:w="120" w:type="dxa"/>
              <w:left w:w="120" w:type="dxa"/>
              <w:bottom w:w="120" w:type="dxa"/>
              <w:right w:w="120" w:type="dxa"/>
            </w:tcMar>
            <w:vAlign w:val="bottom"/>
            <w:hideMark/>
          </w:tcPr>
          <w:p w14:paraId="7416EC1E"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money</w:t>
            </w:r>
          </w:p>
        </w:tc>
      </w:tr>
      <w:tr w:rsidR="005E7B64" w:rsidRPr="005E7B64" w14:paraId="6584F459"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DA6DB9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2015-01-05</w:t>
            </w:r>
          </w:p>
        </w:tc>
        <w:tc>
          <w:tcPr>
            <w:tcW w:w="0" w:type="auto"/>
            <w:tcBorders>
              <w:top w:val="single" w:sz="6" w:space="0" w:color="DDDDDD"/>
            </w:tcBorders>
            <w:shd w:val="clear" w:color="auto" w:fill="auto"/>
            <w:tcMar>
              <w:top w:w="120" w:type="dxa"/>
              <w:left w:w="120" w:type="dxa"/>
              <w:bottom w:w="120" w:type="dxa"/>
              <w:right w:w="120" w:type="dxa"/>
            </w:tcMar>
            <w:hideMark/>
          </w:tcPr>
          <w:p w14:paraId="7543A61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3566.09</w:t>
            </w:r>
          </w:p>
        </w:tc>
        <w:tc>
          <w:tcPr>
            <w:tcW w:w="0" w:type="auto"/>
            <w:tcBorders>
              <w:top w:val="single" w:sz="6" w:space="0" w:color="DDDDDD"/>
            </w:tcBorders>
            <w:shd w:val="clear" w:color="auto" w:fill="auto"/>
            <w:tcMar>
              <w:top w:w="120" w:type="dxa"/>
              <w:left w:w="120" w:type="dxa"/>
              <w:bottom w:w="120" w:type="dxa"/>
              <w:right w:w="120" w:type="dxa"/>
            </w:tcMar>
            <w:hideMark/>
          </w:tcPr>
          <w:p w14:paraId="3F46D56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3641.54</w:t>
            </w:r>
          </w:p>
        </w:tc>
        <w:tc>
          <w:tcPr>
            <w:tcW w:w="0" w:type="auto"/>
            <w:tcBorders>
              <w:top w:val="single" w:sz="6" w:space="0" w:color="DDDDDD"/>
            </w:tcBorders>
            <w:shd w:val="clear" w:color="auto" w:fill="auto"/>
            <w:tcMar>
              <w:top w:w="120" w:type="dxa"/>
              <w:left w:w="120" w:type="dxa"/>
              <w:bottom w:w="120" w:type="dxa"/>
              <w:right w:w="120" w:type="dxa"/>
            </w:tcMar>
            <w:hideMark/>
          </w:tcPr>
          <w:p w14:paraId="1B76D58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3669.04</w:t>
            </w:r>
          </w:p>
        </w:tc>
        <w:tc>
          <w:tcPr>
            <w:tcW w:w="0" w:type="auto"/>
            <w:tcBorders>
              <w:top w:val="single" w:sz="6" w:space="0" w:color="DDDDDD"/>
            </w:tcBorders>
            <w:shd w:val="clear" w:color="auto" w:fill="auto"/>
            <w:tcMar>
              <w:top w:w="120" w:type="dxa"/>
              <w:left w:w="120" w:type="dxa"/>
              <w:bottom w:w="120" w:type="dxa"/>
              <w:right w:w="120" w:type="dxa"/>
            </w:tcMar>
            <w:hideMark/>
          </w:tcPr>
          <w:p w14:paraId="38EA331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3551.51</w:t>
            </w:r>
          </w:p>
        </w:tc>
        <w:tc>
          <w:tcPr>
            <w:tcW w:w="0" w:type="auto"/>
            <w:tcBorders>
              <w:top w:val="single" w:sz="6" w:space="0" w:color="DDDDDD"/>
            </w:tcBorders>
            <w:shd w:val="clear" w:color="auto" w:fill="auto"/>
            <w:tcMar>
              <w:top w:w="120" w:type="dxa"/>
              <w:left w:w="120" w:type="dxa"/>
              <w:bottom w:w="120" w:type="dxa"/>
              <w:right w:w="120" w:type="dxa"/>
            </w:tcMar>
            <w:hideMark/>
          </w:tcPr>
          <w:p w14:paraId="0BB8040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451198098.0</w:t>
            </w:r>
          </w:p>
        </w:tc>
        <w:tc>
          <w:tcPr>
            <w:tcW w:w="0" w:type="auto"/>
            <w:tcBorders>
              <w:top w:val="single" w:sz="6" w:space="0" w:color="DDDDDD"/>
            </w:tcBorders>
            <w:shd w:val="clear" w:color="auto" w:fill="auto"/>
            <w:tcMar>
              <w:top w:w="120" w:type="dxa"/>
              <w:left w:w="120" w:type="dxa"/>
              <w:bottom w:w="120" w:type="dxa"/>
              <w:right w:w="120" w:type="dxa"/>
            </w:tcMar>
            <w:hideMark/>
          </w:tcPr>
          <w:p w14:paraId="2D7E68B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519849817448.0</w:t>
            </w:r>
          </w:p>
        </w:tc>
      </w:tr>
      <w:tr w:rsidR="005E7B64" w:rsidRPr="005E7B64" w14:paraId="44BABD54"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89EE46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2015-01-06</w:t>
            </w:r>
          </w:p>
        </w:tc>
        <w:tc>
          <w:tcPr>
            <w:tcW w:w="0" w:type="auto"/>
            <w:tcBorders>
              <w:top w:val="single" w:sz="6" w:space="0" w:color="DDDDDD"/>
            </w:tcBorders>
            <w:shd w:val="clear" w:color="auto" w:fill="auto"/>
            <w:tcMar>
              <w:top w:w="120" w:type="dxa"/>
              <w:left w:w="120" w:type="dxa"/>
              <w:bottom w:w="120" w:type="dxa"/>
              <w:right w:w="120" w:type="dxa"/>
            </w:tcMar>
            <w:hideMark/>
          </w:tcPr>
          <w:p w14:paraId="42AE319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3608.43</w:t>
            </w:r>
          </w:p>
        </w:tc>
        <w:tc>
          <w:tcPr>
            <w:tcW w:w="0" w:type="auto"/>
            <w:tcBorders>
              <w:top w:val="single" w:sz="6" w:space="0" w:color="DDDDDD"/>
            </w:tcBorders>
            <w:shd w:val="clear" w:color="auto" w:fill="auto"/>
            <w:tcMar>
              <w:top w:w="120" w:type="dxa"/>
              <w:left w:w="120" w:type="dxa"/>
              <w:bottom w:w="120" w:type="dxa"/>
              <w:right w:w="120" w:type="dxa"/>
            </w:tcMar>
            <w:hideMark/>
          </w:tcPr>
          <w:p w14:paraId="2FB161B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3641.06</w:t>
            </w:r>
          </w:p>
        </w:tc>
        <w:tc>
          <w:tcPr>
            <w:tcW w:w="0" w:type="auto"/>
            <w:tcBorders>
              <w:top w:val="single" w:sz="6" w:space="0" w:color="DDDDDD"/>
            </w:tcBorders>
            <w:shd w:val="clear" w:color="auto" w:fill="auto"/>
            <w:tcMar>
              <w:top w:w="120" w:type="dxa"/>
              <w:left w:w="120" w:type="dxa"/>
              <w:bottom w:w="120" w:type="dxa"/>
              <w:right w:w="120" w:type="dxa"/>
            </w:tcMar>
            <w:hideMark/>
          </w:tcPr>
          <w:p w14:paraId="42FDBC7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3683.23</w:t>
            </w:r>
          </w:p>
        </w:tc>
        <w:tc>
          <w:tcPr>
            <w:tcW w:w="0" w:type="auto"/>
            <w:tcBorders>
              <w:top w:val="single" w:sz="6" w:space="0" w:color="DDDDDD"/>
            </w:tcBorders>
            <w:shd w:val="clear" w:color="auto" w:fill="auto"/>
            <w:tcMar>
              <w:top w:w="120" w:type="dxa"/>
              <w:left w:w="120" w:type="dxa"/>
              <w:bottom w:w="120" w:type="dxa"/>
              <w:right w:w="120" w:type="dxa"/>
            </w:tcMar>
            <w:hideMark/>
          </w:tcPr>
          <w:p w14:paraId="1B33C9B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3587.23</w:t>
            </w:r>
          </w:p>
        </w:tc>
        <w:tc>
          <w:tcPr>
            <w:tcW w:w="0" w:type="auto"/>
            <w:tcBorders>
              <w:top w:val="single" w:sz="6" w:space="0" w:color="DDDDDD"/>
            </w:tcBorders>
            <w:shd w:val="clear" w:color="auto" w:fill="auto"/>
            <w:tcMar>
              <w:top w:w="120" w:type="dxa"/>
              <w:left w:w="120" w:type="dxa"/>
              <w:bottom w:w="120" w:type="dxa"/>
              <w:right w:w="120" w:type="dxa"/>
            </w:tcMar>
            <w:hideMark/>
          </w:tcPr>
          <w:p w14:paraId="2CCD687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420962185.0</w:t>
            </w:r>
          </w:p>
        </w:tc>
        <w:tc>
          <w:tcPr>
            <w:tcW w:w="0" w:type="auto"/>
            <w:tcBorders>
              <w:top w:val="single" w:sz="6" w:space="0" w:color="DDDDDD"/>
            </w:tcBorders>
            <w:shd w:val="clear" w:color="auto" w:fill="auto"/>
            <w:tcMar>
              <w:top w:w="120" w:type="dxa"/>
              <w:left w:w="120" w:type="dxa"/>
              <w:bottom w:w="120" w:type="dxa"/>
              <w:right w:w="120" w:type="dxa"/>
            </w:tcMar>
            <w:hideMark/>
          </w:tcPr>
          <w:p w14:paraId="5F2C620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498529588258.0</w:t>
            </w:r>
          </w:p>
        </w:tc>
      </w:tr>
    </w:tbl>
    <w:p w14:paraId="4AFE1E3A" w14:textId="77777777" w:rsidR="005E7B64" w:rsidRPr="005E7B64" w:rsidRDefault="005E7B64" w:rsidP="005E7B64">
      <w:pPr>
        <w:widowControl/>
        <w:numPr>
          <w:ilvl w:val="0"/>
          <w:numId w:val="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如果是多支股票, 则返回[pandas.Panel]对象, 里面是很多[pandas.DataFrame]对象, 索引是行情字段(open/close/…), 每个[pandas.DataFrame]的行索引是[datetime.datetime]对象, 列索引是股票代号. 比如</w:t>
      </w:r>
      <w:r w:rsidRPr="005E7B64">
        <w:rPr>
          <w:rFonts w:ascii="Source Code Pro" w:eastAsia="宋体" w:hAnsi="Source Code Pro" w:cs="宋体"/>
          <w:color w:val="000000"/>
          <w:kern w:val="0"/>
          <w:sz w:val="22"/>
          <w:shd w:val="clear" w:color="auto" w:fill="F0F0F0"/>
          <w14:ligatures w14:val="none"/>
        </w:rPr>
        <w:t>get_price([</w:t>
      </w:r>
      <w:r w:rsidRPr="005E7B64">
        <w:rPr>
          <w:rFonts w:ascii="Source Code Pro" w:eastAsia="宋体" w:hAnsi="Source Code Pro" w:cs="宋体"/>
          <w:color w:val="880000"/>
          <w:kern w:val="0"/>
          <w:sz w:val="22"/>
          <w:shd w:val="clear" w:color="auto" w:fill="F0F0F0"/>
          <w14:ligatures w14:val="none"/>
        </w:rPr>
        <w:t>'000300.XSHG', '000001.XSHE'</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880000"/>
          <w:kern w:val="0"/>
          <w:sz w:val="22"/>
          <w:shd w:val="clear" w:color="auto" w:fill="F0F0F0"/>
          <w14:ligatures w14:val="none"/>
        </w:rPr>
        <w:t>'open'</w:t>
      </w:r>
      <w:r w:rsidRPr="005E7B64">
        <w:rPr>
          <w:rFonts w:ascii="Source Code Pro" w:eastAsia="宋体" w:hAnsi="Source Code Pro" w:cs="宋体"/>
          <w:color w:val="000000"/>
          <w:kern w:val="0"/>
          <w:sz w:val="22"/>
          <w:shd w:val="clear" w:color="auto" w:fill="F0F0F0"/>
          <w14:ligatures w14:val="none"/>
        </w:rPr>
        <w:t>][:2]</w:t>
      </w:r>
      <w:r w:rsidRPr="005E7B64">
        <w:rPr>
          <w:rFonts w:ascii="宋体" w:eastAsia="宋体" w:hAnsi="宋体" w:cs="宋体"/>
          <w:kern w:val="0"/>
          <w:sz w:val="24"/>
          <w:szCs w:val="24"/>
          <w14:ligatures w14:val="none"/>
        </w:rPr>
        <w:t>返回:</w:t>
      </w:r>
    </w:p>
    <w:tbl>
      <w:tblPr>
        <w:tblW w:w="0" w:type="auto"/>
        <w:tblCellMar>
          <w:left w:w="0" w:type="dxa"/>
          <w:right w:w="0" w:type="dxa"/>
        </w:tblCellMar>
        <w:tblLook w:val="04A0" w:firstRow="1" w:lastRow="0" w:firstColumn="1" w:lastColumn="0" w:noHBand="0" w:noVBand="1"/>
      </w:tblPr>
      <w:tblGrid>
        <w:gridCol w:w="1440"/>
        <w:gridCol w:w="1571"/>
        <w:gridCol w:w="1571"/>
      </w:tblGrid>
      <w:tr w:rsidR="005E7B64" w:rsidRPr="005E7B64" w14:paraId="25B14DFB"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11DA6154"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01D48738"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000300.XSHG</w:t>
            </w:r>
          </w:p>
        </w:tc>
        <w:tc>
          <w:tcPr>
            <w:tcW w:w="0" w:type="auto"/>
            <w:tcBorders>
              <w:top w:val="nil"/>
            </w:tcBorders>
            <w:shd w:val="clear" w:color="auto" w:fill="auto"/>
            <w:tcMar>
              <w:top w:w="120" w:type="dxa"/>
              <w:left w:w="120" w:type="dxa"/>
              <w:bottom w:w="120" w:type="dxa"/>
              <w:right w:w="120" w:type="dxa"/>
            </w:tcMar>
            <w:vAlign w:val="bottom"/>
            <w:hideMark/>
          </w:tcPr>
          <w:p w14:paraId="51542F8E"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000001.XSHE</w:t>
            </w:r>
          </w:p>
        </w:tc>
      </w:tr>
      <w:tr w:rsidR="005E7B64" w:rsidRPr="005E7B64" w14:paraId="76FB05C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E09562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2015-01-05</w:t>
            </w:r>
          </w:p>
        </w:tc>
        <w:tc>
          <w:tcPr>
            <w:tcW w:w="0" w:type="auto"/>
            <w:tcBorders>
              <w:top w:val="single" w:sz="6" w:space="0" w:color="DDDDDD"/>
            </w:tcBorders>
            <w:shd w:val="clear" w:color="auto" w:fill="auto"/>
            <w:tcMar>
              <w:top w:w="120" w:type="dxa"/>
              <w:left w:w="120" w:type="dxa"/>
              <w:bottom w:w="120" w:type="dxa"/>
              <w:right w:w="120" w:type="dxa"/>
            </w:tcMar>
            <w:hideMark/>
          </w:tcPr>
          <w:p w14:paraId="673BB47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3566.09</w:t>
            </w:r>
          </w:p>
        </w:tc>
        <w:tc>
          <w:tcPr>
            <w:tcW w:w="0" w:type="auto"/>
            <w:tcBorders>
              <w:top w:val="single" w:sz="6" w:space="0" w:color="DDDDDD"/>
            </w:tcBorders>
            <w:shd w:val="clear" w:color="auto" w:fill="auto"/>
            <w:tcMar>
              <w:top w:w="120" w:type="dxa"/>
              <w:left w:w="120" w:type="dxa"/>
              <w:bottom w:w="120" w:type="dxa"/>
              <w:right w:w="120" w:type="dxa"/>
            </w:tcMar>
            <w:hideMark/>
          </w:tcPr>
          <w:p w14:paraId="78873B4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13.21</w:t>
            </w:r>
          </w:p>
        </w:tc>
      </w:tr>
      <w:tr w:rsidR="005E7B64" w:rsidRPr="005E7B64" w14:paraId="7CBAE784"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718EF5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2015-01-06</w:t>
            </w:r>
          </w:p>
        </w:tc>
        <w:tc>
          <w:tcPr>
            <w:tcW w:w="0" w:type="auto"/>
            <w:tcBorders>
              <w:top w:val="single" w:sz="6" w:space="0" w:color="DDDDDD"/>
            </w:tcBorders>
            <w:shd w:val="clear" w:color="auto" w:fill="auto"/>
            <w:tcMar>
              <w:top w:w="120" w:type="dxa"/>
              <w:left w:w="120" w:type="dxa"/>
              <w:bottom w:w="120" w:type="dxa"/>
              <w:right w:w="120" w:type="dxa"/>
            </w:tcMar>
            <w:hideMark/>
          </w:tcPr>
          <w:p w14:paraId="32A3C7C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3608.43</w:t>
            </w:r>
          </w:p>
        </w:tc>
        <w:tc>
          <w:tcPr>
            <w:tcW w:w="0" w:type="auto"/>
            <w:tcBorders>
              <w:top w:val="single" w:sz="6" w:space="0" w:color="DDDDDD"/>
            </w:tcBorders>
            <w:shd w:val="clear" w:color="auto" w:fill="auto"/>
            <w:tcMar>
              <w:top w:w="120" w:type="dxa"/>
              <w:left w:w="120" w:type="dxa"/>
              <w:bottom w:w="120" w:type="dxa"/>
              <w:right w:w="120" w:type="dxa"/>
            </w:tcMar>
            <w:hideMark/>
          </w:tcPr>
          <w:p w14:paraId="50342D4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13.09</w:t>
            </w:r>
          </w:p>
        </w:tc>
      </w:tr>
    </w:tbl>
    <w:p w14:paraId="2950BF8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19D021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获取一支股票</w:t>
      </w:r>
    </w:p>
    <w:p w14:paraId="60AFFF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get_price(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000001.XSHE</w:t>
      </w:r>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年的按天数据</w:t>
      </w:r>
    </w:p>
    <w:p w14:paraId="5ADFAC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get_price(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start_date=</w:t>
      </w:r>
      <w:r w:rsidRPr="005E7B64">
        <w:rPr>
          <w:rFonts w:ascii="Source Code Pro" w:eastAsia="宋体" w:hAnsi="Source Code Pro" w:cs="宋体"/>
          <w:color w:val="880000"/>
          <w:kern w:val="0"/>
          <w:sz w:val="24"/>
          <w:szCs w:val="24"/>
          <w:shd w:val="clear" w:color="auto" w:fill="F0F0F0"/>
          <w14:ligatures w14:val="none"/>
        </w:rPr>
        <w:t>'2015-01-01'</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'2015-01-31 23:00:00'</w:t>
      </w:r>
      <w:r w:rsidRPr="005E7B64">
        <w:rPr>
          <w:rFonts w:ascii="Source Code Pro" w:eastAsia="宋体" w:hAnsi="Source Code Pro" w:cs="宋体"/>
          <w:color w:val="000000"/>
          <w:kern w:val="0"/>
          <w:sz w:val="24"/>
          <w:szCs w:val="24"/>
          <w:shd w:val="clear" w:color="auto" w:fill="F0F0F0"/>
          <w14:ligatures w14:val="none"/>
        </w:rPr>
        <w:t>, frequency=</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000001.XSHG</w:t>
      </w:r>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01</w:t>
      </w:r>
      <w:r w:rsidRPr="005E7B64">
        <w:rPr>
          <w:rFonts w:ascii="Source Code Pro" w:eastAsia="宋体" w:hAnsi="Source Code Pro" w:cs="宋体"/>
          <w:color w:val="888888"/>
          <w:kern w:val="0"/>
          <w:sz w:val="24"/>
          <w:szCs w:val="24"/>
          <w:shd w:val="clear" w:color="auto" w:fill="F0F0F0"/>
          <w14:ligatures w14:val="none"/>
        </w:rPr>
        <w:t>月的分钟数据</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只获取</w:t>
      </w:r>
      <w:r w:rsidRPr="005E7B64">
        <w:rPr>
          <w:rFonts w:ascii="Source Code Pro" w:eastAsia="宋体" w:hAnsi="Source Code Pro" w:cs="宋体"/>
          <w:color w:val="888888"/>
          <w:kern w:val="0"/>
          <w:sz w:val="24"/>
          <w:szCs w:val="24"/>
          <w:shd w:val="clear" w:color="auto" w:fill="F0F0F0"/>
          <w14:ligatures w14:val="none"/>
        </w:rPr>
        <w:t>open+close</w:t>
      </w:r>
      <w:r w:rsidRPr="005E7B64">
        <w:rPr>
          <w:rFonts w:ascii="Source Code Pro" w:eastAsia="宋体" w:hAnsi="Source Code Pro" w:cs="宋体"/>
          <w:color w:val="888888"/>
          <w:kern w:val="0"/>
          <w:sz w:val="24"/>
          <w:szCs w:val="24"/>
          <w:shd w:val="clear" w:color="auto" w:fill="F0F0F0"/>
          <w14:ligatures w14:val="none"/>
        </w:rPr>
        <w:t>字段</w:t>
      </w:r>
    </w:p>
    <w:p w14:paraId="51F67A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get_price(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count =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'2015-01-31'</w:t>
      </w:r>
      <w:r w:rsidRPr="005E7B64">
        <w:rPr>
          <w:rFonts w:ascii="Source Code Pro" w:eastAsia="宋体" w:hAnsi="Source Code Pro" w:cs="宋体"/>
          <w:color w:val="000000"/>
          <w:kern w:val="0"/>
          <w:sz w:val="24"/>
          <w:szCs w:val="24"/>
          <w:shd w:val="clear" w:color="auto" w:fill="F0F0F0"/>
          <w14:ligatures w14:val="none"/>
        </w:rPr>
        <w:t>, frequency=</w:t>
      </w:r>
      <w:r w:rsidRPr="005E7B64">
        <w:rPr>
          <w:rFonts w:ascii="Source Code Pro" w:eastAsia="宋体" w:hAnsi="Source Code Pro" w:cs="宋体"/>
          <w:color w:val="880000"/>
          <w:kern w:val="0"/>
          <w:sz w:val="24"/>
          <w:szCs w:val="24"/>
          <w:shd w:val="clear" w:color="auto" w:fill="F0F0F0"/>
          <w14:ligatures w14:val="none"/>
        </w:rPr>
        <w:t>'daily'</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获取获得</w:t>
      </w:r>
      <w:r w:rsidRPr="005E7B64">
        <w:rPr>
          <w:rFonts w:ascii="Source Code Pro" w:eastAsia="宋体" w:hAnsi="Source Code Pro" w:cs="宋体"/>
          <w:color w:val="888888"/>
          <w:kern w:val="0"/>
          <w:sz w:val="24"/>
          <w:szCs w:val="24"/>
          <w:shd w:val="clear" w:color="auto" w:fill="F0F0F0"/>
          <w14:ligatures w14:val="none"/>
        </w:rPr>
        <w:t>000001.XSHG</w:t>
      </w:r>
      <w:r w:rsidRPr="005E7B64">
        <w:rPr>
          <w:rFonts w:ascii="Source Code Pro" w:eastAsia="宋体" w:hAnsi="Source Code Pro" w:cs="宋体"/>
          <w:color w:val="888888"/>
          <w:kern w:val="0"/>
          <w:sz w:val="24"/>
          <w:szCs w:val="24"/>
          <w:shd w:val="clear" w:color="auto" w:fill="F0F0F0"/>
          <w14:ligatures w14:val="none"/>
        </w:rPr>
        <w:t>在</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01</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31</w:t>
      </w:r>
      <w:r w:rsidRPr="005E7B64">
        <w:rPr>
          <w:rFonts w:ascii="Source Code Pro" w:eastAsia="宋体" w:hAnsi="Source Code Pro" w:cs="宋体"/>
          <w:color w:val="888888"/>
          <w:kern w:val="0"/>
          <w:sz w:val="24"/>
          <w:szCs w:val="24"/>
          <w:shd w:val="clear" w:color="auto" w:fill="F0F0F0"/>
          <w14:ligatures w14:val="none"/>
        </w:rPr>
        <w:t>日前</w:t>
      </w:r>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个交易日的数据</w:t>
      </w:r>
    </w:p>
    <w:p w14:paraId="77BC50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get_price(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start_date=</w:t>
      </w:r>
      <w:r w:rsidRPr="005E7B64">
        <w:rPr>
          <w:rFonts w:ascii="Source Code Pro" w:eastAsia="宋体" w:hAnsi="Source Code Pro" w:cs="宋体"/>
          <w:color w:val="880000"/>
          <w:kern w:val="0"/>
          <w:sz w:val="24"/>
          <w:szCs w:val="24"/>
          <w:shd w:val="clear" w:color="auto" w:fill="F0F0F0"/>
          <w14:ligatures w14:val="none"/>
        </w:rPr>
        <w:t>'2015-12-01 14:00:00'</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'2015-12-02 12:00:00'</w:t>
      </w:r>
      <w:r w:rsidRPr="005E7B64">
        <w:rPr>
          <w:rFonts w:ascii="Source Code Pro" w:eastAsia="宋体" w:hAnsi="Source Code Pro" w:cs="宋体"/>
          <w:color w:val="000000"/>
          <w:kern w:val="0"/>
          <w:sz w:val="24"/>
          <w:szCs w:val="24"/>
          <w:shd w:val="clear" w:color="auto" w:fill="F0F0F0"/>
          <w14:ligatures w14:val="none"/>
        </w:rPr>
        <w:t>, frequency=</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000001.XSHG</w:t>
      </w:r>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12</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号</w:t>
      </w:r>
      <w:r w:rsidRPr="005E7B64">
        <w:rPr>
          <w:rFonts w:ascii="Source Code Pro" w:eastAsia="宋体" w:hAnsi="Source Code Pro" w:cs="宋体"/>
          <w:color w:val="888888"/>
          <w:kern w:val="0"/>
          <w:sz w:val="24"/>
          <w:szCs w:val="24"/>
          <w:shd w:val="clear" w:color="auto" w:fill="F0F0F0"/>
          <w14:ligatures w14:val="none"/>
        </w:rPr>
        <w:t>14:00-2015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12</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日</w:t>
      </w:r>
      <w:r w:rsidRPr="005E7B64">
        <w:rPr>
          <w:rFonts w:ascii="Source Code Pro" w:eastAsia="宋体" w:hAnsi="Source Code Pro" w:cs="宋体"/>
          <w:color w:val="888888"/>
          <w:kern w:val="0"/>
          <w:sz w:val="24"/>
          <w:szCs w:val="24"/>
          <w:shd w:val="clear" w:color="auto" w:fill="F0F0F0"/>
          <w14:ligatures w14:val="none"/>
        </w:rPr>
        <w:t>12:00</w:t>
      </w:r>
      <w:r w:rsidRPr="005E7B64">
        <w:rPr>
          <w:rFonts w:ascii="Source Code Pro" w:eastAsia="宋体" w:hAnsi="Source Code Pro" w:cs="宋体"/>
          <w:color w:val="888888"/>
          <w:kern w:val="0"/>
          <w:sz w:val="24"/>
          <w:szCs w:val="24"/>
          <w:shd w:val="clear" w:color="auto" w:fill="F0F0F0"/>
          <w14:ligatures w14:val="none"/>
        </w:rPr>
        <w:t>的分钟数据</w:t>
      </w:r>
    </w:p>
    <w:p w14:paraId="0E6CE0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1F2AC2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获取多只股票</w:t>
      </w:r>
    </w:p>
    <w:p w14:paraId="55C30CF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panel =  get_price(get_index_stocks(</w:t>
      </w:r>
      <w:r w:rsidRPr="005E7B64">
        <w:rPr>
          <w:rFonts w:ascii="Source Code Pro" w:eastAsia="宋体" w:hAnsi="Source Code Pro" w:cs="宋体"/>
          <w:color w:val="880000"/>
          <w:kern w:val="0"/>
          <w:sz w:val="24"/>
          <w:szCs w:val="24"/>
          <w:shd w:val="clear" w:color="auto" w:fill="F0F0F0"/>
          <w14:ligatures w14:val="none"/>
        </w:rPr>
        <w:t>'000903.XSHG'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获取中证</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的所有成分股的</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年的</w:t>
      </w:r>
      <w:proofErr w:type="gramStart"/>
      <w:r w:rsidRPr="005E7B64">
        <w:rPr>
          <w:rFonts w:ascii="Source Code Pro" w:eastAsia="宋体" w:hAnsi="Source Code Pro" w:cs="宋体"/>
          <w:color w:val="888888"/>
          <w:kern w:val="0"/>
          <w:sz w:val="24"/>
          <w:szCs w:val="24"/>
          <w:shd w:val="clear" w:color="auto" w:fill="F0F0F0"/>
          <w14:ligatures w14:val="none"/>
        </w:rPr>
        <w:t>天数据</w:t>
      </w:r>
      <w:proofErr w:type="gramEnd"/>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返回一个</w:t>
      </w:r>
      <w:r w:rsidRPr="005E7B64">
        <w:rPr>
          <w:rFonts w:ascii="Source Code Pro" w:eastAsia="宋体" w:hAnsi="Source Code Pro" w:cs="宋体"/>
          <w:color w:val="888888"/>
          <w:kern w:val="0"/>
          <w:sz w:val="24"/>
          <w:szCs w:val="24"/>
          <w:shd w:val="clear" w:color="auto" w:fill="F0F0F0"/>
          <w14:ligatures w14:val="none"/>
        </w:rPr>
        <w:t>[pandas.Panel]</w:t>
      </w:r>
    </w:p>
    <w:p w14:paraId="36D52D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df_open = panel[</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获取开盘价的</w:t>
      </w:r>
      <w:r w:rsidRPr="005E7B64">
        <w:rPr>
          <w:rFonts w:ascii="Source Code Pro" w:eastAsia="宋体" w:hAnsi="Source Code Pro" w:cs="宋体"/>
          <w:color w:val="888888"/>
          <w:kern w:val="0"/>
          <w:sz w:val="24"/>
          <w:szCs w:val="24"/>
          <w:shd w:val="clear" w:color="auto" w:fill="F0F0F0"/>
          <w14:ligatures w14:val="none"/>
        </w:rPr>
        <w:t xml:space="preserve">[pandas.DataFrame],  </w:t>
      </w:r>
      <w:r w:rsidRPr="005E7B64">
        <w:rPr>
          <w:rFonts w:ascii="Source Code Pro" w:eastAsia="宋体" w:hAnsi="Source Code Pro" w:cs="宋体"/>
          <w:color w:val="888888"/>
          <w:kern w:val="0"/>
          <w:sz w:val="24"/>
          <w:szCs w:val="24"/>
          <w:shd w:val="clear" w:color="auto" w:fill="F0F0F0"/>
          <w14:ligatures w14:val="none"/>
        </w:rPr>
        <w:t>行索引是</w:t>
      </w:r>
      <w:r w:rsidRPr="005E7B64">
        <w:rPr>
          <w:rFonts w:ascii="Source Code Pro" w:eastAsia="宋体" w:hAnsi="Source Code Pro" w:cs="宋体"/>
          <w:color w:val="888888"/>
          <w:kern w:val="0"/>
          <w:sz w:val="24"/>
          <w:szCs w:val="24"/>
          <w:shd w:val="clear" w:color="auto" w:fill="F0F0F0"/>
          <w14:ligatures w14:val="none"/>
        </w:rPr>
        <w:t>[datetime.datetime]</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列索引是股票代号</w:t>
      </w:r>
    </w:p>
    <w:p w14:paraId="2B3CD3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df_volume = panel[</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获取交易量的</w:t>
      </w:r>
      <w:r w:rsidRPr="005E7B64">
        <w:rPr>
          <w:rFonts w:ascii="Source Code Pro" w:eastAsia="宋体" w:hAnsi="Source Code Pro" w:cs="宋体"/>
          <w:color w:val="888888"/>
          <w:kern w:val="0"/>
          <w:sz w:val="24"/>
          <w:szCs w:val="24"/>
          <w:shd w:val="clear" w:color="auto" w:fill="F0F0F0"/>
          <w14:ligatures w14:val="none"/>
        </w:rPr>
        <w:t>[pandas.DataFrame]</w:t>
      </w:r>
    </w:p>
    <w:p w14:paraId="579100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0CDA70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df_open[</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获取平安银行的</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年每天的开盘价数据</w:t>
      </w:r>
    </w:p>
    <w:p w14:paraId="1C8DF15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history 获取历史数据，可查询多个标的单个数据字段，返回数据格式为 DataFrame 或 Dict(字典)</w:t>
      </w:r>
    </w:p>
    <w:p w14:paraId="0C71689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0000"/>
          <w:kern w:val="0"/>
          <w:sz w:val="24"/>
          <w:szCs w:val="24"/>
          <w:shd w:val="clear" w:color="auto" w:fill="F0F0F0"/>
          <w14:ligatures w14:val="none"/>
        </w:rPr>
        <w:t>count, 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field=</w:t>
      </w:r>
      <w:r w:rsidRPr="005E7B64">
        <w:rPr>
          <w:rFonts w:ascii="Source Code Pro" w:eastAsia="宋体" w:hAnsi="Source Code Pro" w:cs="宋体"/>
          <w:color w:val="880000"/>
          <w:kern w:val="0"/>
          <w:sz w:val="24"/>
          <w:szCs w:val="24"/>
          <w:shd w:val="clear" w:color="auto" w:fill="F0F0F0"/>
          <w14:ligatures w14:val="none"/>
        </w:rPr>
        <w:t>'avg'</w:t>
      </w:r>
      <w:r w:rsidRPr="005E7B64">
        <w:rPr>
          <w:rFonts w:ascii="Source Code Pro" w:eastAsia="宋体" w:hAnsi="Source Code Pro" w:cs="宋体"/>
          <w:color w:val="000000"/>
          <w:kern w:val="0"/>
          <w:sz w:val="24"/>
          <w:szCs w:val="24"/>
          <w:shd w:val="clear" w:color="auto" w:fill="F0F0F0"/>
          <w14:ligatures w14:val="none"/>
        </w:rPr>
        <w:t>, security_list=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skip_paused=</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fq=</w:t>
      </w:r>
      <w:r w:rsidRPr="005E7B64">
        <w:rPr>
          <w:rFonts w:ascii="Source Code Pro" w:eastAsia="宋体" w:hAnsi="Source Code Pro" w:cs="宋体"/>
          <w:color w:val="880000"/>
          <w:kern w:val="0"/>
          <w:sz w:val="24"/>
          <w:szCs w:val="24"/>
          <w:shd w:val="clear" w:color="auto" w:fill="F0F0F0"/>
          <w14:ligatures w14:val="none"/>
        </w:rPr>
        <w:t>'pre'</w:t>
      </w:r>
      <w:r w:rsidRPr="005E7B64">
        <w:rPr>
          <w:rFonts w:ascii="Source Code Pro" w:eastAsia="宋体" w:hAnsi="Source Code Pro" w:cs="宋体"/>
          <w:color w:val="000000"/>
          <w:kern w:val="0"/>
          <w:sz w:val="24"/>
          <w:szCs w:val="24"/>
          <w:shd w:val="clear" w:color="auto" w:fill="F0F0F0"/>
          <w14:ligatures w14:val="none"/>
        </w:rPr>
        <w:t>)</w:t>
      </w:r>
    </w:p>
    <w:p w14:paraId="75C6EAC1"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/模拟专用API，可以在投资研究中获取</w:t>
      </w:r>
    </w:p>
    <w:p w14:paraId="6B28F64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查看历史的行情数据。</w:t>
      </w:r>
    </w:p>
    <w:p w14:paraId="1D7C1D7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关于停牌</w:t>
      </w:r>
      <w:r w:rsidRPr="005E7B64">
        <w:rPr>
          <w:rFonts w:ascii="宋体" w:eastAsia="宋体" w:hAnsi="宋体" w:cs="宋体"/>
          <w:kern w:val="0"/>
          <w:sz w:val="24"/>
          <w:szCs w:val="24"/>
          <w14:ligatures w14:val="none"/>
        </w:rPr>
        <w:t>: 因为获取了多只股票的数据, 可能有的股票停牌有的没有, 为了保持时间轴的一致, 我们默认没有跳过停牌的日期, 停牌时使用停牌前的数据填充(请看[SecurityUnitData]的paused属性). 如想跳过, 请使用 skip_paused=True 参数</w:t>
      </w:r>
    </w:p>
    <w:p w14:paraId="3D832FD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当取</w:t>
      </w:r>
      <w:proofErr w:type="gramStart"/>
      <w:r w:rsidRPr="005E7B64">
        <w:rPr>
          <w:rFonts w:ascii="宋体" w:eastAsia="宋体" w:hAnsi="宋体" w:cs="宋体"/>
          <w:b/>
          <w:bCs/>
          <w:kern w:val="0"/>
          <w:sz w:val="24"/>
          <w:szCs w:val="24"/>
          <w14:ligatures w14:val="none"/>
        </w:rPr>
        <w:t>天数据</w:t>
      </w:r>
      <w:proofErr w:type="gramEnd"/>
      <w:r w:rsidRPr="005E7B64">
        <w:rPr>
          <w:rFonts w:ascii="宋体" w:eastAsia="宋体" w:hAnsi="宋体" w:cs="宋体"/>
          <w:b/>
          <w:bCs/>
          <w:kern w:val="0"/>
          <w:sz w:val="24"/>
          <w:szCs w:val="24"/>
          <w14:ligatures w14:val="none"/>
        </w:rPr>
        <w:t>时, 不包括当天的, 即使是在收盘后；分钟数据不包括当前分钟的数据，没有未来</w:t>
      </w:r>
    </w:p>
    <w:p w14:paraId="6CCEAA6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4F6D5D08"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数量, 返回的结果集的行数</w:t>
      </w:r>
    </w:p>
    <w:p w14:paraId="3196EDB9"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unit: 单位时间长度, 几天或者几分钟, 现在支持'Xd','Xm', X是一个正整数, 分别表示X天和X分钟(不论是按天还是按</w:t>
      </w:r>
      <w:proofErr w:type="gramStart"/>
      <w:r w:rsidRPr="005E7B64">
        <w:rPr>
          <w:rFonts w:ascii="宋体" w:eastAsia="宋体" w:hAnsi="宋体" w:cs="宋体"/>
          <w:kern w:val="0"/>
          <w:sz w:val="24"/>
          <w:szCs w:val="24"/>
          <w14:ligatures w14:val="none"/>
        </w:rPr>
        <w:t>分钟回测都能拿到</w:t>
      </w:r>
      <w:proofErr w:type="gramEnd"/>
      <w:r w:rsidRPr="005E7B64">
        <w:rPr>
          <w:rFonts w:ascii="宋体" w:eastAsia="宋体" w:hAnsi="宋体" w:cs="宋体"/>
          <w:kern w:val="0"/>
          <w:sz w:val="24"/>
          <w:szCs w:val="24"/>
          <w14:ligatures w14:val="none"/>
        </w:rPr>
        <w:t>这两种单位的数据), 注意, 当X &gt; 1时, field只支持['open', 'close', 'high', 'low', 'volume', 'money']这几个标准字段.</w:t>
      </w:r>
    </w:p>
    <w:p w14:paraId="062AA8AE" w14:textId="77777777" w:rsidR="005E7B64" w:rsidRPr="005E7B64" w:rsidRDefault="005E7B64" w:rsidP="005E7B64">
      <w:pPr>
        <w:widowControl/>
        <w:numPr>
          <w:ilvl w:val="0"/>
          <w:numId w:val="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 要获取的数据类型, 支持</w:t>
      </w:r>
      <w:hyperlink r:id="rId147"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里面的所有基本属性,，包含：['open', ' close', 'low', 'high', 'volume', 'money', 'factor', 'high_limit',' low_limit', 'avg', ' pre_close', 'paused']</w:t>
      </w:r>
    </w:p>
    <w:p w14:paraId="2D95BFDA"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security_list:</w:t>
      </w:r>
    </w:p>
    <w:p w14:paraId="64EDE137"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要获取数据的股票列表</w:t>
      </w:r>
    </w:p>
    <w:p w14:paraId="14E5DEB7" w14:textId="77777777" w:rsidR="005E7B64" w:rsidRPr="005E7B64" w:rsidRDefault="005E7B64" w:rsidP="005E7B64">
      <w:pPr>
        <w:widowControl/>
        <w:numPr>
          <w:ilvl w:val="0"/>
          <w:numId w:val="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None 表示查询 context.universe 中所有股票的数据，context.universe 需要使用</w:t>
      </w:r>
      <w:hyperlink r:id="rId148" w:anchor="set_universe" w:history="1">
        <w:r w:rsidRPr="005E7B64">
          <w:rPr>
            <w:rFonts w:ascii="宋体" w:eastAsia="宋体" w:hAnsi="宋体" w:cs="宋体"/>
            <w:color w:val="0E90D2"/>
            <w:kern w:val="0"/>
            <w:sz w:val="24"/>
            <w:szCs w:val="24"/>
            <w:u w:val="single"/>
            <w14:ligatures w14:val="none"/>
          </w:rPr>
          <w:t>set_universe</w:t>
        </w:r>
      </w:hyperlink>
      <w:r w:rsidRPr="005E7B64">
        <w:rPr>
          <w:rFonts w:ascii="宋体" w:eastAsia="宋体" w:hAnsi="宋体" w:cs="宋体"/>
          <w:kern w:val="0"/>
          <w:sz w:val="24"/>
          <w:szCs w:val="24"/>
          <w14:ligatures w14:val="none"/>
        </w:rPr>
        <w:t>进行设定，形如：set_universe(['000001.XSHE', '600000.XSHG'])。</w:t>
      </w:r>
    </w:p>
    <w:p w14:paraId="519DBCE4"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 若是True, 返回[pandas.DataFrame], 否则返回一个dict, 具体请看下面的返回</w:t>
      </w:r>
      <w:proofErr w:type="gramStart"/>
      <w:r w:rsidRPr="005E7B64">
        <w:rPr>
          <w:rFonts w:ascii="宋体" w:eastAsia="宋体" w:hAnsi="宋体" w:cs="宋体"/>
          <w:kern w:val="0"/>
          <w:sz w:val="24"/>
          <w:szCs w:val="24"/>
          <w14:ligatures w14:val="none"/>
        </w:rPr>
        <w:t>值介绍</w:t>
      </w:r>
      <w:proofErr w:type="gramEnd"/>
      <w:r w:rsidRPr="005E7B64">
        <w:rPr>
          <w:rFonts w:ascii="宋体" w:eastAsia="宋体" w:hAnsi="宋体" w:cs="宋体"/>
          <w:kern w:val="0"/>
          <w:sz w:val="24"/>
          <w:szCs w:val="24"/>
          <w14:ligatures w14:val="none"/>
        </w:rPr>
        <w:t>. 默认是True. 我们之所以增加df参数, 是因为[pandas.DataFrame]创建和操作速度太慢, 很多情况并不需要使用它. 为了保持向上兼容, df默认是True, 但是如果你的回测速度很慢, 请考虑把df设成False.</w:t>
      </w:r>
    </w:p>
    <w:p w14:paraId="2B644953"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是否跳过</w:t>
      </w:r>
      <w:proofErr w:type="gramStart"/>
      <w:r w:rsidRPr="005E7B64">
        <w:rPr>
          <w:rFonts w:ascii="宋体" w:eastAsia="宋体" w:hAnsi="宋体" w:cs="宋体"/>
          <w:kern w:val="0"/>
          <w:sz w:val="24"/>
          <w:szCs w:val="24"/>
          <w14:ligatures w14:val="none"/>
        </w:rPr>
        <w:t>不</w:t>
      </w:r>
      <w:proofErr w:type="gramEnd"/>
      <w:r w:rsidRPr="005E7B64">
        <w:rPr>
          <w:rFonts w:ascii="宋体" w:eastAsia="宋体" w:hAnsi="宋体" w:cs="宋体"/>
          <w:kern w:val="0"/>
          <w:sz w:val="24"/>
          <w:szCs w:val="24"/>
          <w14:ligatures w14:val="none"/>
        </w:rPr>
        <w:t>交易日期(包括停牌, 未上市或者退市后的日期). 如果不跳过, 停牌时会使用停牌前的数据填充(具体请看</w:t>
      </w:r>
      <w:r w:rsidRPr="005E7B64">
        <w:rPr>
          <w:rFonts w:ascii="宋体" w:eastAsia="宋体" w:hAnsi="宋体" w:cs="宋体"/>
          <w:kern w:val="0"/>
          <w:sz w:val="24"/>
          <w:szCs w:val="24"/>
          <w14:ligatures w14:val="none"/>
        </w:rPr>
        <w:lastRenderedPageBreak/>
        <w:t>SecurityUnitData的paused属性), 上市前或者退市后数据都为 nan, 但要注意:</w:t>
      </w:r>
    </w:p>
    <w:p w14:paraId="415DCE78" w14:textId="77777777" w:rsidR="005E7B64" w:rsidRPr="005E7B64" w:rsidRDefault="005E7B64" w:rsidP="005E7B64">
      <w:pPr>
        <w:widowControl/>
        <w:numPr>
          <w:ilvl w:val="1"/>
          <w:numId w:val="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默认为 False</w:t>
      </w:r>
    </w:p>
    <w:p w14:paraId="46C698DA" w14:textId="77777777" w:rsidR="005E7B64" w:rsidRPr="005E7B64" w:rsidRDefault="005E7B64" w:rsidP="005E7B64">
      <w:pPr>
        <w:widowControl/>
        <w:numPr>
          <w:ilvl w:val="1"/>
          <w:numId w:val="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如果跳过, 则行索引不再是日期, 因为不同股票的实际交易日期可能不一样</w:t>
      </w:r>
    </w:p>
    <w:p w14:paraId="4BE2B312" w14:textId="77777777" w:rsidR="005E7B64" w:rsidRPr="005E7B64" w:rsidRDefault="005E7B64" w:rsidP="005E7B64">
      <w:pPr>
        <w:widowControl/>
        <w:numPr>
          <w:ilvl w:val="0"/>
          <w:numId w:val="6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fq: 复权选项(对股票/基金的价格字段、成交量字段及factor字段生效) :</w:t>
      </w:r>
    </w:p>
    <w:p w14:paraId="52FC8524" w14:textId="77777777" w:rsidR="005E7B64" w:rsidRPr="005E7B64" w:rsidRDefault="005E7B64" w:rsidP="005E7B64">
      <w:pPr>
        <w:widowControl/>
        <w:numPr>
          <w:ilvl w:val="1"/>
          <w:numId w:val="61"/>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'pre'</w:t>
      </w:r>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前复权</w:t>
      </w:r>
      <w:proofErr w:type="gramEnd"/>
      <w:r w:rsidRPr="005E7B64">
        <w:rPr>
          <w:rFonts w:ascii="宋体" w:eastAsia="宋体" w:hAnsi="宋体" w:cs="宋体"/>
          <w:kern w:val="0"/>
          <w:sz w:val="24"/>
          <w:szCs w:val="24"/>
          <w14:ligatures w14:val="none"/>
        </w:rPr>
        <w:t>(根据'use_real_price'选项不同含义会有所不同, 参见[set_option]), 默认</w:t>
      </w:r>
      <w:proofErr w:type="gramStart"/>
      <w:r w:rsidRPr="005E7B64">
        <w:rPr>
          <w:rFonts w:ascii="宋体" w:eastAsia="宋体" w:hAnsi="宋体" w:cs="宋体"/>
          <w:kern w:val="0"/>
          <w:sz w:val="24"/>
          <w:szCs w:val="24"/>
          <w14:ligatures w14:val="none"/>
        </w:rPr>
        <w:t>是前复权</w:t>
      </w:r>
      <w:proofErr w:type="gramEnd"/>
    </w:p>
    <w:p w14:paraId="3C8C9A7C" w14:textId="77777777" w:rsidR="005E7B64" w:rsidRPr="005E7B64" w:rsidRDefault="005E7B64" w:rsidP="005E7B64">
      <w:pPr>
        <w:widowControl/>
        <w:numPr>
          <w:ilvl w:val="1"/>
          <w:numId w:val="61"/>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None</w:t>
      </w:r>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不复权</w:t>
      </w:r>
      <w:proofErr w:type="gramEnd"/>
      <w:r w:rsidRPr="005E7B64">
        <w:rPr>
          <w:rFonts w:ascii="宋体" w:eastAsia="宋体" w:hAnsi="宋体" w:cs="宋体"/>
          <w:kern w:val="0"/>
          <w:sz w:val="24"/>
          <w:szCs w:val="24"/>
          <w14:ligatures w14:val="none"/>
        </w:rPr>
        <w:t>, 返回实际价格</w:t>
      </w:r>
    </w:p>
    <w:p w14:paraId="790F49CE" w14:textId="77777777" w:rsidR="005E7B64" w:rsidRPr="005E7B64" w:rsidRDefault="005E7B64" w:rsidP="005E7B64">
      <w:pPr>
        <w:widowControl/>
        <w:numPr>
          <w:ilvl w:val="1"/>
          <w:numId w:val="61"/>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'post'</w:t>
      </w:r>
      <w:r w:rsidRPr="005E7B64">
        <w:rPr>
          <w:rFonts w:ascii="宋体" w:eastAsia="宋体" w:hAnsi="宋体" w:cs="宋体"/>
          <w:kern w:val="0"/>
          <w:sz w:val="24"/>
          <w:szCs w:val="24"/>
          <w14:ligatures w14:val="none"/>
        </w:rPr>
        <w:t>: 后复权</w:t>
      </w:r>
    </w:p>
    <w:p w14:paraId="5A8F5DF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4914CFEE" w14:textId="77777777" w:rsidR="005E7B64" w:rsidRPr="005E7B64" w:rsidRDefault="005E7B64" w:rsidP="005E7B64">
      <w:pPr>
        <w:widowControl/>
        <w:numPr>
          <w:ilvl w:val="0"/>
          <w:numId w:val="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df=True: [pandas.DataFrame]对象, 行索引是[datetime.datetime]对象, 列索引是股票代号. 比如: 如果当前时间是2015-01-07, universe是['000300.XSHG', '000001.XSHE'],</w:t>
      </w:r>
      <w:r w:rsidRPr="005E7B64">
        <w:rPr>
          <w:rFonts w:ascii="Source Code Pro" w:eastAsia="宋体" w:hAnsi="Source Code Pro" w:cs="宋体"/>
          <w:b/>
          <w:bCs/>
          <w:color w:val="880000"/>
          <w:kern w:val="0"/>
          <w:sz w:val="22"/>
          <w:shd w:val="clear" w:color="auto" w:fill="F0F0F0"/>
          <w14:ligatures w14:val="none"/>
        </w:rPr>
        <w:t>history</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'1d'</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'open'</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将返回:</w:t>
      </w:r>
    </w:p>
    <w:tbl>
      <w:tblPr>
        <w:tblW w:w="0" w:type="auto"/>
        <w:tblCellMar>
          <w:left w:w="0" w:type="dxa"/>
          <w:right w:w="0" w:type="dxa"/>
        </w:tblCellMar>
        <w:tblLook w:val="04A0" w:firstRow="1" w:lastRow="0" w:firstColumn="1" w:lastColumn="0" w:noHBand="0" w:noVBand="1"/>
      </w:tblPr>
      <w:tblGrid>
        <w:gridCol w:w="1440"/>
        <w:gridCol w:w="1571"/>
        <w:gridCol w:w="1571"/>
      </w:tblGrid>
      <w:tr w:rsidR="005E7B64" w:rsidRPr="005E7B64" w14:paraId="2F456D95"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3E79B953"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5EC77327"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000300.XSHG</w:t>
            </w:r>
          </w:p>
        </w:tc>
        <w:tc>
          <w:tcPr>
            <w:tcW w:w="0" w:type="auto"/>
            <w:tcBorders>
              <w:top w:val="nil"/>
            </w:tcBorders>
            <w:shd w:val="clear" w:color="auto" w:fill="auto"/>
            <w:tcMar>
              <w:top w:w="120" w:type="dxa"/>
              <w:left w:w="120" w:type="dxa"/>
              <w:bottom w:w="120" w:type="dxa"/>
              <w:right w:w="120" w:type="dxa"/>
            </w:tcMar>
            <w:vAlign w:val="bottom"/>
            <w:hideMark/>
          </w:tcPr>
          <w:p w14:paraId="24997C61"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000001.XSHE</w:t>
            </w:r>
          </w:p>
        </w:tc>
      </w:tr>
      <w:tr w:rsidR="005E7B64" w:rsidRPr="005E7B64" w14:paraId="6FA436A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589A68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2015-01-05</w:t>
            </w:r>
          </w:p>
        </w:tc>
        <w:tc>
          <w:tcPr>
            <w:tcW w:w="0" w:type="auto"/>
            <w:tcBorders>
              <w:top w:val="single" w:sz="6" w:space="0" w:color="DDDDDD"/>
            </w:tcBorders>
            <w:shd w:val="clear" w:color="auto" w:fill="auto"/>
            <w:tcMar>
              <w:top w:w="120" w:type="dxa"/>
              <w:left w:w="120" w:type="dxa"/>
              <w:bottom w:w="120" w:type="dxa"/>
              <w:right w:w="120" w:type="dxa"/>
            </w:tcMar>
            <w:hideMark/>
          </w:tcPr>
          <w:p w14:paraId="5CC641C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3566.09</w:t>
            </w:r>
          </w:p>
        </w:tc>
        <w:tc>
          <w:tcPr>
            <w:tcW w:w="0" w:type="auto"/>
            <w:tcBorders>
              <w:top w:val="single" w:sz="6" w:space="0" w:color="DDDDDD"/>
            </w:tcBorders>
            <w:shd w:val="clear" w:color="auto" w:fill="auto"/>
            <w:tcMar>
              <w:top w:w="120" w:type="dxa"/>
              <w:left w:w="120" w:type="dxa"/>
              <w:bottom w:w="120" w:type="dxa"/>
              <w:right w:w="120" w:type="dxa"/>
            </w:tcMar>
            <w:hideMark/>
          </w:tcPr>
          <w:p w14:paraId="3CD5C2F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13.21</w:t>
            </w:r>
          </w:p>
        </w:tc>
      </w:tr>
      <w:tr w:rsidR="005E7B64" w:rsidRPr="005E7B64" w14:paraId="3DAD5FD4"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9D1406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2015-01-06</w:t>
            </w:r>
          </w:p>
        </w:tc>
        <w:tc>
          <w:tcPr>
            <w:tcW w:w="0" w:type="auto"/>
            <w:tcBorders>
              <w:top w:val="single" w:sz="6" w:space="0" w:color="DDDDDD"/>
            </w:tcBorders>
            <w:shd w:val="clear" w:color="auto" w:fill="auto"/>
            <w:tcMar>
              <w:top w:w="120" w:type="dxa"/>
              <w:left w:w="120" w:type="dxa"/>
              <w:bottom w:w="120" w:type="dxa"/>
              <w:right w:w="120" w:type="dxa"/>
            </w:tcMar>
            <w:hideMark/>
          </w:tcPr>
          <w:p w14:paraId="3BA01E4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3608.43</w:t>
            </w:r>
          </w:p>
        </w:tc>
        <w:tc>
          <w:tcPr>
            <w:tcW w:w="0" w:type="auto"/>
            <w:tcBorders>
              <w:top w:val="single" w:sz="6" w:space="0" w:color="DDDDDD"/>
            </w:tcBorders>
            <w:shd w:val="clear" w:color="auto" w:fill="auto"/>
            <w:tcMar>
              <w:top w:w="120" w:type="dxa"/>
              <w:left w:w="120" w:type="dxa"/>
              <w:bottom w:w="120" w:type="dxa"/>
              <w:right w:w="120" w:type="dxa"/>
            </w:tcMar>
            <w:hideMark/>
          </w:tcPr>
          <w:p w14:paraId="08B5B35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13.09</w:t>
            </w:r>
          </w:p>
        </w:tc>
      </w:tr>
    </w:tbl>
    <w:p w14:paraId="3F42185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关于numpy和pandas, 请看下面的</w:t>
      </w:r>
      <w:proofErr w:type="gramStart"/>
      <w:r w:rsidRPr="005E7B64">
        <w:rPr>
          <w:rFonts w:ascii="宋体" w:eastAsia="宋体" w:hAnsi="宋体" w:cs="宋体"/>
          <w:kern w:val="0"/>
          <w:sz w:val="24"/>
          <w:szCs w:val="24"/>
          <w14:ligatures w14:val="none"/>
        </w:rPr>
        <w:t>第三方库介绍</w:t>
      </w:r>
      <w:proofErr w:type="gramEnd"/>
    </w:p>
    <w:p w14:paraId="65AC90A7" w14:textId="77777777" w:rsidR="005E7B64" w:rsidRPr="005E7B64" w:rsidRDefault="005E7B64" w:rsidP="005E7B64">
      <w:pPr>
        <w:widowControl/>
        <w:numPr>
          <w:ilvl w:val="0"/>
          <w:numId w:val="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df=False: dict, key是股票代码, value是一个numpy数组[numpy.ndarray], 对应上面的DataFrame的每一列, 例如</w:t>
      </w:r>
      <w:r w:rsidRPr="005E7B64">
        <w:rPr>
          <w:rFonts w:ascii="Source Code Pro" w:eastAsia="宋体" w:hAnsi="Source Code Pro" w:cs="宋体"/>
          <w:b/>
          <w:bCs/>
          <w:color w:val="880000"/>
          <w:kern w:val="0"/>
          <w:sz w:val="22"/>
          <w:shd w:val="clear" w:color="auto" w:fill="F0F0F0"/>
          <w14:ligatures w14:val="none"/>
        </w:rPr>
        <w:t>history</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'1d'</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'open'</w:t>
      </w:r>
      <w:r w:rsidRPr="005E7B64">
        <w:rPr>
          <w:rFonts w:ascii="Source Code Pro" w:eastAsia="宋体" w:hAnsi="Source Code Pro" w:cs="宋体"/>
          <w:color w:val="000000"/>
          <w:kern w:val="0"/>
          <w:sz w:val="22"/>
          <w:shd w:val="clear" w:color="auto" w:fill="F0F0F0"/>
          <w14:ligatures w14:val="none"/>
        </w:rPr>
        <w:t>, df=False)</w:t>
      </w:r>
      <w:r w:rsidRPr="005E7B64">
        <w:rPr>
          <w:rFonts w:ascii="宋体" w:eastAsia="宋体" w:hAnsi="宋体" w:cs="宋体"/>
          <w:kern w:val="0"/>
          <w:sz w:val="24"/>
          <w:szCs w:val="24"/>
          <w14:ligatures w14:val="none"/>
        </w:rPr>
        <w:t>将返回:</w:t>
      </w:r>
      <w:r w:rsidRPr="005E7B64">
        <w:rPr>
          <w:rFonts w:ascii="Source Code Pro" w:eastAsia="宋体" w:hAnsi="Source Code Pro" w:cs="宋体"/>
          <w:color w:val="000000"/>
          <w:kern w:val="0"/>
          <w:sz w:val="22"/>
          <w:shd w:val="clear" w:color="auto" w:fill="F0F0F0"/>
          <w14:ligatures w14:val="none"/>
        </w:rPr>
        <w:t xml:space="preserve">python </w:t>
      </w:r>
      <w:proofErr w:type="gramStart"/>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w:t>
      </w:r>
      <w:proofErr w:type="gramEnd"/>
      <w:r w:rsidRPr="005E7B64">
        <w:rPr>
          <w:rFonts w:ascii="Source Code Pro" w:eastAsia="宋体" w:hAnsi="Source Code Pro" w:cs="宋体"/>
          <w:color w:val="880000"/>
          <w:kern w:val="0"/>
          <w:sz w:val="22"/>
          <w:shd w:val="clear" w:color="auto" w:fill="F0F0F0"/>
          <w14:ligatures w14:val="none"/>
        </w:rPr>
        <w:t>000300.XSHG'</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b/>
          <w:bCs/>
          <w:color w:val="000000"/>
          <w:kern w:val="0"/>
          <w:sz w:val="22"/>
          <w:shd w:val="clear" w:color="auto" w:fill="F0F0F0"/>
          <w14:ligatures w14:val="none"/>
        </w:rPr>
        <w:t>array</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3566.09</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3608.43</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880000"/>
          <w:kern w:val="0"/>
          <w:sz w:val="22"/>
          <w:shd w:val="clear" w:color="auto" w:fill="F0F0F0"/>
          <w14:ligatures w14:val="none"/>
        </w:rPr>
        <w:t>'000001.XSHE'</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b/>
          <w:bCs/>
          <w:color w:val="000000"/>
          <w:kern w:val="0"/>
          <w:sz w:val="22"/>
          <w:shd w:val="clear" w:color="auto" w:fill="F0F0F0"/>
          <w14:ligatures w14:val="none"/>
        </w:rPr>
        <w:t>array</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13.21</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13.09</w:t>
      </w:r>
      <w:r w:rsidRPr="005E7B64">
        <w:rPr>
          <w:rFonts w:ascii="Source Code Pro" w:eastAsia="宋体" w:hAnsi="Source Code Pro" w:cs="宋体"/>
          <w:color w:val="000000"/>
          <w:kern w:val="0"/>
          <w:sz w:val="22"/>
          <w:shd w:val="clear" w:color="auto" w:fill="F0F0F0"/>
          <w14:ligatures w14:val="none"/>
        </w:rPr>
        <w:t>]) }</w:t>
      </w:r>
    </w:p>
    <w:p w14:paraId="283648B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59033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h = </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security_list=[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w:t>
      </w:r>
    </w:p>
    <w:p w14:paraId="480637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#000001(</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天的每天的平均价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一个</w:t>
      </w:r>
      <w:r w:rsidRPr="005E7B64">
        <w:rPr>
          <w:rFonts w:ascii="Source Code Pro" w:eastAsia="宋体" w:hAnsi="Source Code Pro" w:cs="宋体"/>
          <w:color w:val="888888"/>
          <w:kern w:val="0"/>
          <w:sz w:val="24"/>
          <w:szCs w:val="24"/>
          <w:shd w:val="clear" w:color="auto" w:fill="F0F0F0"/>
          <w14:ligatures w14:val="none"/>
        </w:rPr>
        <w:t>pd.Series</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index</w:t>
      </w:r>
      <w:r w:rsidRPr="005E7B64">
        <w:rPr>
          <w:rFonts w:ascii="Source Code Pro" w:eastAsia="宋体" w:hAnsi="Source Code Pro" w:cs="宋体"/>
          <w:color w:val="888888"/>
          <w:kern w:val="0"/>
          <w:sz w:val="24"/>
          <w:szCs w:val="24"/>
          <w:shd w:val="clear" w:color="auto" w:fill="F0F0F0"/>
          <w14:ligatures w14:val="none"/>
        </w:rPr>
        <w:t>是</w:t>
      </w:r>
      <w:r w:rsidRPr="005E7B64">
        <w:rPr>
          <w:rFonts w:ascii="Source Code Pro" w:eastAsia="宋体" w:hAnsi="Source Code Pro" w:cs="宋体"/>
          <w:color w:val="888888"/>
          <w:kern w:val="0"/>
          <w:sz w:val="24"/>
          <w:szCs w:val="24"/>
          <w:shd w:val="clear" w:color="auto" w:fill="F0F0F0"/>
          <w14:ligatures w14:val="none"/>
        </w:rPr>
        <w:t>datatime</w:t>
      </w:r>
    </w:p>
    <w:p w14:paraId="3190EFA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#000001(</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昨天</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数组最后一项</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的平均价</w:t>
      </w:r>
    </w:p>
    <w:p w14:paraId="2045F3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h.iloc[</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所有股票在昨天的平均价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一个</w:t>
      </w:r>
      <w:r w:rsidRPr="005E7B64">
        <w:rPr>
          <w:rFonts w:ascii="Source Code Pro" w:eastAsia="宋体" w:hAnsi="Source Code Pro" w:cs="宋体"/>
          <w:color w:val="888888"/>
          <w:kern w:val="0"/>
          <w:sz w:val="24"/>
          <w:szCs w:val="24"/>
          <w:shd w:val="clear" w:color="auto" w:fill="F0F0F0"/>
          <w14:ligatures w14:val="none"/>
        </w:rPr>
        <w:t>pd.Series</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index</w:t>
      </w:r>
      <w:r w:rsidRPr="005E7B64">
        <w:rPr>
          <w:rFonts w:ascii="Source Code Pro" w:eastAsia="宋体" w:hAnsi="Source Code Pro" w:cs="宋体"/>
          <w:color w:val="888888"/>
          <w:kern w:val="0"/>
          <w:sz w:val="24"/>
          <w:szCs w:val="24"/>
          <w:shd w:val="clear" w:color="auto" w:fill="F0F0F0"/>
          <w14:ligatures w14:val="none"/>
        </w:rPr>
        <w:t>是股票代号</w:t>
      </w:r>
    </w:p>
    <w:p w14:paraId="3688C0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h.iloc[</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#000001(</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昨天</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数组最后一项</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的平均价</w:t>
      </w:r>
    </w:p>
    <w:p w14:paraId="373FD6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h.mean()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取得每一列的平均值</w:t>
      </w:r>
    </w:p>
    <w:p w14:paraId="272174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set_universe </w:t>
      </w:r>
      <w:r w:rsidRPr="005E7B64">
        <w:rPr>
          <w:rFonts w:ascii="Source Code Pro" w:eastAsia="宋体" w:hAnsi="Source Code Pro" w:cs="宋体"/>
          <w:color w:val="888888"/>
          <w:kern w:val="0"/>
          <w:sz w:val="24"/>
          <w:szCs w:val="24"/>
          <w:shd w:val="clear" w:color="auto" w:fill="F0F0F0"/>
          <w14:ligatures w14:val="none"/>
        </w:rPr>
        <w:t>之后可以，调用</w:t>
      </w:r>
      <w:r w:rsidRPr="005E7B64">
        <w:rPr>
          <w:rFonts w:ascii="Source Code Pro" w:eastAsia="宋体" w:hAnsi="Source Code Pro" w:cs="宋体"/>
          <w:color w:val="888888"/>
          <w:kern w:val="0"/>
          <w:sz w:val="24"/>
          <w:szCs w:val="24"/>
          <w:shd w:val="clear" w:color="auto" w:fill="F0F0F0"/>
          <w14:ligatures w14:val="none"/>
        </w:rPr>
        <w:t xml:space="preserve"> history </w:t>
      </w:r>
      <w:r w:rsidRPr="005E7B64">
        <w:rPr>
          <w:rFonts w:ascii="Source Code Pro" w:eastAsia="宋体" w:hAnsi="Source Code Pro" w:cs="宋体"/>
          <w:color w:val="888888"/>
          <w:kern w:val="0"/>
          <w:sz w:val="24"/>
          <w:szCs w:val="24"/>
          <w:shd w:val="clear" w:color="auto" w:fill="F0F0F0"/>
          <w14:ligatures w14:val="none"/>
        </w:rPr>
        <w:t>可以不用指定</w:t>
      </w:r>
      <w:r w:rsidRPr="005E7B64">
        <w:rPr>
          <w:rFonts w:ascii="Source Code Pro" w:eastAsia="宋体" w:hAnsi="Source Code Pro" w:cs="宋体"/>
          <w:color w:val="888888"/>
          <w:kern w:val="0"/>
          <w:sz w:val="24"/>
          <w:szCs w:val="24"/>
          <w:shd w:val="clear" w:color="auto" w:fill="F0F0F0"/>
          <w14:ligatures w14:val="none"/>
        </w:rPr>
        <w:t xml:space="preserve"> security_list</w:t>
      </w:r>
    </w:p>
    <w:p w14:paraId="4974E6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set_universe([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w:t>
      </w:r>
      <w:r w:rsidRPr="005E7B64">
        <w:rPr>
          <w:rFonts w:ascii="Source Code Pro" w:eastAsia="宋体" w:hAnsi="Source Code Pro" w:cs="宋体"/>
          <w:color w:val="888888"/>
          <w:kern w:val="0"/>
          <w:sz w:val="24"/>
          <w:szCs w:val="24"/>
          <w:shd w:val="clear" w:color="auto" w:fill="F0F0F0"/>
          <w14:ligatures w14:val="none"/>
        </w:rPr>
        <w:t>universe</w:t>
      </w:r>
    </w:p>
    <w:p w14:paraId="24CA31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history(</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universe</w:t>
      </w:r>
      <w:r w:rsidRPr="005E7B64">
        <w:rPr>
          <w:rFonts w:ascii="Source Code Pro" w:eastAsia="宋体" w:hAnsi="Source Code Pro" w:cs="宋体"/>
          <w:color w:val="888888"/>
          <w:kern w:val="0"/>
          <w:sz w:val="24"/>
          <w:szCs w:val="24"/>
          <w:shd w:val="clear" w:color="auto" w:fill="F0F0F0"/>
          <w14:ligatures w14:val="none"/>
        </w:rPr>
        <w:t>中股票的过去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天</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不包含今天</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的每天的平均价</w:t>
      </w:r>
    </w:p>
    <w:p w14:paraId="7BE1E3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history(</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universe</w:t>
      </w:r>
      <w:r w:rsidRPr="005E7B64">
        <w:rPr>
          <w:rFonts w:ascii="Source Code Pro" w:eastAsia="宋体" w:hAnsi="Source Code Pro" w:cs="宋体"/>
          <w:color w:val="888888"/>
          <w:kern w:val="0"/>
          <w:sz w:val="24"/>
          <w:szCs w:val="24"/>
          <w:shd w:val="clear" w:color="auto" w:fill="F0F0F0"/>
          <w14:ligatures w14:val="none"/>
        </w:rPr>
        <w:t>中股票的过去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不包含当前分钟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的每分钟的平均价</w:t>
      </w:r>
    </w:p>
    <w:p w14:paraId="23D3B5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history(</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universe</w:t>
      </w:r>
      <w:r w:rsidRPr="005E7B64">
        <w:rPr>
          <w:rFonts w:ascii="Source Code Pro" w:eastAsia="宋体" w:hAnsi="Source Code Pro" w:cs="宋体"/>
          <w:color w:val="888888"/>
          <w:kern w:val="0"/>
          <w:sz w:val="24"/>
          <w:szCs w:val="24"/>
          <w:shd w:val="clear" w:color="auto" w:fill="F0F0F0"/>
          <w14:ligatures w14:val="none"/>
        </w:rPr>
        <w:t>中股票的过去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不包含当前分钟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的每分钟的平均价</w:t>
      </w:r>
    </w:p>
    <w:p w14:paraId="0BEB4AA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history(</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universe</w:t>
      </w:r>
      <w:r w:rsidRPr="005E7B64">
        <w:rPr>
          <w:rFonts w:ascii="Source Code Pro" w:eastAsia="宋体" w:hAnsi="Source Code Pro" w:cs="宋体"/>
          <w:color w:val="888888"/>
          <w:kern w:val="0"/>
          <w:sz w:val="24"/>
          <w:szCs w:val="24"/>
          <w:shd w:val="clear" w:color="auto" w:fill="F0F0F0"/>
          <w14:ligatures w14:val="none"/>
        </w:rPr>
        <w:t>中股票的过去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不包含当前分钟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的每分钟的交易额</w:t>
      </w:r>
    </w:p>
    <w:p w14:paraId="5C9B19B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history(</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'price'</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获取平安银行的过去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不包含当前分钟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的每分钟的平均价</w:t>
      </w:r>
    </w:p>
    <w:p w14:paraId="45358A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h = </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security_list=[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320653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#h </w:t>
      </w:r>
      <w:r w:rsidRPr="005E7B64">
        <w:rPr>
          <w:rFonts w:ascii="Source Code Pro" w:eastAsia="宋体" w:hAnsi="Source Code Pro" w:cs="宋体"/>
          <w:color w:val="888888"/>
          <w:kern w:val="0"/>
          <w:sz w:val="24"/>
          <w:szCs w:val="24"/>
          <w:shd w:val="clear" w:color="auto" w:fill="F0F0F0"/>
          <w14:ligatures w14:val="none"/>
        </w:rPr>
        <w:t>是一个</w:t>
      </w:r>
      <w:r w:rsidRPr="005E7B64">
        <w:rPr>
          <w:rFonts w:ascii="Source Code Pro" w:eastAsia="宋体" w:hAnsi="Source Code Pro" w:cs="宋体"/>
          <w:color w:val="888888"/>
          <w:kern w:val="0"/>
          <w:sz w:val="24"/>
          <w:szCs w:val="24"/>
          <w:shd w:val="clear" w:color="auto" w:fill="F0F0F0"/>
          <w14:ligatures w14:val="none"/>
        </w:rPr>
        <w:t xml:space="preserve"> dict</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 xml:space="preserve"> h </w:t>
      </w:r>
      <w:r w:rsidRPr="005E7B64">
        <w:rPr>
          <w:rFonts w:ascii="Source Code Pro" w:eastAsia="宋体" w:hAnsi="Source Code Pro" w:cs="宋体"/>
          <w:color w:val="888888"/>
          <w:kern w:val="0"/>
          <w:sz w:val="24"/>
          <w:szCs w:val="24"/>
          <w:shd w:val="clear" w:color="auto" w:fill="F0F0F0"/>
          <w14:ligatures w14:val="none"/>
        </w:rPr>
        <w:t>中</w:t>
      </w:r>
      <w:r w:rsidRPr="005E7B64">
        <w:rPr>
          <w:rFonts w:ascii="Source Code Pro" w:eastAsia="宋体" w:hAnsi="Source Code Pro" w:cs="宋体"/>
          <w:color w:val="888888"/>
          <w:kern w:val="0"/>
          <w:sz w:val="24"/>
          <w:szCs w:val="24"/>
          <w:shd w:val="clear" w:color="auto" w:fill="F0F0F0"/>
          <w14:ligatures w14:val="none"/>
        </w:rPr>
        <w:t xml:space="preserve"> 000001.XSHE </w:t>
      </w:r>
      <w:r w:rsidRPr="005E7B64">
        <w:rPr>
          <w:rFonts w:ascii="Source Code Pro" w:eastAsia="宋体" w:hAnsi="Source Code Pro" w:cs="宋体"/>
          <w:color w:val="888888"/>
          <w:kern w:val="0"/>
          <w:sz w:val="24"/>
          <w:szCs w:val="24"/>
          <w:shd w:val="clear" w:color="auto" w:fill="F0F0F0"/>
          <w14:ligatures w14:val="none"/>
        </w:rPr>
        <w:t>对应的值。</w:t>
      </w:r>
    </w:p>
    <w:p w14:paraId="37B5BF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返回</w:t>
      </w:r>
      <w:r w:rsidRPr="005E7B64">
        <w:rPr>
          <w:rFonts w:ascii="Source Code Pro" w:eastAsia="宋体" w:hAnsi="Source Code Pro" w:cs="宋体"/>
          <w:color w:val="888888"/>
          <w:kern w:val="0"/>
          <w:sz w:val="24"/>
          <w:szCs w:val="24"/>
          <w:shd w:val="clear" w:color="auto" w:fill="F0F0F0"/>
          <w14:ligatures w14:val="none"/>
        </w:rPr>
        <w:t>000001.XSHE</w:t>
      </w:r>
      <w:r w:rsidRPr="005E7B64">
        <w:rPr>
          <w:rFonts w:ascii="Source Code Pro" w:eastAsia="宋体" w:hAnsi="Source Code Pro" w:cs="宋体"/>
          <w:color w:val="888888"/>
          <w:kern w:val="0"/>
          <w:sz w:val="24"/>
          <w:szCs w:val="24"/>
          <w:shd w:val="clear" w:color="auto" w:fill="F0F0F0"/>
          <w14:ligatures w14:val="none"/>
        </w:rPr>
        <w:t>第五天的数据</w:t>
      </w:r>
    </w:p>
    <w:p w14:paraId="5278FE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返回</w:t>
      </w:r>
      <w:r w:rsidRPr="005E7B64">
        <w:rPr>
          <w:rFonts w:ascii="Source Code Pro" w:eastAsia="宋体" w:hAnsi="Source Code Pro" w:cs="宋体"/>
          <w:color w:val="888888"/>
          <w:kern w:val="0"/>
          <w:sz w:val="24"/>
          <w:szCs w:val="24"/>
          <w:shd w:val="clear" w:color="auto" w:fill="F0F0F0"/>
          <w14:ligatures w14:val="none"/>
        </w:rPr>
        <w:t>000001.XSHE</w:t>
      </w:r>
      <w:r w:rsidRPr="005E7B64">
        <w:rPr>
          <w:rFonts w:ascii="Source Code Pro" w:eastAsia="宋体" w:hAnsi="Source Code Pro" w:cs="宋体"/>
          <w:color w:val="888888"/>
          <w:kern w:val="0"/>
          <w:sz w:val="24"/>
          <w:szCs w:val="24"/>
          <w:shd w:val="clear" w:color="auto" w:fill="F0F0F0"/>
          <w14:ligatures w14:val="none"/>
        </w:rPr>
        <w:t>最新一日的数据</w:t>
      </w:r>
    </w:p>
    <w:p w14:paraId="06C7AB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].sum()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对返回的五日数据求和</w:t>
      </w:r>
    </w:p>
    <w:p w14:paraId="34FD8AF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].mean()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对返回的五日数据求平均</w:t>
      </w:r>
    </w:p>
    <w:p w14:paraId="7DC864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因为</w:t>
      </w:r>
      <w:r w:rsidRPr="005E7B64">
        <w:rPr>
          <w:rFonts w:ascii="Source Code Pro" w:eastAsia="宋体" w:hAnsi="Source Code Pro" w:cs="宋体"/>
          <w:color w:val="888888"/>
          <w:kern w:val="0"/>
          <w:sz w:val="24"/>
          <w:szCs w:val="24"/>
          <w:shd w:val="clear" w:color="auto" w:fill="F0F0F0"/>
          <w14:ligatures w14:val="none"/>
        </w:rPr>
        <w:t>h</w:t>
      </w:r>
      <w:r w:rsidRPr="005E7B64">
        <w:rPr>
          <w:rFonts w:ascii="Source Code Pro" w:eastAsia="宋体" w:hAnsi="Source Code Pro" w:cs="宋体"/>
          <w:color w:val="888888"/>
          <w:kern w:val="0"/>
          <w:sz w:val="24"/>
          <w:szCs w:val="24"/>
          <w:shd w:val="clear" w:color="auto" w:fill="F0F0F0"/>
          <w14:ligatures w14:val="none"/>
        </w:rPr>
        <w:t>本身是一个</w:t>
      </w:r>
      <w:r w:rsidRPr="005E7B64">
        <w:rPr>
          <w:rFonts w:ascii="Source Code Pro" w:eastAsia="宋体" w:hAnsi="Source Code Pro" w:cs="宋体"/>
          <w:color w:val="888888"/>
          <w:kern w:val="0"/>
          <w:sz w:val="24"/>
          <w:szCs w:val="24"/>
          <w:shd w:val="clear" w:color="auto" w:fill="F0F0F0"/>
          <w14:ligatures w14:val="none"/>
        </w:rPr>
        <w:t xml:space="preserve">dict, </w:t>
      </w:r>
      <w:r w:rsidRPr="005E7B64">
        <w:rPr>
          <w:rFonts w:ascii="Source Code Pro" w:eastAsia="宋体" w:hAnsi="Source Code Pro" w:cs="宋体"/>
          <w:color w:val="888888"/>
          <w:kern w:val="0"/>
          <w:sz w:val="24"/>
          <w:szCs w:val="24"/>
          <w:shd w:val="clear" w:color="auto" w:fill="F0F0F0"/>
          <w14:ligatures w14:val="none"/>
        </w:rPr>
        <w:t>下列</w:t>
      </w:r>
      <w:r w:rsidRPr="005E7B64">
        <w:rPr>
          <w:rFonts w:ascii="Source Code Pro" w:eastAsia="宋体" w:hAnsi="Source Code Pro" w:cs="宋体"/>
          <w:color w:val="888888"/>
          <w:kern w:val="0"/>
          <w:sz w:val="24"/>
          <w:szCs w:val="24"/>
          <w:shd w:val="clear" w:color="auto" w:fill="F0F0F0"/>
          <w14:ligatures w14:val="none"/>
        </w:rPr>
        <w:t>panda.DataFrame</w:t>
      </w:r>
      <w:r w:rsidRPr="005E7B64">
        <w:rPr>
          <w:rFonts w:ascii="Source Code Pro" w:eastAsia="宋体" w:hAnsi="Source Code Pro" w:cs="宋体"/>
          <w:color w:val="888888"/>
          <w:kern w:val="0"/>
          <w:sz w:val="24"/>
          <w:szCs w:val="24"/>
          <w:shd w:val="clear" w:color="auto" w:fill="F0F0F0"/>
          <w14:ligatures w14:val="none"/>
        </w:rPr>
        <w:t>的特性将</w:t>
      </w:r>
      <w:proofErr w:type="gramStart"/>
      <w:r w:rsidRPr="005E7B64">
        <w:rPr>
          <w:rFonts w:ascii="Source Code Pro" w:eastAsia="宋体" w:hAnsi="Source Code Pro" w:cs="宋体"/>
          <w:color w:val="888888"/>
          <w:kern w:val="0"/>
          <w:sz w:val="24"/>
          <w:szCs w:val="24"/>
          <w:shd w:val="clear" w:color="auto" w:fill="F0F0F0"/>
          <w14:ligatures w14:val="none"/>
        </w:rPr>
        <w:t>不</w:t>
      </w:r>
      <w:proofErr w:type="gramEnd"/>
      <w:r w:rsidRPr="005E7B64">
        <w:rPr>
          <w:rFonts w:ascii="Source Code Pro" w:eastAsia="宋体" w:hAnsi="Source Code Pro" w:cs="宋体"/>
          <w:color w:val="888888"/>
          <w:kern w:val="0"/>
          <w:sz w:val="24"/>
          <w:szCs w:val="24"/>
          <w:shd w:val="clear" w:color="auto" w:fill="F0F0F0"/>
          <w14:ligatures w14:val="none"/>
        </w:rPr>
        <w:t>可用</w:t>
      </w:r>
      <w:r w:rsidRPr="005E7B64">
        <w:rPr>
          <w:rFonts w:ascii="Source Code Pro" w:eastAsia="宋体" w:hAnsi="Source Code Pro" w:cs="宋体"/>
          <w:color w:val="888888"/>
          <w:kern w:val="0"/>
          <w:sz w:val="24"/>
          <w:szCs w:val="24"/>
          <w:shd w:val="clear" w:color="auto" w:fill="F0F0F0"/>
          <w14:ligatures w14:val="none"/>
        </w:rPr>
        <w:t>:</w:t>
      </w:r>
    </w:p>
    <w:p w14:paraId="0BBD61A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h.illoc</w:t>
      </w:r>
      <w:proofErr w:type="gramEnd"/>
      <w:r w:rsidRPr="005E7B64">
        <w:rPr>
          <w:rFonts w:ascii="Source Code Pro" w:eastAsia="宋体" w:hAnsi="Source Code Pro" w:cs="宋体"/>
          <w:color w:val="888888"/>
          <w:kern w:val="0"/>
          <w:sz w:val="24"/>
          <w:szCs w:val="24"/>
          <w:shd w:val="clear" w:color="auto" w:fill="F0F0F0"/>
          <w14:ligatures w14:val="none"/>
        </w:rPr>
        <w:t>[-1]</w:t>
      </w:r>
    </w:p>
    <w:p w14:paraId="7B58F3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h.sum(</w:t>
      </w:r>
      <w:proofErr w:type="gramEnd"/>
      <w:r w:rsidRPr="005E7B64">
        <w:rPr>
          <w:rFonts w:ascii="Source Code Pro" w:eastAsia="宋体" w:hAnsi="Source Code Pro" w:cs="宋体"/>
          <w:color w:val="888888"/>
          <w:kern w:val="0"/>
          <w:sz w:val="24"/>
          <w:szCs w:val="24"/>
          <w:shd w:val="clear" w:color="auto" w:fill="F0F0F0"/>
          <w14:ligatures w14:val="none"/>
        </w:rPr>
        <w:t>)</w:t>
      </w:r>
    </w:p>
    <w:p w14:paraId="1E76E51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attribute_history 获取历史数据，可查询单个标的多个数据字段，返回数据格式为 DataFrame 或 Dict(字典)</w:t>
      </w:r>
    </w:p>
    <w:p w14:paraId="523E62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attribute_</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0000"/>
          <w:kern w:val="0"/>
          <w:sz w:val="24"/>
          <w:szCs w:val="24"/>
          <w:shd w:val="clear" w:color="auto" w:fill="F0F0F0"/>
          <w14:ligatures w14:val="none"/>
        </w:rPr>
        <w:t>security, count, 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w:t>
      </w:r>
    </w:p>
    <w:p w14:paraId="3E4CA1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fields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'money'</w:t>
      </w:r>
      <w:r w:rsidRPr="005E7B64">
        <w:rPr>
          <w:rFonts w:ascii="Source Code Pro" w:eastAsia="宋体" w:hAnsi="Source Code Pro" w:cs="宋体"/>
          <w:color w:val="000000"/>
          <w:kern w:val="0"/>
          <w:sz w:val="24"/>
          <w:szCs w:val="24"/>
          <w:shd w:val="clear" w:color="auto" w:fill="F0F0F0"/>
          <w14:ligatures w14:val="none"/>
        </w:rPr>
        <w:t>],</w:t>
      </w:r>
    </w:p>
    <w:p w14:paraId="1CCFDF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skip_paused=</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fq=</w:t>
      </w:r>
      <w:r w:rsidRPr="005E7B64">
        <w:rPr>
          <w:rFonts w:ascii="Source Code Pro" w:eastAsia="宋体" w:hAnsi="Source Code Pro" w:cs="宋体"/>
          <w:color w:val="880000"/>
          <w:kern w:val="0"/>
          <w:sz w:val="24"/>
          <w:szCs w:val="24"/>
          <w:shd w:val="clear" w:color="auto" w:fill="F0F0F0"/>
          <w14:ligatures w14:val="none"/>
        </w:rPr>
        <w:t>'pre'</w:t>
      </w:r>
      <w:r w:rsidRPr="005E7B64">
        <w:rPr>
          <w:rFonts w:ascii="Source Code Pro" w:eastAsia="宋体" w:hAnsi="Source Code Pro" w:cs="宋体"/>
          <w:color w:val="000000"/>
          <w:kern w:val="0"/>
          <w:sz w:val="24"/>
          <w:szCs w:val="24"/>
          <w:shd w:val="clear" w:color="auto" w:fill="F0F0F0"/>
          <w14:ligatures w14:val="none"/>
        </w:rPr>
        <w:t>)</w:t>
      </w:r>
    </w:p>
    <w:p w14:paraId="6DD0BFEE"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/模拟专用API</w:t>
      </w:r>
    </w:p>
    <w:p w14:paraId="7C5FF13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查看某一支股票的历史数据, 可以选这只股票的多个属性, </w:t>
      </w:r>
      <w:r w:rsidRPr="005E7B64">
        <w:rPr>
          <w:rFonts w:ascii="宋体" w:eastAsia="宋体" w:hAnsi="宋体" w:cs="宋体"/>
          <w:b/>
          <w:bCs/>
          <w:kern w:val="0"/>
          <w:sz w:val="24"/>
          <w:szCs w:val="24"/>
          <w14:ligatures w14:val="none"/>
        </w:rPr>
        <w:t>默认跳过停牌日期</w:t>
      </w:r>
      <w:r w:rsidRPr="005E7B64">
        <w:rPr>
          <w:rFonts w:ascii="宋体" w:eastAsia="宋体" w:hAnsi="宋体" w:cs="宋体"/>
          <w:kern w:val="0"/>
          <w:sz w:val="24"/>
          <w:szCs w:val="24"/>
          <w14:ligatures w14:val="none"/>
        </w:rPr>
        <w:t>.</w:t>
      </w:r>
    </w:p>
    <w:p w14:paraId="07B4B5A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当取</w:t>
      </w:r>
      <w:proofErr w:type="gramStart"/>
      <w:r w:rsidRPr="005E7B64">
        <w:rPr>
          <w:rFonts w:ascii="宋体" w:eastAsia="宋体" w:hAnsi="宋体" w:cs="宋体"/>
          <w:b/>
          <w:bCs/>
          <w:kern w:val="0"/>
          <w:sz w:val="24"/>
          <w:szCs w:val="24"/>
          <w14:ligatures w14:val="none"/>
        </w:rPr>
        <w:t>天数据</w:t>
      </w:r>
      <w:proofErr w:type="gramEnd"/>
      <w:r w:rsidRPr="005E7B64">
        <w:rPr>
          <w:rFonts w:ascii="宋体" w:eastAsia="宋体" w:hAnsi="宋体" w:cs="宋体"/>
          <w:b/>
          <w:bCs/>
          <w:kern w:val="0"/>
          <w:sz w:val="24"/>
          <w:szCs w:val="24"/>
          <w14:ligatures w14:val="none"/>
        </w:rPr>
        <w:t>时, 不包括当天的, 即使是在收盘后；分钟数据不包括当前分钟的数据，没有未来；</w:t>
      </w:r>
    </w:p>
    <w:p w14:paraId="3AA97AD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12DA8CA2" w14:textId="77777777" w:rsidR="005E7B64" w:rsidRPr="005E7B64" w:rsidRDefault="005E7B64" w:rsidP="005E7B64">
      <w:pPr>
        <w:widowControl/>
        <w:numPr>
          <w:ilvl w:val="0"/>
          <w:numId w:val="6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股票代码</w:t>
      </w:r>
    </w:p>
    <w:p w14:paraId="6551E65C" w14:textId="77777777" w:rsidR="005E7B64" w:rsidRPr="005E7B64" w:rsidRDefault="005E7B64" w:rsidP="005E7B64">
      <w:pPr>
        <w:widowControl/>
        <w:numPr>
          <w:ilvl w:val="0"/>
          <w:numId w:val="6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数量, 返回的结果集的行数</w:t>
      </w:r>
    </w:p>
    <w:p w14:paraId="11FF4A84" w14:textId="77777777" w:rsidR="005E7B64" w:rsidRPr="005E7B64" w:rsidRDefault="005E7B64" w:rsidP="005E7B64">
      <w:pPr>
        <w:widowControl/>
        <w:numPr>
          <w:ilvl w:val="0"/>
          <w:numId w:val="6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unit: 单位时间长度, 几天或者几分钟, 现在支持 'Xd', 'Xm', X是一个正整数, 分别表示X天和X分钟(不论是按天还是按</w:t>
      </w:r>
      <w:proofErr w:type="gramStart"/>
      <w:r w:rsidRPr="005E7B64">
        <w:rPr>
          <w:rFonts w:ascii="宋体" w:eastAsia="宋体" w:hAnsi="宋体" w:cs="宋体"/>
          <w:kern w:val="0"/>
          <w:sz w:val="24"/>
          <w:szCs w:val="24"/>
          <w14:ligatures w14:val="none"/>
        </w:rPr>
        <w:t>分钟回测都能拿到</w:t>
      </w:r>
      <w:proofErr w:type="gramEnd"/>
      <w:r w:rsidRPr="005E7B64">
        <w:rPr>
          <w:rFonts w:ascii="宋体" w:eastAsia="宋体" w:hAnsi="宋体" w:cs="宋体"/>
          <w:kern w:val="0"/>
          <w:sz w:val="24"/>
          <w:szCs w:val="24"/>
          <w14:ligatures w14:val="none"/>
        </w:rPr>
        <w:t>这两种单位的数据), 注意, 当 X &gt; 1 时, field 只支持 ['open', 'close', 'high', 'low', 'volume', 'money'] 这几个标准字段.</w:t>
      </w:r>
    </w:p>
    <w:p w14:paraId="09DA5D6F" w14:textId="77777777" w:rsidR="005E7B64" w:rsidRPr="005E7B64" w:rsidRDefault="005E7B64" w:rsidP="005E7B64">
      <w:pPr>
        <w:widowControl/>
        <w:numPr>
          <w:ilvl w:val="0"/>
          <w:numId w:val="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股票属性的list, 支持</w:t>
      </w:r>
      <w:hyperlink r:id="rId149" w:anchor="SecurityUnitData" w:history="1">
        <w:r w:rsidRPr="005E7B64">
          <w:rPr>
            <w:rFonts w:ascii="宋体" w:eastAsia="宋体" w:hAnsi="宋体" w:cs="宋体"/>
            <w:color w:val="0E90D2"/>
            <w:kern w:val="0"/>
            <w:sz w:val="24"/>
            <w:szCs w:val="24"/>
            <w:u w:val="single"/>
            <w14:ligatures w14:val="none"/>
          </w:rPr>
          <w:t>SecurityUnitData</w:t>
        </w:r>
      </w:hyperlink>
      <w:r w:rsidRPr="005E7B64">
        <w:rPr>
          <w:rFonts w:ascii="宋体" w:eastAsia="宋体" w:hAnsi="宋体" w:cs="宋体"/>
          <w:kern w:val="0"/>
          <w:sz w:val="24"/>
          <w:szCs w:val="24"/>
          <w14:ligatures w14:val="none"/>
        </w:rPr>
        <w:t xml:space="preserve">里面的所有基本属性，包含：['open', ' close', 'low', 'high', 'volume', 'money', </w:t>
      </w:r>
      <w:r w:rsidRPr="005E7B64">
        <w:rPr>
          <w:rFonts w:ascii="宋体" w:eastAsia="宋体" w:hAnsi="宋体" w:cs="宋体"/>
          <w:kern w:val="0"/>
          <w:sz w:val="24"/>
          <w:szCs w:val="24"/>
          <w14:ligatures w14:val="none"/>
        </w:rPr>
        <w:lastRenderedPageBreak/>
        <w:t>'factor', 'high_limit',' low_limit', 'avg', ' pre_close', 'paused']</w:t>
      </w:r>
    </w:p>
    <w:p w14:paraId="193F16A3" w14:textId="77777777" w:rsidR="005E7B64" w:rsidRPr="005E7B64" w:rsidRDefault="005E7B64" w:rsidP="005E7B64">
      <w:pPr>
        <w:widowControl/>
        <w:numPr>
          <w:ilvl w:val="0"/>
          <w:numId w:val="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是否跳过</w:t>
      </w:r>
      <w:proofErr w:type="gramStart"/>
      <w:r w:rsidRPr="005E7B64">
        <w:rPr>
          <w:rFonts w:ascii="宋体" w:eastAsia="宋体" w:hAnsi="宋体" w:cs="宋体"/>
          <w:kern w:val="0"/>
          <w:sz w:val="24"/>
          <w:szCs w:val="24"/>
          <w14:ligatures w14:val="none"/>
        </w:rPr>
        <w:t>不</w:t>
      </w:r>
      <w:proofErr w:type="gramEnd"/>
      <w:r w:rsidRPr="005E7B64">
        <w:rPr>
          <w:rFonts w:ascii="宋体" w:eastAsia="宋体" w:hAnsi="宋体" w:cs="宋体"/>
          <w:kern w:val="0"/>
          <w:sz w:val="24"/>
          <w:szCs w:val="24"/>
          <w14:ligatures w14:val="none"/>
        </w:rPr>
        <w:t>交易日期(包括停牌, 未上市或者退市后的日期). 如果不跳过, 停牌时会使用停牌前的数据填充(具体请看[SecurityUnitData]的paused属性), 上市前或者退市后数据都为 nan, </w:t>
      </w:r>
      <w:r w:rsidRPr="005E7B64">
        <w:rPr>
          <w:rFonts w:ascii="宋体" w:eastAsia="宋体" w:hAnsi="宋体" w:cs="宋体"/>
          <w:b/>
          <w:bCs/>
          <w:kern w:val="0"/>
          <w:sz w:val="24"/>
          <w:szCs w:val="24"/>
          <w14:ligatures w14:val="none"/>
        </w:rPr>
        <w:t>默认是True</w:t>
      </w:r>
    </w:p>
    <w:p w14:paraId="24541E3E" w14:textId="77777777" w:rsidR="005E7B64" w:rsidRPr="005E7B64" w:rsidRDefault="005E7B64" w:rsidP="005E7B64">
      <w:pPr>
        <w:widowControl/>
        <w:numPr>
          <w:ilvl w:val="0"/>
          <w:numId w:val="6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 若是True, 返回[pandas.DataFrame], 否则返回一个dict, 具体请看下面的返回</w:t>
      </w:r>
      <w:proofErr w:type="gramStart"/>
      <w:r w:rsidRPr="005E7B64">
        <w:rPr>
          <w:rFonts w:ascii="宋体" w:eastAsia="宋体" w:hAnsi="宋体" w:cs="宋体"/>
          <w:kern w:val="0"/>
          <w:sz w:val="24"/>
          <w:szCs w:val="24"/>
          <w14:ligatures w14:val="none"/>
        </w:rPr>
        <w:t>值介绍</w:t>
      </w:r>
      <w:proofErr w:type="gramEnd"/>
      <w:r w:rsidRPr="005E7B64">
        <w:rPr>
          <w:rFonts w:ascii="宋体" w:eastAsia="宋体" w:hAnsi="宋体" w:cs="宋体"/>
          <w:kern w:val="0"/>
          <w:sz w:val="24"/>
          <w:szCs w:val="24"/>
          <w14:ligatures w14:val="none"/>
        </w:rPr>
        <w:t>. 默认是True.我们之所以增加df参数, 是因为[pandas.DataFrame]创建和操作速度太慢, 很多情况并不需要使用它. 为了保持向上兼容, df默认是True, 但是如果你的回测速度很慢, 请考虑把df设成False.</w:t>
      </w:r>
    </w:p>
    <w:p w14:paraId="4A18FEC0" w14:textId="77777777" w:rsidR="005E7B64" w:rsidRPr="005E7B64" w:rsidRDefault="005E7B64" w:rsidP="005E7B64">
      <w:pPr>
        <w:widowControl/>
        <w:numPr>
          <w:ilvl w:val="0"/>
          <w:numId w:val="6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fq: 复权选项(对股票/基金的价格字段、成交量字段及factor字段生效) :</w:t>
      </w:r>
    </w:p>
    <w:p w14:paraId="3BF1D781" w14:textId="77777777" w:rsidR="005E7B64" w:rsidRPr="005E7B64" w:rsidRDefault="005E7B64" w:rsidP="005E7B64">
      <w:pPr>
        <w:widowControl/>
        <w:numPr>
          <w:ilvl w:val="1"/>
          <w:numId w:val="64"/>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'pre'</w:t>
      </w:r>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前复权</w:t>
      </w:r>
      <w:proofErr w:type="gramEnd"/>
      <w:r w:rsidRPr="005E7B64">
        <w:rPr>
          <w:rFonts w:ascii="宋体" w:eastAsia="宋体" w:hAnsi="宋体" w:cs="宋体"/>
          <w:kern w:val="0"/>
          <w:sz w:val="24"/>
          <w:szCs w:val="24"/>
          <w14:ligatures w14:val="none"/>
        </w:rPr>
        <w:t>(根据'use_real_price'选项不同含义会有所不同, 参见[set_option]), 默认</w:t>
      </w:r>
      <w:proofErr w:type="gramStart"/>
      <w:r w:rsidRPr="005E7B64">
        <w:rPr>
          <w:rFonts w:ascii="宋体" w:eastAsia="宋体" w:hAnsi="宋体" w:cs="宋体"/>
          <w:kern w:val="0"/>
          <w:sz w:val="24"/>
          <w:szCs w:val="24"/>
          <w14:ligatures w14:val="none"/>
        </w:rPr>
        <w:t>是前复权</w:t>
      </w:r>
      <w:proofErr w:type="gramEnd"/>
    </w:p>
    <w:p w14:paraId="47E53BD7" w14:textId="77777777" w:rsidR="005E7B64" w:rsidRPr="005E7B64" w:rsidRDefault="005E7B64" w:rsidP="005E7B64">
      <w:pPr>
        <w:widowControl/>
        <w:numPr>
          <w:ilvl w:val="1"/>
          <w:numId w:val="64"/>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None</w:t>
      </w:r>
      <w:r w:rsidRPr="005E7B64">
        <w:rPr>
          <w:rFonts w:ascii="宋体" w:eastAsia="宋体" w:hAnsi="宋体" w:cs="宋体"/>
          <w:kern w:val="0"/>
          <w:sz w:val="24"/>
          <w:szCs w:val="24"/>
          <w14:ligatures w14:val="none"/>
        </w:rPr>
        <w:t xml:space="preserve">: </w:t>
      </w:r>
      <w:proofErr w:type="gramStart"/>
      <w:r w:rsidRPr="005E7B64">
        <w:rPr>
          <w:rFonts w:ascii="宋体" w:eastAsia="宋体" w:hAnsi="宋体" w:cs="宋体"/>
          <w:kern w:val="0"/>
          <w:sz w:val="24"/>
          <w:szCs w:val="24"/>
          <w14:ligatures w14:val="none"/>
        </w:rPr>
        <w:t>不复权</w:t>
      </w:r>
      <w:proofErr w:type="gramEnd"/>
      <w:r w:rsidRPr="005E7B64">
        <w:rPr>
          <w:rFonts w:ascii="宋体" w:eastAsia="宋体" w:hAnsi="宋体" w:cs="宋体"/>
          <w:kern w:val="0"/>
          <w:sz w:val="24"/>
          <w:szCs w:val="24"/>
          <w14:ligatures w14:val="none"/>
        </w:rPr>
        <w:t>, 返回实际价格</w:t>
      </w:r>
    </w:p>
    <w:p w14:paraId="403587FD" w14:textId="77777777" w:rsidR="005E7B64" w:rsidRPr="005E7B64" w:rsidRDefault="005E7B64" w:rsidP="005E7B64">
      <w:pPr>
        <w:widowControl/>
        <w:numPr>
          <w:ilvl w:val="1"/>
          <w:numId w:val="64"/>
        </w:numPr>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t>'post'</w:t>
      </w:r>
      <w:r w:rsidRPr="005E7B64">
        <w:rPr>
          <w:rFonts w:ascii="宋体" w:eastAsia="宋体" w:hAnsi="宋体" w:cs="宋体"/>
          <w:kern w:val="0"/>
          <w:sz w:val="24"/>
          <w:szCs w:val="24"/>
          <w14:ligatures w14:val="none"/>
        </w:rPr>
        <w:t>: 后复权</w:t>
      </w:r>
    </w:p>
    <w:p w14:paraId="60AEC96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2C72569B" w14:textId="77777777" w:rsidR="005E7B64" w:rsidRPr="005E7B64" w:rsidRDefault="005E7B64" w:rsidP="005E7B64">
      <w:pPr>
        <w:widowControl/>
        <w:numPr>
          <w:ilvl w:val="0"/>
          <w:numId w:val="6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df=True [pandas.DataFrame]对象, 行索引是[datetime.datetime]对象, 列索引是属性名字. 比如: 如果当前时间是2015-01-07,</w:t>
      </w:r>
      <w:r w:rsidRPr="005E7B64">
        <w:rPr>
          <w:rFonts w:ascii="Source Code Pro" w:eastAsia="宋体" w:hAnsi="Source Code Pro" w:cs="宋体"/>
          <w:b/>
          <w:bCs/>
          <w:color w:val="880000"/>
          <w:kern w:val="0"/>
          <w:sz w:val="22"/>
          <w:shd w:val="clear" w:color="auto" w:fill="F0F0F0"/>
          <w14:ligatures w14:val="none"/>
        </w:rPr>
        <w:t>attribute_history</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880000"/>
          <w:kern w:val="0"/>
          <w:sz w:val="22"/>
          <w:shd w:val="clear" w:color="auto" w:fill="F0F0F0"/>
          <w14:ligatures w14:val="none"/>
        </w:rPr>
        <w:t>'000300.XSHG'</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将返回:</w:t>
      </w:r>
    </w:p>
    <w:tbl>
      <w:tblPr>
        <w:tblW w:w="0" w:type="auto"/>
        <w:tblCellMar>
          <w:left w:w="0" w:type="dxa"/>
          <w:right w:w="0" w:type="dxa"/>
        </w:tblCellMar>
        <w:tblLook w:val="04A0" w:firstRow="1" w:lastRow="0" w:firstColumn="1" w:lastColumn="0" w:noHBand="0" w:noVBand="1"/>
      </w:tblPr>
      <w:tblGrid>
        <w:gridCol w:w="810"/>
        <w:gridCol w:w="1040"/>
        <w:gridCol w:w="1040"/>
        <w:gridCol w:w="1040"/>
        <w:gridCol w:w="1040"/>
        <w:gridCol w:w="1497"/>
        <w:gridCol w:w="1839"/>
      </w:tblGrid>
      <w:tr w:rsidR="005E7B64" w:rsidRPr="005E7B64" w14:paraId="4B154653"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39714363"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493306F4"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open</w:t>
            </w:r>
          </w:p>
        </w:tc>
        <w:tc>
          <w:tcPr>
            <w:tcW w:w="0" w:type="auto"/>
            <w:tcBorders>
              <w:top w:val="nil"/>
            </w:tcBorders>
            <w:shd w:val="clear" w:color="auto" w:fill="auto"/>
            <w:tcMar>
              <w:top w:w="120" w:type="dxa"/>
              <w:left w:w="120" w:type="dxa"/>
              <w:bottom w:w="120" w:type="dxa"/>
              <w:right w:w="120" w:type="dxa"/>
            </w:tcMar>
            <w:vAlign w:val="bottom"/>
            <w:hideMark/>
          </w:tcPr>
          <w:p w14:paraId="459E9E40"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close</w:t>
            </w:r>
          </w:p>
        </w:tc>
        <w:tc>
          <w:tcPr>
            <w:tcW w:w="0" w:type="auto"/>
            <w:tcBorders>
              <w:top w:val="nil"/>
            </w:tcBorders>
            <w:shd w:val="clear" w:color="auto" w:fill="auto"/>
            <w:tcMar>
              <w:top w:w="120" w:type="dxa"/>
              <w:left w:w="120" w:type="dxa"/>
              <w:bottom w:w="120" w:type="dxa"/>
              <w:right w:w="120" w:type="dxa"/>
            </w:tcMar>
            <w:vAlign w:val="bottom"/>
            <w:hideMark/>
          </w:tcPr>
          <w:p w14:paraId="7129CE65"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high</w:t>
            </w:r>
          </w:p>
        </w:tc>
        <w:tc>
          <w:tcPr>
            <w:tcW w:w="0" w:type="auto"/>
            <w:tcBorders>
              <w:top w:val="nil"/>
            </w:tcBorders>
            <w:shd w:val="clear" w:color="auto" w:fill="auto"/>
            <w:tcMar>
              <w:top w:w="120" w:type="dxa"/>
              <w:left w:w="120" w:type="dxa"/>
              <w:bottom w:w="120" w:type="dxa"/>
              <w:right w:w="120" w:type="dxa"/>
            </w:tcMar>
            <w:vAlign w:val="bottom"/>
            <w:hideMark/>
          </w:tcPr>
          <w:p w14:paraId="6BDFEE07"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low</w:t>
            </w:r>
          </w:p>
        </w:tc>
        <w:tc>
          <w:tcPr>
            <w:tcW w:w="0" w:type="auto"/>
            <w:tcBorders>
              <w:top w:val="nil"/>
            </w:tcBorders>
            <w:shd w:val="clear" w:color="auto" w:fill="auto"/>
            <w:tcMar>
              <w:top w:w="120" w:type="dxa"/>
              <w:left w:w="120" w:type="dxa"/>
              <w:bottom w:w="120" w:type="dxa"/>
              <w:right w:w="120" w:type="dxa"/>
            </w:tcMar>
            <w:vAlign w:val="bottom"/>
            <w:hideMark/>
          </w:tcPr>
          <w:p w14:paraId="08BB6DC5"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volume</w:t>
            </w:r>
          </w:p>
        </w:tc>
        <w:tc>
          <w:tcPr>
            <w:tcW w:w="0" w:type="auto"/>
            <w:tcBorders>
              <w:top w:val="nil"/>
            </w:tcBorders>
            <w:shd w:val="clear" w:color="auto" w:fill="auto"/>
            <w:tcMar>
              <w:top w:w="120" w:type="dxa"/>
              <w:left w:w="120" w:type="dxa"/>
              <w:bottom w:w="120" w:type="dxa"/>
              <w:right w:w="120" w:type="dxa"/>
            </w:tcMar>
            <w:vAlign w:val="bottom"/>
            <w:hideMark/>
          </w:tcPr>
          <w:p w14:paraId="196ECF59"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money</w:t>
            </w:r>
          </w:p>
        </w:tc>
      </w:tr>
      <w:tr w:rsidR="005E7B64" w:rsidRPr="005E7B64" w14:paraId="5CC1AAEE"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A37B27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2015-01-05</w:t>
            </w:r>
          </w:p>
        </w:tc>
        <w:tc>
          <w:tcPr>
            <w:tcW w:w="0" w:type="auto"/>
            <w:tcBorders>
              <w:top w:val="single" w:sz="6" w:space="0" w:color="DDDDDD"/>
            </w:tcBorders>
            <w:shd w:val="clear" w:color="auto" w:fill="auto"/>
            <w:tcMar>
              <w:top w:w="120" w:type="dxa"/>
              <w:left w:w="120" w:type="dxa"/>
              <w:bottom w:w="120" w:type="dxa"/>
              <w:right w:w="120" w:type="dxa"/>
            </w:tcMar>
            <w:hideMark/>
          </w:tcPr>
          <w:p w14:paraId="15C5A68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3566.09</w:t>
            </w:r>
          </w:p>
        </w:tc>
        <w:tc>
          <w:tcPr>
            <w:tcW w:w="0" w:type="auto"/>
            <w:tcBorders>
              <w:top w:val="single" w:sz="6" w:space="0" w:color="DDDDDD"/>
            </w:tcBorders>
            <w:shd w:val="clear" w:color="auto" w:fill="auto"/>
            <w:tcMar>
              <w:top w:w="120" w:type="dxa"/>
              <w:left w:w="120" w:type="dxa"/>
              <w:bottom w:w="120" w:type="dxa"/>
              <w:right w:w="120" w:type="dxa"/>
            </w:tcMar>
            <w:hideMark/>
          </w:tcPr>
          <w:p w14:paraId="5A91ED6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3641.54</w:t>
            </w:r>
          </w:p>
        </w:tc>
        <w:tc>
          <w:tcPr>
            <w:tcW w:w="0" w:type="auto"/>
            <w:tcBorders>
              <w:top w:val="single" w:sz="6" w:space="0" w:color="DDDDDD"/>
            </w:tcBorders>
            <w:shd w:val="clear" w:color="auto" w:fill="auto"/>
            <w:tcMar>
              <w:top w:w="120" w:type="dxa"/>
              <w:left w:w="120" w:type="dxa"/>
              <w:bottom w:w="120" w:type="dxa"/>
              <w:right w:w="120" w:type="dxa"/>
            </w:tcMar>
            <w:hideMark/>
          </w:tcPr>
          <w:p w14:paraId="2B4D148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3669.04</w:t>
            </w:r>
          </w:p>
        </w:tc>
        <w:tc>
          <w:tcPr>
            <w:tcW w:w="0" w:type="auto"/>
            <w:tcBorders>
              <w:top w:val="single" w:sz="6" w:space="0" w:color="DDDDDD"/>
            </w:tcBorders>
            <w:shd w:val="clear" w:color="auto" w:fill="auto"/>
            <w:tcMar>
              <w:top w:w="120" w:type="dxa"/>
              <w:left w:w="120" w:type="dxa"/>
              <w:bottom w:w="120" w:type="dxa"/>
              <w:right w:w="120" w:type="dxa"/>
            </w:tcMar>
            <w:hideMark/>
          </w:tcPr>
          <w:p w14:paraId="471A75C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3551.51</w:t>
            </w:r>
          </w:p>
        </w:tc>
        <w:tc>
          <w:tcPr>
            <w:tcW w:w="0" w:type="auto"/>
            <w:tcBorders>
              <w:top w:val="single" w:sz="6" w:space="0" w:color="DDDDDD"/>
            </w:tcBorders>
            <w:shd w:val="clear" w:color="auto" w:fill="auto"/>
            <w:tcMar>
              <w:top w:w="120" w:type="dxa"/>
              <w:left w:w="120" w:type="dxa"/>
              <w:bottom w:w="120" w:type="dxa"/>
              <w:right w:w="120" w:type="dxa"/>
            </w:tcMar>
            <w:hideMark/>
          </w:tcPr>
          <w:p w14:paraId="5D247C1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451198098.0</w:t>
            </w:r>
          </w:p>
        </w:tc>
        <w:tc>
          <w:tcPr>
            <w:tcW w:w="0" w:type="auto"/>
            <w:tcBorders>
              <w:top w:val="single" w:sz="6" w:space="0" w:color="DDDDDD"/>
            </w:tcBorders>
            <w:shd w:val="clear" w:color="auto" w:fill="auto"/>
            <w:tcMar>
              <w:top w:w="120" w:type="dxa"/>
              <w:left w:w="120" w:type="dxa"/>
              <w:bottom w:w="120" w:type="dxa"/>
              <w:right w:w="120" w:type="dxa"/>
            </w:tcMar>
            <w:hideMark/>
          </w:tcPr>
          <w:p w14:paraId="5BB8D49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519849817448.0</w:t>
            </w:r>
          </w:p>
        </w:tc>
      </w:tr>
      <w:tr w:rsidR="005E7B64" w:rsidRPr="005E7B64" w14:paraId="12D28C92"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CC75E2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2015-01-06</w:t>
            </w:r>
          </w:p>
        </w:tc>
        <w:tc>
          <w:tcPr>
            <w:tcW w:w="0" w:type="auto"/>
            <w:tcBorders>
              <w:top w:val="single" w:sz="6" w:space="0" w:color="DDDDDD"/>
            </w:tcBorders>
            <w:shd w:val="clear" w:color="auto" w:fill="auto"/>
            <w:tcMar>
              <w:top w:w="120" w:type="dxa"/>
              <w:left w:w="120" w:type="dxa"/>
              <w:bottom w:w="120" w:type="dxa"/>
              <w:right w:w="120" w:type="dxa"/>
            </w:tcMar>
            <w:hideMark/>
          </w:tcPr>
          <w:p w14:paraId="5772E08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3608.43</w:t>
            </w:r>
          </w:p>
        </w:tc>
        <w:tc>
          <w:tcPr>
            <w:tcW w:w="0" w:type="auto"/>
            <w:tcBorders>
              <w:top w:val="single" w:sz="6" w:space="0" w:color="DDDDDD"/>
            </w:tcBorders>
            <w:shd w:val="clear" w:color="auto" w:fill="auto"/>
            <w:tcMar>
              <w:top w:w="120" w:type="dxa"/>
              <w:left w:w="120" w:type="dxa"/>
              <w:bottom w:w="120" w:type="dxa"/>
              <w:right w:w="120" w:type="dxa"/>
            </w:tcMar>
            <w:hideMark/>
          </w:tcPr>
          <w:p w14:paraId="6D1C218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3641.06</w:t>
            </w:r>
          </w:p>
        </w:tc>
        <w:tc>
          <w:tcPr>
            <w:tcW w:w="0" w:type="auto"/>
            <w:tcBorders>
              <w:top w:val="single" w:sz="6" w:space="0" w:color="DDDDDD"/>
            </w:tcBorders>
            <w:shd w:val="clear" w:color="auto" w:fill="auto"/>
            <w:tcMar>
              <w:top w:w="120" w:type="dxa"/>
              <w:left w:w="120" w:type="dxa"/>
              <w:bottom w:w="120" w:type="dxa"/>
              <w:right w:w="120" w:type="dxa"/>
            </w:tcMar>
            <w:hideMark/>
          </w:tcPr>
          <w:p w14:paraId="6B40639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3683.23</w:t>
            </w:r>
          </w:p>
        </w:tc>
        <w:tc>
          <w:tcPr>
            <w:tcW w:w="0" w:type="auto"/>
            <w:tcBorders>
              <w:top w:val="single" w:sz="6" w:space="0" w:color="DDDDDD"/>
            </w:tcBorders>
            <w:shd w:val="clear" w:color="auto" w:fill="auto"/>
            <w:tcMar>
              <w:top w:w="120" w:type="dxa"/>
              <w:left w:w="120" w:type="dxa"/>
              <w:bottom w:w="120" w:type="dxa"/>
              <w:right w:w="120" w:type="dxa"/>
            </w:tcMar>
            <w:hideMark/>
          </w:tcPr>
          <w:p w14:paraId="2039360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3587.23</w:t>
            </w:r>
          </w:p>
        </w:tc>
        <w:tc>
          <w:tcPr>
            <w:tcW w:w="0" w:type="auto"/>
            <w:tcBorders>
              <w:top w:val="single" w:sz="6" w:space="0" w:color="DDDDDD"/>
            </w:tcBorders>
            <w:shd w:val="clear" w:color="auto" w:fill="auto"/>
            <w:tcMar>
              <w:top w:w="120" w:type="dxa"/>
              <w:left w:w="120" w:type="dxa"/>
              <w:bottom w:w="120" w:type="dxa"/>
              <w:right w:w="120" w:type="dxa"/>
            </w:tcMar>
            <w:hideMark/>
          </w:tcPr>
          <w:p w14:paraId="4DDB725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420962185.0</w:t>
            </w:r>
          </w:p>
        </w:tc>
        <w:tc>
          <w:tcPr>
            <w:tcW w:w="0" w:type="auto"/>
            <w:tcBorders>
              <w:top w:val="single" w:sz="6" w:space="0" w:color="DDDDDD"/>
            </w:tcBorders>
            <w:shd w:val="clear" w:color="auto" w:fill="auto"/>
            <w:tcMar>
              <w:top w:w="120" w:type="dxa"/>
              <w:left w:w="120" w:type="dxa"/>
              <w:bottom w:w="120" w:type="dxa"/>
              <w:right w:w="120" w:type="dxa"/>
            </w:tcMar>
            <w:hideMark/>
          </w:tcPr>
          <w:p w14:paraId="76BEDA8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498529588258.0</w:t>
            </w:r>
          </w:p>
        </w:tc>
      </w:tr>
    </w:tbl>
    <w:p w14:paraId="32676594" w14:textId="77777777" w:rsidR="005E7B64" w:rsidRPr="005E7B64" w:rsidRDefault="005E7B64" w:rsidP="005E7B64">
      <w:pPr>
        <w:widowControl/>
        <w:numPr>
          <w:ilvl w:val="0"/>
          <w:numId w:val="6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df=False: dict, key是fields中的属性, value是一个numpy数组[numpy.ndarray], 对应上面的DataFrame的每一列, 例如</w:t>
      </w:r>
      <w:r w:rsidRPr="005E7B64">
        <w:rPr>
          <w:rFonts w:ascii="Source Code Pro" w:eastAsia="宋体" w:hAnsi="Source Code Pro" w:cs="宋体"/>
          <w:b/>
          <w:bCs/>
          <w:color w:val="880000"/>
          <w:kern w:val="0"/>
          <w:sz w:val="22"/>
          <w:shd w:val="clear" w:color="auto" w:fill="F0F0F0"/>
          <w14:ligatures w14:val="none"/>
        </w:rPr>
        <w:t>attribute_history</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880000"/>
          <w:kern w:val="0"/>
          <w:sz w:val="22"/>
          <w:shd w:val="clear" w:color="auto" w:fill="F0F0F0"/>
          <w14:ligatures w14:val="none"/>
        </w:rPr>
        <w:t>'000300.XSHG'</w:t>
      </w:r>
      <w:r w:rsidRPr="005E7B64">
        <w:rPr>
          <w:rFonts w:ascii="Source Code Pro" w:eastAsia="宋体" w:hAnsi="Source Code Pro" w:cs="宋体"/>
          <w:color w:val="000000"/>
          <w:kern w:val="0"/>
          <w:sz w:val="22"/>
          <w:shd w:val="clear" w:color="auto" w:fill="F0F0F0"/>
          <w14:ligatures w14:val="none"/>
        </w:rPr>
        <w:t>,</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 df=False)</w:t>
      </w:r>
      <w:r w:rsidRPr="005E7B64">
        <w:rPr>
          <w:rFonts w:ascii="宋体" w:eastAsia="宋体" w:hAnsi="宋体" w:cs="宋体"/>
          <w:kern w:val="0"/>
          <w:sz w:val="24"/>
          <w:szCs w:val="24"/>
          <w14:ligatures w14:val="none"/>
        </w:rPr>
        <w:t>将返回:</w:t>
      </w:r>
    </w:p>
    <w:p w14:paraId="43B09C82"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6970F47A"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4.51198098e+08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4.20962185e+08</w:t>
      </w:r>
      <w:r w:rsidRPr="005E7B64">
        <w:rPr>
          <w:rFonts w:ascii="Source Code Pro" w:eastAsia="宋体" w:hAnsi="Source Code Pro" w:cs="宋体"/>
          <w:color w:val="000000"/>
          <w:kern w:val="0"/>
          <w:sz w:val="24"/>
          <w:szCs w:val="24"/>
          <w:shd w:val="clear" w:color="auto" w:fill="F0F0F0"/>
          <w14:ligatures w14:val="none"/>
        </w:rPr>
        <w:t>]),</w:t>
      </w:r>
    </w:p>
    <w:p w14:paraId="2D5FD093"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'money'</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5.19849817e+11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4.98529588e+11</w:t>
      </w:r>
      <w:r w:rsidRPr="005E7B64">
        <w:rPr>
          <w:rFonts w:ascii="Source Code Pro" w:eastAsia="宋体" w:hAnsi="Source Code Pro" w:cs="宋体"/>
          <w:color w:val="000000"/>
          <w:kern w:val="0"/>
          <w:sz w:val="24"/>
          <w:szCs w:val="24"/>
          <w:shd w:val="clear" w:color="auto" w:fill="F0F0F0"/>
          <w14:ligatures w14:val="none"/>
        </w:rPr>
        <w:t>]),</w:t>
      </w:r>
    </w:p>
    <w:p w14:paraId="4FD17297"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3669.04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3683.23</w:t>
      </w:r>
      <w:r w:rsidRPr="005E7B64">
        <w:rPr>
          <w:rFonts w:ascii="Source Code Pro" w:eastAsia="宋体" w:hAnsi="Source Code Pro" w:cs="宋体"/>
          <w:color w:val="000000"/>
          <w:kern w:val="0"/>
          <w:sz w:val="24"/>
          <w:szCs w:val="24"/>
          <w:shd w:val="clear" w:color="auto" w:fill="F0F0F0"/>
          <w14:ligatures w14:val="none"/>
        </w:rPr>
        <w:t>]),</w:t>
      </w:r>
    </w:p>
    <w:p w14:paraId="3125E6DE"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3551.51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3587.23</w:t>
      </w:r>
      <w:r w:rsidRPr="005E7B64">
        <w:rPr>
          <w:rFonts w:ascii="Source Code Pro" w:eastAsia="宋体" w:hAnsi="Source Code Pro" w:cs="宋体"/>
          <w:color w:val="000000"/>
          <w:kern w:val="0"/>
          <w:sz w:val="24"/>
          <w:szCs w:val="24"/>
          <w:shd w:val="clear" w:color="auto" w:fill="F0F0F0"/>
          <w14:ligatures w14:val="none"/>
        </w:rPr>
        <w:t>]),</w:t>
      </w:r>
    </w:p>
    <w:p w14:paraId="1616AE97"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3641.54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3641.06</w:t>
      </w:r>
      <w:r w:rsidRPr="005E7B64">
        <w:rPr>
          <w:rFonts w:ascii="Source Code Pro" w:eastAsia="宋体" w:hAnsi="Source Code Pro" w:cs="宋体"/>
          <w:color w:val="000000"/>
          <w:kern w:val="0"/>
          <w:sz w:val="24"/>
          <w:szCs w:val="24"/>
          <w:shd w:val="clear" w:color="auto" w:fill="F0F0F0"/>
          <w14:ligatures w14:val="none"/>
        </w:rPr>
        <w:t>]),</w:t>
      </w:r>
    </w:p>
    <w:p w14:paraId="7F348575"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3566.09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3608.43</w:t>
      </w:r>
      <w:r w:rsidRPr="005E7B64">
        <w:rPr>
          <w:rFonts w:ascii="Source Code Pro" w:eastAsia="宋体" w:hAnsi="Source Code Pro" w:cs="宋体"/>
          <w:color w:val="000000"/>
          <w:kern w:val="0"/>
          <w:sz w:val="24"/>
          <w:szCs w:val="24"/>
          <w:shd w:val="clear" w:color="auto" w:fill="F0F0F0"/>
          <w14:ligatures w14:val="none"/>
        </w:rPr>
        <w:t>])</w:t>
      </w:r>
    </w:p>
    <w:p w14:paraId="1CF0D8F6" w14:textId="77777777" w:rsidR="005E7B64" w:rsidRPr="005E7B64" w:rsidRDefault="005E7B64" w:rsidP="005E7B64">
      <w:pPr>
        <w:widowControl/>
        <w:numPr>
          <w:ilvl w:val="0"/>
          <w:numId w:val="6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w:t>
      </w:r>
    </w:p>
    <w:p w14:paraId="5EC007C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7F7D9F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stock = </w:t>
      </w:r>
      <w:r w:rsidRPr="005E7B64">
        <w:rPr>
          <w:rFonts w:ascii="Source Code Pro" w:eastAsia="宋体" w:hAnsi="Source Code Pro" w:cs="宋体"/>
          <w:color w:val="880000"/>
          <w:kern w:val="0"/>
          <w:sz w:val="24"/>
          <w:szCs w:val="24"/>
          <w:shd w:val="clear" w:color="auto" w:fill="F0F0F0"/>
          <w14:ligatures w14:val="none"/>
        </w:rPr>
        <w:t>'000001.XSHE'</w:t>
      </w:r>
    </w:p>
    <w:p w14:paraId="4A712B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h = attribute_history(stock,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'factor'</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w:t>
      </w:r>
      <w:r w:rsidRPr="005E7B64">
        <w:rPr>
          <w:rFonts w:ascii="Source Code Pro" w:eastAsia="宋体" w:hAnsi="Source Code Pro" w:cs="宋体"/>
          <w:color w:val="888888"/>
          <w:kern w:val="0"/>
          <w:sz w:val="24"/>
          <w:szCs w:val="24"/>
          <w:shd w:val="clear" w:color="auto" w:fill="F0F0F0"/>
          <w14:ligatures w14:val="none"/>
        </w:rPr>
        <w:t>000001(</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天的每天的开盘价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收盘价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交易量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复权因子</w:t>
      </w:r>
    </w:p>
    <w:p w14:paraId="72B1C4F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不管</w:t>
      </w:r>
      <w:r w:rsidRPr="005E7B64">
        <w:rPr>
          <w:rFonts w:ascii="Source Code Pro" w:eastAsia="宋体" w:hAnsi="Source Code Pro" w:cs="宋体"/>
          <w:color w:val="888888"/>
          <w:kern w:val="0"/>
          <w:sz w:val="24"/>
          <w:szCs w:val="24"/>
          <w:shd w:val="clear" w:color="auto" w:fill="F0F0F0"/>
          <w14:ligatures w14:val="none"/>
        </w:rPr>
        <w:t>df</w:t>
      </w:r>
      <w:r w:rsidRPr="005E7B64">
        <w:rPr>
          <w:rFonts w:ascii="Source Code Pro" w:eastAsia="宋体" w:hAnsi="Source Code Pro" w:cs="宋体"/>
          <w:color w:val="888888"/>
          <w:kern w:val="0"/>
          <w:sz w:val="24"/>
          <w:szCs w:val="24"/>
          <w:shd w:val="clear" w:color="auto" w:fill="F0F0F0"/>
          <w14:ligatures w14:val="none"/>
        </w:rPr>
        <w:t>等于</w:t>
      </w:r>
      <w:r w:rsidRPr="005E7B64">
        <w:rPr>
          <w:rFonts w:ascii="Source Code Pro" w:eastAsia="宋体" w:hAnsi="Source Code Pro" w:cs="宋体"/>
          <w:color w:val="888888"/>
          <w:kern w:val="0"/>
          <w:sz w:val="24"/>
          <w:szCs w:val="24"/>
          <w:shd w:val="clear" w:color="auto" w:fill="F0F0F0"/>
          <w14:ligatures w14:val="none"/>
        </w:rPr>
        <w:t>True</w:t>
      </w:r>
      <w:r w:rsidRPr="005E7B64">
        <w:rPr>
          <w:rFonts w:ascii="Source Code Pro" w:eastAsia="宋体" w:hAnsi="Source Code Pro" w:cs="宋体"/>
          <w:color w:val="888888"/>
          <w:kern w:val="0"/>
          <w:sz w:val="24"/>
          <w:szCs w:val="24"/>
          <w:shd w:val="clear" w:color="auto" w:fill="F0F0F0"/>
          <w14:ligatures w14:val="none"/>
        </w:rPr>
        <w:t>还是</w:t>
      </w:r>
      <w:r w:rsidRPr="005E7B64">
        <w:rPr>
          <w:rFonts w:ascii="Source Code Pro" w:eastAsia="宋体" w:hAnsi="Source Code Pro" w:cs="宋体"/>
          <w:color w:val="888888"/>
          <w:kern w:val="0"/>
          <w:sz w:val="24"/>
          <w:szCs w:val="24"/>
          <w:shd w:val="clear" w:color="auto" w:fill="F0F0F0"/>
          <w14:ligatures w14:val="none"/>
        </w:rPr>
        <w:t xml:space="preserve">False, </w:t>
      </w:r>
      <w:r w:rsidRPr="005E7B64">
        <w:rPr>
          <w:rFonts w:ascii="Source Code Pro" w:eastAsia="宋体" w:hAnsi="Source Code Pro" w:cs="宋体"/>
          <w:color w:val="888888"/>
          <w:kern w:val="0"/>
          <w:sz w:val="24"/>
          <w:szCs w:val="24"/>
          <w:shd w:val="clear" w:color="auto" w:fill="F0F0F0"/>
          <w14:ligatures w14:val="none"/>
        </w:rPr>
        <w:t>下列用法都是可以的</w:t>
      </w:r>
    </w:p>
    <w:p w14:paraId="28DEA7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过去</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天的每天的开盘价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一个</w:t>
      </w:r>
      <w:r w:rsidRPr="005E7B64">
        <w:rPr>
          <w:rFonts w:ascii="Source Code Pro" w:eastAsia="宋体" w:hAnsi="Source Code Pro" w:cs="宋体"/>
          <w:color w:val="888888"/>
          <w:kern w:val="0"/>
          <w:sz w:val="24"/>
          <w:szCs w:val="24"/>
          <w:shd w:val="clear" w:color="auto" w:fill="F0F0F0"/>
          <w14:ligatures w14:val="none"/>
        </w:rPr>
        <w:t>pd.Series</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index</w:t>
      </w:r>
      <w:r w:rsidRPr="005E7B64">
        <w:rPr>
          <w:rFonts w:ascii="Source Code Pro" w:eastAsia="宋体" w:hAnsi="Source Code Pro" w:cs="宋体"/>
          <w:color w:val="888888"/>
          <w:kern w:val="0"/>
          <w:sz w:val="24"/>
          <w:szCs w:val="24"/>
          <w:shd w:val="clear" w:color="auto" w:fill="F0F0F0"/>
          <w14:ligatures w14:val="none"/>
        </w:rPr>
        <w:t>是</w:t>
      </w:r>
      <w:r w:rsidRPr="005E7B64">
        <w:rPr>
          <w:rFonts w:ascii="Source Code Pro" w:eastAsia="宋体" w:hAnsi="Source Code Pro" w:cs="宋体"/>
          <w:color w:val="888888"/>
          <w:kern w:val="0"/>
          <w:sz w:val="24"/>
          <w:szCs w:val="24"/>
          <w:shd w:val="clear" w:color="auto" w:fill="F0F0F0"/>
          <w14:ligatures w14:val="none"/>
        </w:rPr>
        <w:t>datatime</w:t>
      </w:r>
    </w:p>
    <w:p w14:paraId="00DB1C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昨天的收盘价</w:t>
      </w:r>
    </w:p>
    <w:p w14:paraId="70DBC3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39D684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5965E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下面的</w:t>
      </w:r>
      <w:r w:rsidRPr="005E7B64">
        <w:rPr>
          <w:rFonts w:ascii="Source Code Pro" w:eastAsia="宋体" w:hAnsi="Source Code Pro" w:cs="宋体"/>
          <w:color w:val="888888"/>
          <w:kern w:val="0"/>
          <w:sz w:val="24"/>
          <w:szCs w:val="24"/>
          <w:shd w:val="clear" w:color="auto" w:fill="F0F0F0"/>
          <w14:ligatures w14:val="none"/>
        </w:rPr>
        <w:t>pandas.DataFrame</w:t>
      </w:r>
      <w:r w:rsidRPr="005E7B64">
        <w:rPr>
          <w:rFonts w:ascii="Source Code Pro" w:eastAsia="宋体" w:hAnsi="Source Code Pro" w:cs="宋体"/>
          <w:color w:val="888888"/>
          <w:kern w:val="0"/>
          <w:sz w:val="24"/>
          <w:szCs w:val="24"/>
          <w:shd w:val="clear" w:color="auto" w:fill="F0F0F0"/>
          <w14:ligatures w14:val="none"/>
        </w:rPr>
        <w:t>的特性</w:t>
      </w:r>
      <w:r w:rsidRPr="005E7B64">
        <w:rPr>
          <w:rFonts w:ascii="Source Code Pro" w:eastAsia="宋体" w:hAnsi="Source Code Pro" w:cs="宋体"/>
          <w:color w:val="888888"/>
          <w:kern w:val="0"/>
          <w:sz w:val="24"/>
          <w:szCs w:val="24"/>
          <w:shd w:val="clear" w:color="auto" w:fill="F0F0F0"/>
          <w14:ligatures w14:val="none"/>
        </w:rPr>
        <w:t>, df=False</w:t>
      </w:r>
      <w:r w:rsidRPr="005E7B64">
        <w:rPr>
          <w:rFonts w:ascii="Source Code Pro" w:eastAsia="宋体" w:hAnsi="Source Code Pro" w:cs="宋体"/>
          <w:color w:val="888888"/>
          <w:kern w:val="0"/>
          <w:sz w:val="24"/>
          <w:szCs w:val="24"/>
          <w:shd w:val="clear" w:color="auto" w:fill="F0F0F0"/>
          <w14:ligatures w14:val="none"/>
        </w:rPr>
        <w:t>时将</w:t>
      </w:r>
      <w:proofErr w:type="gramStart"/>
      <w:r w:rsidRPr="005E7B64">
        <w:rPr>
          <w:rFonts w:ascii="Source Code Pro" w:eastAsia="宋体" w:hAnsi="Source Code Pro" w:cs="宋体"/>
          <w:color w:val="888888"/>
          <w:kern w:val="0"/>
          <w:sz w:val="24"/>
          <w:szCs w:val="24"/>
          <w:shd w:val="clear" w:color="auto" w:fill="F0F0F0"/>
          <w14:ligatures w14:val="none"/>
        </w:rPr>
        <w:t>不</w:t>
      </w:r>
      <w:proofErr w:type="gramEnd"/>
      <w:r w:rsidRPr="005E7B64">
        <w:rPr>
          <w:rFonts w:ascii="Source Code Pro" w:eastAsia="宋体" w:hAnsi="Source Code Pro" w:cs="宋体"/>
          <w:color w:val="888888"/>
          <w:kern w:val="0"/>
          <w:sz w:val="24"/>
          <w:szCs w:val="24"/>
          <w:shd w:val="clear" w:color="auto" w:fill="F0F0F0"/>
          <w14:ligatures w14:val="none"/>
        </w:rPr>
        <w:t>可用</w:t>
      </w:r>
    </w:p>
    <w:p w14:paraId="24C41AD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行的索引可以是整数</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也可以是日期的各种形式</w:t>
      </w:r>
      <w:r w:rsidRPr="005E7B64">
        <w:rPr>
          <w:rFonts w:ascii="Source Code Pro" w:eastAsia="宋体" w:hAnsi="Source Code Pro" w:cs="宋体"/>
          <w:color w:val="888888"/>
          <w:kern w:val="0"/>
          <w:sz w:val="24"/>
          <w:szCs w:val="24"/>
          <w:shd w:val="clear" w:color="auto" w:fill="F0F0F0"/>
          <w14:ligatures w14:val="none"/>
        </w:rPr>
        <w:t>:</w:t>
      </w:r>
    </w:p>
    <w:p w14:paraId="124575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'2015-01-05'</w:t>
      </w:r>
      <w:r w:rsidRPr="005E7B64">
        <w:rPr>
          <w:rFonts w:ascii="Source Code Pro" w:eastAsia="宋体" w:hAnsi="Source Code Pro" w:cs="宋体"/>
          <w:color w:val="000000"/>
          <w:kern w:val="0"/>
          <w:sz w:val="24"/>
          <w:szCs w:val="24"/>
          <w:shd w:val="clear" w:color="auto" w:fill="F0F0F0"/>
          <w14:ligatures w14:val="none"/>
        </w:rPr>
        <w:t>]</w:t>
      </w:r>
    </w:p>
    <w:p w14:paraId="0DB1FF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datetime.date(</w:t>
      </w:r>
      <w:r w:rsidRPr="005E7B64">
        <w:rPr>
          <w:rFonts w:ascii="Source Code Pro" w:eastAsia="宋体" w:hAnsi="Source Code Pro" w:cs="宋体"/>
          <w:color w:val="008800"/>
          <w:kern w:val="0"/>
          <w:sz w:val="24"/>
          <w:szCs w:val="24"/>
          <w:shd w:val="clear" w:color="auto" w:fill="F0F0F0"/>
          <w14:ligatures w14:val="none"/>
        </w:rPr>
        <w:t>2015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00ABC2C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datetime.datetime(</w:t>
      </w:r>
      <w:r w:rsidRPr="005E7B64">
        <w:rPr>
          <w:rFonts w:ascii="Source Code Pro" w:eastAsia="宋体" w:hAnsi="Source Code Pro" w:cs="宋体"/>
          <w:color w:val="008800"/>
          <w:kern w:val="0"/>
          <w:sz w:val="24"/>
          <w:szCs w:val="24"/>
          <w:shd w:val="clear" w:color="auto" w:fill="F0F0F0"/>
          <w14:ligatures w14:val="none"/>
        </w:rPr>
        <w:t>2015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585D42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CDDAC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按行取数据</w:t>
      </w:r>
    </w:p>
    <w:p w14:paraId="2F2DDD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h.iloc[</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昨天的开盘价和收盘价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一个</w:t>
      </w:r>
      <w:r w:rsidRPr="005E7B64">
        <w:rPr>
          <w:rFonts w:ascii="Source Code Pro" w:eastAsia="宋体" w:hAnsi="Source Code Pro" w:cs="宋体"/>
          <w:color w:val="888888"/>
          <w:kern w:val="0"/>
          <w:sz w:val="24"/>
          <w:szCs w:val="24"/>
          <w:shd w:val="clear" w:color="auto" w:fill="F0F0F0"/>
          <w14:ligatures w14:val="none"/>
        </w:rPr>
        <w:t>pd.Series</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index</w:t>
      </w:r>
      <w:r w:rsidRPr="005E7B64">
        <w:rPr>
          <w:rFonts w:ascii="Source Code Pro" w:eastAsia="宋体" w:hAnsi="Source Code Pro" w:cs="宋体"/>
          <w:color w:val="888888"/>
          <w:kern w:val="0"/>
          <w:sz w:val="24"/>
          <w:szCs w:val="24"/>
          <w:shd w:val="clear" w:color="auto" w:fill="F0F0F0"/>
          <w14:ligatures w14:val="none"/>
        </w:rPr>
        <w:t>是字符串</w:t>
      </w:r>
      <w:r w:rsidRPr="005E7B64">
        <w:rPr>
          <w:rFonts w:ascii="Source Code Pro" w:eastAsia="宋体" w:hAnsi="Source Code Pro" w:cs="宋体"/>
          <w:color w:val="888888"/>
          <w:kern w:val="0"/>
          <w:sz w:val="24"/>
          <w:szCs w:val="24"/>
          <w:shd w:val="clear" w:color="auto" w:fill="F0F0F0"/>
          <w14:ligatures w14:val="none"/>
        </w:rPr>
        <w:t>:'open'/'close'</w:t>
      </w:r>
    </w:p>
    <w:p w14:paraId="0D95293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h.iloc[</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昨天的开盘价</w:t>
      </w:r>
    </w:p>
    <w:p w14:paraId="2E5A21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h.loc[</w:t>
      </w:r>
      <w:r w:rsidRPr="005E7B64">
        <w:rPr>
          <w:rFonts w:ascii="Source Code Pro" w:eastAsia="宋体" w:hAnsi="Source Code Pro" w:cs="宋体"/>
          <w:color w:val="880000"/>
          <w:kern w:val="0"/>
          <w:sz w:val="24"/>
          <w:szCs w:val="24"/>
          <w:shd w:val="clear" w:color="auto" w:fill="F0F0F0"/>
          <w14:ligatures w14:val="none"/>
        </w:rPr>
        <w:t>'2015-01-05</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w:t>
      </w:r>
    </w:p>
    <w:p w14:paraId="52BB90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0B224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高级运算</w:t>
      </w:r>
    </w:p>
    <w:p w14:paraId="4D2049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 = h[h[</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&gt; </w:t>
      </w:r>
      <w:r w:rsidRPr="005E7B64">
        <w:rPr>
          <w:rFonts w:ascii="Source Code Pro" w:eastAsia="宋体" w:hAnsi="Source Code Pro" w:cs="宋体"/>
          <w:color w:val="008800"/>
          <w:kern w:val="0"/>
          <w:sz w:val="24"/>
          <w:szCs w:val="24"/>
          <w:shd w:val="clear" w:color="auto" w:fill="F0F0F0"/>
          <w14:ligatures w14:val="none"/>
        </w:rPr>
        <w:t>1000000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只保留交易量</w:t>
      </w:r>
      <w:r w:rsidRPr="005E7B64">
        <w:rPr>
          <w:rFonts w:ascii="Source Code Pro" w:eastAsia="宋体" w:hAnsi="Source Code Pro" w:cs="宋体"/>
          <w:color w:val="888888"/>
          <w:kern w:val="0"/>
          <w:sz w:val="24"/>
          <w:szCs w:val="24"/>
          <w:shd w:val="clear" w:color="auto" w:fill="F0F0F0"/>
          <w14:ligatures w14:val="none"/>
        </w:rPr>
        <w:t>&gt;1000000</w:t>
      </w:r>
      <w:r w:rsidRPr="005E7B64">
        <w:rPr>
          <w:rFonts w:ascii="Source Code Pro" w:eastAsia="宋体" w:hAnsi="Source Code Pro" w:cs="宋体"/>
          <w:color w:val="888888"/>
          <w:kern w:val="0"/>
          <w:sz w:val="24"/>
          <w:szCs w:val="24"/>
          <w:shd w:val="clear" w:color="auto" w:fill="F0F0F0"/>
          <w14:ligatures w14:val="none"/>
        </w:rPr>
        <w:t>股的行</w:t>
      </w:r>
    </w:p>
    <w:p w14:paraId="6AB43C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 h[</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'factor'</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让</w:t>
      </w:r>
      <w:r w:rsidRPr="005E7B64">
        <w:rPr>
          <w:rFonts w:ascii="Source Code Pro" w:eastAsia="宋体" w:hAnsi="Source Code Pro" w:cs="宋体"/>
          <w:color w:val="888888"/>
          <w:kern w:val="0"/>
          <w:sz w:val="24"/>
          <w:szCs w:val="24"/>
          <w:shd w:val="clear" w:color="auto" w:fill="F0F0F0"/>
          <w14:ligatures w14:val="none"/>
        </w:rPr>
        <w:t>open</w:t>
      </w:r>
      <w:proofErr w:type="gramStart"/>
      <w:r w:rsidRPr="005E7B64">
        <w:rPr>
          <w:rFonts w:ascii="Source Code Pro" w:eastAsia="宋体" w:hAnsi="Source Code Pro" w:cs="宋体"/>
          <w:color w:val="888888"/>
          <w:kern w:val="0"/>
          <w:sz w:val="24"/>
          <w:szCs w:val="24"/>
          <w:shd w:val="clear" w:color="auto" w:fill="F0F0F0"/>
          <w14:ligatures w14:val="none"/>
        </w:rPr>
        <w:t>列都跟</w:t>
      </w:r>
      <w:proofErr w:type="gramEnd"/>
      <w:r w:rsidRPr="005E7B64">
        <w:rPr>
          <w:rFonts w:ascii="Source Code Pro" w:eastAsia="宋体" w:hAnsi="Source Code Pro" w:cs="宋体"/>
          <w:color w:val="888888"/>
          <w:kern w:val="0"/>
          <w:sz w:val="24"/>
          <w:szCs w:val="24"/>
          <w:shd w:val="clear" w:color="auto" w:fill="F0F0F0"/>
          <w14:ligatures w14:val="none"/>
        </w:rPr>
        <w:t>factor</w:t>
      </w:r>
      <w:r w:rsidRPr="005E7B64">
        <w:rPr>
          <w:rFonts w:ascii="Source Code Pro" w:eastAsia="宋体" w:hAnsi="Source Code Pro" w:cs="宋体"/>
          <w:color w:val="888888"/>
          <w:kern w:val="0"/>
          <w:sz w:val="24"/>
          <w:szCs w:val="24"/>
          <w:shd w:val="clear" w:color="auto" w:fill="F0F0F0"/>
          <w14:ligatures w14:val="none"/>
        </w:rPr>
        <w:t>列相除</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把价格都转化成原始价格</w:t>
      </w:r>
    </w:p>
    <w:p w14:paraId="1F9483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 = h[</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]/h[</w:t>
      </w:r>
      <w:r w:rsidRPr="005E7B64">
        <w:rPr>
          <w:rFonts w:ascii="Source Code Pro" w:eastAsia="宋体" w:hAnsi="Source Code Pro" w:cs="宋体"/>
          <w:color w:val="880000"/>
          <w:kern w:val="0"/>
          <w:sz w:val="24"/>
          <w:szCs w:val="24"/>
          <w:shd w:val="clear" w:color="auto" w:fill="F0F0F0"/>
          <w14:ligatures w14:val="none"/>
        </w:rPr>
        <w:t>'factor'</w:t>
      </w:r>
      <w:r w:rsidRPr="005E7B64">
        <w:rPr>
          <w:rFonts w:ascii="Source Code Pro" w:eastAsia="宋体" w:hAnsi="Source Code Pro" w:cs="宋体"/>
          <w:color w:val="000000"/>
          <w:kern w:val="0"/>
          <w:sz w:val="24"/>
          <w:szCs w:val="24"/>
          <w:shd w:val="clear" w:color="auto" w:fill="F0F0F0"/>
          <w14:ligatures w14:val="none"/>
        </w:rPr>
        <w:t>]</w:t>
      </w:r>
    </w:p>
    <w:p w14:paraId="1F72E06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get_bars 获取历史数据(包含快照数据)，可查询单个或多个标的多个数据字段，返回数据格式为 numpy.ndarray或DataFrame</w:t>
      </w:r>
    </w:p>
    <w:p w14:paraId="1517D93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000000"/>
          <w:kern w:val="0"/>
          <w:sz w:val="24"/>
          <w:szCs w:val="24"/>
          <w:shd w:val="clear" w:color="auto" w:fill="F0F0F0"/>
          <w14:ligatures w14:val="none"/>
        </w:rPr>
        <w:t>security, count, 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,fields=[</w:t>
      </w:r>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4EF4C7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include_now=</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fq_ref_date=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1FA4E5B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获取各种时间周期的 bar 数据， bar 的分割方式与主流股票软件相同， 而且支持返回当前时刻所在 bar 的数据；</w:t>
      </w:r>
      <w:r w:rsidRPr="005E7B64">
        <w:rPr>
          <w:rFonts w:ascii="宋体" w:eastAsia="宋体" w:hAnsi="宋体" w:cs="宋体"/>
          <w:kern w:val="0"/>
          <w:sz w:val="24"/>
          <w:szCs w:val="24"/>
          <w14:ligatures w14:val="none"/>
        </w:rPr>
        <w:br/>
        <w:t>get_bars 开盘时取的bar高开低</w:t>
      </w:r>
      <w:proofErr w:type="gramStart"/>
      <w:r w:rsidRPr="005E7B64">
        <w:rPr>
          <w:rFonts w:ascii="宋体" w:eastAsia="宋体" w:hAnsi="宋体" w:cs="宋体"/>
          <w:kern w:val="0"/>
          <w:sz w:val="24"/>
          <w:szCs w:val="24"/>
          <w14:ligatures w14:val="none"/>
        </w:rPr>
        <w:t>收都是</w:t>
      </w:r>
      <w:proofErr w:type="gramEnd"/>
      <w:r w:rsidRPr="005E7B64">
        <w:rPr>
          <w:rFonts w:ascii="宋体" w:eastAsia="宋体" w:hAnsi="宋体" w:cs="宋体"/>
          <w:kern w:val="0"/>
          <w:sz w:val="24"/>
          <w:szCs w:val="24"/>
          <w14:ligatures w14:val="none"/>
        </w:rPr>
        <w:t>当天的开盘价，成交量成交额为0；</w:t>
      </w:r>
      <w:r w:rsidRPr="005E7B64">
        <w:rPr>
          <w:rFonts w:ascii="宋体" w:eastAsia="宋体" w:hAnsi="宋体" w:cs="宋体"/>
          <w:kern w:val="0"/>
          <w:sz w:val="24"/>
          <w:szCs w:val="24"/>
          <w14:ligatures w14:val="none"/>
        </w:rPr>
        <w:br/>
        <w:t>get_bars 没有跳过停牌选项，所获取的数据都是不包含停牌的数据，如果bar个数少于count</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，则返回实际个数，并不会填充。</w:t>
      </w:r>
      <w:r w:rsidRPr="005E7B64">
        <w:rPr>
          <w:rFonts w:ascii="宋体" w:eastAsia="宋体" w:hAnsi="宋体" w:cs="宋体"/>
          <w:kern w:val="0"/>
          <w:sz w:val="24"/>
          <w:szCs w:val="24"/>
          <w14:ligatures w14:val="none"/>
        </w:rPr>
        <w:br/>
        <w:t>更详细的get_bars解释，</w:t>
      </w:r>
      <w:hyperlink r:id="rId150" w:history="1">
        <w:r w:rsidRPr="005E7B64">
          <w:rPr>
            <w:rFonts w:ascii="宋体" w:eastAsia="宋体" w:hAnsi="宋体" w:cs="宋体"/>
            <w:color w:val="0E90D2"/>
            <w:kern w:val="0"/>
            <w:sz w:val="24"/>
            <w:szCs w:val="24"/>
            <w:u w:val="single"/>
            <w14:ligatures w14:val="none"/>
          </w:rPr>
          <w:t>【API解析】get_bars 定义和逻辑</w:t>
        </w:r>
      </w:hyperlink>
    </w:p>
    <w:p w14:paraId="140D9BA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91977BC"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标的代码或包含交易代码的列表,支持一个或多个标的，多个标的用list或tuple。</w:t>
      </w:r>
    </w:p>
    <w:p w14:paraId="1113633B"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count: 大于0的整数，表示获取bar的个数。如果行情数据的bar不足count</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，返回的长度则小于count个数。</w:t>
      </w:r>
    </w:p>
    <w:p w14:paraId="2FD2928B"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unit: bar的时间单位, 支持标准bar和非标准bar</w:t>
      </w:r>
      <w:r w:rsidRPr="005E7B64">
        <w:rPr>
          <w:rFonts w:ascii="宋体" w:eastAsia="宋体" w:hAnsi="宋体" w:cs="宋体"/>
          <w:kern w:val="0"/>
          <w:sz w:val="24"/>
          <w:szCs w:val="24"/>
          <w14:ligatures w14:val="none"/>
        </w:rPr>
        <w:br/>
        <w:t>当unit为'1m', '5m', '15m', '30m', '60m', '120m', '1d', '1w'(一周), '1M'（一月）标准bar时，bar的分割方式与主流股票软件类似，期货的bar各平台也许稍微有差异，我们与文华接近；</w:t>
      </w:r>
      <w:r w:rsidRPr="005E7B64">
        <w:rPr>
          <w:rFonts w:ascii="宋体" w:eastAsia="宋体" w:hAnsi="宋体" w:cs="宋体"/>
          <w:kern w:val="0"/>
          <w:sz w:val="24"/>
          <w:szCs w:val="24"/>
          <w14:ligatures w14:val="none"/>
        </w:rPr>
        <w:br/>
        <w:t>当unit为非上述标准bar时('xm', 例如'3m')，只支持分钟级别的，x需要小于240，以每天的开盘为起始点，每x分钟为一条bar；</w:t>
      </w:r>
    </w:p>
    <w:p w14:paraId="3C4CBC9B"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获取数据的字段， 支持如下值：'date', 'open', 'close', 'high', 'low', 'volume', 'money', 'open_interest'(持仓量，是期货和期权特有的字段), 'factor'(后复权因子)</w:t>
      </w:r>
    </w:p>
    <w:p w14:paraId="66EC658A"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include_now: 取值True 或者False。 表示是否包含当前bar, 比如策略时间是9:33，unit参数为5m， 如果 include_now=True,则返回9:30-9:33这个分钟 bar。</w:t>
      </w:r>
    </w:p>
    <w:p w14:paraId="16005A2B"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end_dt：查询的截止时间，支持的类型为datetime.datetime或None或str。默认值为None</w:t>
      </w:r>
      <w:r w:rsidRPr="005E7B64">
        <w:rPr>
          <w:rFonts w:ascii="宋体" w:eastAsia="宋体" w:hAnsi="宋体" w:cs="宋体"/>
          <w:kern w:val="0"/>
          <w:sz w:val="24"/>
          <w:szCs w:val="24"/>
          <w14:ligatures w14:val="none"/>
        </w:rPr>
        <w:br/>
      </w:r>
    </w:p>
    <w:p w14:paraId="268FE0D7"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在回测</w:t>
      </w:r>
      <w:proofErr w:type="gramEnd"/>
      <w:r w:rsidRPr="005E7B64">
        <w:rPr>
          <w:rFonts w:ascii="宋体" w:eastAsia="宋体" w:hAnsi="宋体" w:cs="宋体"/>
          <w:kern w:val="0"/>
          <w:sz w:val="24"/>
          <w:szCs w:val="24"/>
          <w14:ligatures w14:val="none"/>
        </w:rPr>
        <w:t>/模拟环境下默认为context.current_dt</w:t>
      </w:r>
    </w:p>
    <w:p w14:paraId="78B15AF0"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在投资研究环境下默认为datetime.</w:t>
      </w:r>
      <w:proofErr w:type="gramStart"/>
      <w:r w:rsidRPr="005E7B64">
        <w:rPr>
          <w:rFonts w:ascii="宋体" w:eastAsia="宋体" w:hAnsi="宋体" w:cs="宋体"/>
          <w:kern w:val="0"/>
          <w:sz w:val="24"/>
          <w:szCs w:val="24"/>
          <w14:ligatures w14:val="none"/>
        </w:rPr>
        <w:t>now(</w:t>
      </w:r>
      <w:proofErr w:type="gramEnd"/>
      <w:r w:rsidRPr="005E7B64">
        <w:rPr>
          <w:rFonts w:ascii="宋体" w:eastAsia="宋体" w:hAnsi="宋体" w:cs="宋体"/>
          <w:kern w:val="0"/>
          <w:sz w:val="24"/>
          <w:szCs w:val="24"/>
          <w14:ligatures w14:val="none"/>
        </w:rPr>
        <w:t>)</w:t>
      </w:r>
    </w:p>
    <w:p w14:paraId="46FAAA4A"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由于bar的最小单位是一分钟，所以end_dt的秒和</w:t>
      </w:r>
      <w:proofErr w:type="gramStart"/>
      <w:r w:rsidRPr="005E7B64">
        <w:rPr>
          <w:rFonts w:ascii="宋体" w:eastAsia="宋体" w:hAnsi="宋体" w:cs="宋体"/>
          <w:kern w:val="0"/>
          <w:sz w:val="24"/>
          <w:szCs w:val="24"/>
          <w14:ligatures w14:val="none"/>
        </w:rPr>
        <w:t>毫秒没有</w:t>
      </w:r>
      <w:proofErr w:type="gramEnd"/>
      <w:r w:rsidRPr="005E7B64">
        <w:rPr>
          <w:rFonts w:ascii="宋体" w:eastAsia="宋体" w:hAnsi="宋体" w:cs="宋体"/>
          <w:kern w:val="0"/>
          <w:sz w:val="24"/>
          <w:szCs w:val="24"/>
          <w14:ligatures w14:val="none"/>
        </w:rPr>
        <w:t>什么意义，会被替换为0，例如：end_dt=datetime.datetime(2019, 11, 22, 9, 35, 23) 和 end_dt=datetime.datetime(2019, 11, 22, 9, 35, 00) 是一样的</w:t>
      </w:r>
    </w:p>
    <w:p w14:paraId="1963B187"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fq_ref_date：复权基准日期，支持的类型为datetime.datetime或None,为None时为不复权数据。</w:t>
      </w:r>
    </w:p>
    <w:p w14:paraId="209E36F3"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投资研究环境中默认为 datetime.</w:t>
      </w:r>
      <w:proofErr w:type="gramStart"/>
      <w:r w:rsidRPr="005E7B64">
        <w:rPr>
          <w:rFonts w:ascii="宋体" w:eastAsia="宋体" w:hAnsi="宋体" w:cs="宋体"/>
          <w:kern w:val="0"/>
          <w:sz w:val="24"/>
          <w:szCs w:val="24"/>
          <w14:ligatures w14:val="none"/>
        </w:rPr>
        <w:t>date.today</w:t>
      </w:r>
      <w:proofErr w:type="gramEnd"/>
      <w:r w:rsidRPr="005E7B64">
        <w:rPr>
          <w:rFonts w:ascii="宋体" w:eastAsia="宋体" w:hAnsi="宋体" w:cs="宋体"/>
          <w:kern w:val="0"/>
          <w:sz w:val="24"/>
          <w:szCs w:val="24"/>
          <w14:ligatures w14:val="none"/>
        </w:rPr>
        <w:t>()</w:t>
      </w:r>
    </w:p>
    <w:p w14:paraId="70AED6E0"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/模拟环境中默认为 context.current_</w:t>
      </w:r>
      <w:proofErr w:type="gramStart"/>
      <w:r w:rsidRPr="005E7B64">
        <w:rPr>
          <w:rFonts w:ascii="宋体" w:eastAsia="宋体" w:hAnsi="宋体" w:cs="宋体"/>
          <w:kern w:val="0"/>
          <w:sz w:val="24"/>
          <w:szCs w:val="24"/>
          <w14:ligatures w14:val="none"/>
        </w:rPr>
        <w:t>dt.date</w:t>
      </w:r>
      <w:proofErr w:type="gramEnd"/>
      <w:r w:rsidRPr="005E7B64">
        <w:rPr>
          <w:rFonts w:ascii="宋体" w:eastAsia="宋体" w:hAnsi="宋体" w:cs="宋体"/>
          <w:kern w:val="0"/>
          <w:sz w:val="24"/>
          <w:szCs w:val="24"/>
          <w14:ligatures w14:val="none"/>
        </w:rPr>
        <w:t>()</w:t>
      </w:r>
    </w:p>
    <w:p w14:paraId="7E763DF7"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如果用户输入 fq_ref_date = None, 则获取到的是</w:t>
      </w:r>
      <w:proofErr w:type="gramStart"/>
      <w:r w:rsidRPr="005E7B64">
        <w:rPr>
          <w:rFonts w:ascii="宋体" w:eastAsia="宋体" w:hAnsi="宋体" w:cs="宋体"/>
          <w:kern w:val="0"/>
          <w:sz w:val="24"/>
          <w:szCs w:val="24"/>
          <w14:ligatures w14:val="none"/>
        </w:rPr>
        <w:t>不复权</w:t>
      </w:r>
      <w:proofErr w:type="gramEnd"/>
      <w:r w:rsidRPr="005E7B64">
        <w:rPr>
          <w:rFonts w:ascii="宋体" w:eastAsia="宋体" w:hAnsi="宋体" w:cs="宋体"/>
          <w:kern w:val="0"/>
          <w:sz w:val="24"/>
          <w:szCs w:val="24"/>
          <w14:ligatures w14:val="none"/>
        </w:rPr>
        <w:t>的数据</w:t>
      </w:r>
    </w:p>
    <w:p w14:paraId="193430D5"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如果用户想获取后复权的数据，可以将fq_ref_date 指定为一个很早的日期，比如 datetime.</w:t>
      </w:r>
      <w:proofErr w:type="gramStart"/>
      <w:r w:rsidRPr="005E7B64">
        <w:rPr>
          <w:rFonts w:ascii="宋体" w:eastAsia="宋体" w:hAnsi="宋体" w:cs="宋体"/>
          <w:kern w:val="0"/>
          <w:sz w:val="24"/>
          <w:szCs w:val="24"/>
          <w14:ligatures w14:val="none"/>
        </w:rPr>
        <w:t>date(</w:t>
      </w:r>
      <w:proofErr w:type="gramEnd"/>
      <w:r w:rsidRPr="005E7B64">
        <w:rPr>
          <w:rFonts w:ascii="宋体" w:eastAsia="宋体" w:hAnsi="宋体" w:cs="宋体"/>
          <w:kern w:val="0"/>
          <w:sz w:val="24"/>
          <w:szCs w:val="24"/>
          <w14:ligatures w14:val="none"/>
        </w:rPr>
        <w:t>2000, 1, 1)</w:t>
      </w:r>
    </w:p>
    <w:p w14:paraId="024217DA"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定点复权，以某一天价格点位为参照物，进行</w:t>
      </w:r>
      <w:proofErr w:type="gramStart"/>
      <w:r w:rsidRPr="005E7B64">
        <w:rPr>
          <w:rFonts w:ascii="宋体" w:eastAsia="宋体" w:hAnsi="宋体" w:cs="宋体"/>
          <w:kern w:val="0"/>
          <w:sz w:val="24"/>
          <w:szCs w:val="24"/>
          <w14:ligatures w14:val="none"/>
        </w:rPr>
        <w:t>的前复权</w:t>
      </w:r>
      <w:proofErr w:type="gramEnd"/>
      <w:r w:rsidRPr="005E7B64">
        <w:rPr>
          <w:rFonts w:ascii="宋体" w:eastAsia="宋体" w:hAnsi="宋体" w:cs="宋体"/>
          <w:kern w:val="0"/>
          <w:sz w:val="24"/>
          <w:szCs w:val="24"/>
          <w14:ligatures w14:val="none"/>
        </w:rPr>
        <w:t>或后复权。设置为datetime.datetime.now()即</w:t>
      </w:r>
      <w:proofErr w:type="gramStart"/>
      <w:r w:rsidRPr="005E7B64">
        <w:rPr>
          <w:rFonts w:ascii="宋体" w:eastAsia="宋体" w:hAnsi="宋体" w:cs="宋体"/>
          <w:kern w:val="0"/>
          <w:sz w:val="24"/>
          <w:szCs w:val="24"/>
          <w14:ligatures w14:val="none"/>
        </w:rPr>
        <w:t>返回前复权数</w:t>
      </w:r>
      <w:proofErr w:type="gramEnd"/>
      <w:r w:rsidRPr="005E7B64">
        <w:rPr>
          <w:rFonts w:ascii="宋体" w:eastAsia="宋体" w:hAnsi="宋体" w:cs="宋体"/>
          <w:kern w:val="0"/>
          <w:sz w:val="24"/>
          <w:szCs w:val="24"/>
          <w14:ligatures w14:val="none"/>
        </w:rPr>
        <w:t>据 ; 设置为context.current_dt返回动态复权数据，</w:t>
      </w:r>
      <w:hyperlink r:id="rId151" w:history="1">
        <w:r w:rsidRPr="005E7B64">
          <w:rPr>
            <w:rFonts w:ascii="宋体" w:eastAsia="宋体" w:hAnsi="宋体" w:cs="宋体"/>
            <w:color w:val="0E90D2"/>
            <w:kern w:val="0"/>
            <w:sz w:val="24"/>
            <w:szCs w:val="24"/>
            <w:u w:val="single"/>
            <w14:ligatures w14:val="none"/>
          </w:rPr>
          <w:t>更多关于动态复权解释</w:t>
        </w:r>
      </w:hyperlink>
    </w:p>
    <w:p w14:paraId="3C99A9B6" w14:textId="77777777" w:rsidR="005E7B64" w:rsidRPr="005E7B64" w:rsidRDefault="005E7B64" w:rsidP="005E7B64">
      <w:pPr>
        <w:widowControl/>
        <w:numPr>
          <w:ilvl w:val="1"/>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对股票/基金的价格字段、成交量字段生效 ,factor字段不受影响,只返回后复权因子</w:t>
      </w:r>
    </w:p>
    <w:p w14:paraId="6E1088B4" w14:textId="77777777" w:rsidR="005E7B64" w:rsidRPr="005E7B64" w:rsidRDefault="005E7B64" w:rsidP="005E7B64">
      <w:pPr>
        <w:widowControl/>
        <w:numPr>
          <w:ilvl w:val="0"/>
          <w:numId w:val="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df:是否返回pandas.DataFrame对象，默认为False，返回的是numpy.ndarray对象</w:t>
      </w:r>
    </w:p>
    <w:p w14:paraId="0B594D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7BF3F924" w14:textId="77777777" w:rsidR="005E7B64" w:rsidRPr="005E7B64" w:rsidRDefault="005E7B64" w:rsidP="005E7B64">
      <w:pPr>
        <w:widowControl/>
        <w:numPr>
          <w:ilvl w:val="0"/>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 = False</w:t>
      </w:r>
    </w:p>
    <w:p w14:paraId="59A9C2D4" w14:textId="77777777" w:rsidR="005E7B64" w:rsidRPr="005E7B64" w:rsidRDefault="005E7B64" w:rsidP="005E7B64">
      <w:pPr>
        <w:widowControl/>
        <w:numPr>
          <w:ilvl w:val="1"/>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若security为字符串格式的标的代码时，返回一个 numpy.ndarry 对象。</w:t>
      </w:r>
    </w:p>
    <w:p w14:paraId="60A41675" w14:textId="77777777" w:rsidR="005E7B64" w:rsidRPr="005E7B64" w:rsidRDefault="005E7B64" w:rsidP="005E7B64">
      <w:pPr>
        <w:widowControl/>
        <w:numPr>
          <w:ilvl w:val="1"/>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若security为list或者tuple格式的标的代码时，返回一个dict，key为标的代码，value为numpy.ndarry 对象。</w:t>
      </w:r>
    </w:p>
    <w:p w14:paraId="11FE5F5F" w14:textId="77777777" w:rsidR="005E7B64" w:rsidRPr="005E7B64" w:rsidRDefault="005E7B64" w:rsidP="005E7B64">
      <w:pPr>
        <w:widowControl/>
        <w:numPr>
          <w:ilvl w:val="0"/>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df = True</w:t>
      </w:r>
      <w:r w:rsidRPr="005E7B64">
        <w:rPr>
          <w:rFonts w:ascii="宋体" w:eastAsia="宋体" w:hAnsi="宋体" w:cs="宋体"/>
          <w:kern w:val="0"/>
          <w:sz w:val="24"/>
          <w:szCs w:val="24"/>
          <w14:ligatures w14:val="none"/>
        </w:rPr>
        <w:br/>
      </w:r>
    </w:p>
    <w:p w14:paraId="669D8352" w14:textId="77777777" w:rsidR="005E7B64" w:rsidRPr="005E7B64" w:rsidRDefault="005E7B64" w:rsidP="005E7B64">
      <w:pPr>
        <w:widowControl/>
        <w:numPr>
          <w:ilvl w:val="1"/>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若security为字符串格式的标的代码时，返回pandas.DataFrame，dataframe 的index是一个整数数组</w:t>
      </w:r>
    </w:p>
    <w:p w14:paraId="43C3C964" w14:textId="77777777" w:rsidR="005E7B64" w:rsidRPr="005E7B64" w:rsidRDefault="005E7B64" w:rsidP="005E7B64">
      <w:pPr>
        <w:widowControl/>
        <w:numPr>
          <w:ilvl w:val="1"/>
          <w:numId w:val="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若security为list或者tuple格式的标的代码时，返回pandas.DataFrame，dataframe 的index是一个MultiIndex</w:t>
      </w:r>
    </w:p>
    <w:p w14:paraId="4911CAA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A996E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"ER8888.XZCE"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"AP1905.XZCE"</w:t>
      </w:r>
      <w:r w:rsidRPr="005E7B64">
        <w:rPr>
          <w:rFonts w:ascii="Source Code Pro" w:eastAsia="宋体" w:hAnsi="Source Code Pro" w:cs="宋体"/>
          <w:color w:val="000000"/>
          <w:kern w:val="0"/>
          <w:sz w:val="24"/>
          <w:szCs w:val="24"/>
          <w:shd w:val="clear" w:color="auto" w:fill="F0F0F0"/>
          <w14:ligatures w14:val="none"/>
        </w:rPr>
        <w:t>], end_dt=datetime.datetime.now(), count=</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,include_now=</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7B3A60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99C2E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7BD74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array = 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880000"/>
          <w:kern w:val="0"/>
          <w:sz w:val="24"/>
          <w:szCs w:val="24"/>
          <w:shd w:val="clear" w:color="auto" w:fill="F0F0F0"/>
          <w14:ligatures w14:val="none"/>
        </w:rPr>
        <w:t>'000001.XSHG'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,fields=[</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],include_now=</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4A2FF0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array[</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2C263D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210D1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设置复权基准日为</w:t>
      </w:r>
      <w:r w:rsidRPr="005E7B64">
        <w:rPr>
          <w:rFonts w:ascii="Source Code Pro" w:eastAsia="宋体" w:hAnsi="Source Code Pro" w:cs="宋体"/>
          <w:color w:val="888888"/>
          <w:kern w:val="0"/>
          <w:sz w:val="24"/>
          <w:szCs w:val="24"/>
          <w:shd w:val="clear" w:color="auto" w:fill="F0F0F0"/>
          <w14:ligatures w14:val="none"/>
        </w:rPr>
        <w:t xml:space="preserve"> 2018-01-05 , </w:t>
      </w:r>
      <w:r w:rsidRPr="005E7B64">
        <w:rPr>
          <w:rFonts w:ascii="Source Code Pro" w:eastAsia="宋体" w:hAnsi="Source Code Pro" w:cs="宋体"/>
          <w:color w:val="888888"/>
          <w:kern w:val="0"/>
          <w:sz w:val="24"/>
          <w:szCs w:val="24"/>
          <w:shd w:val="clear" w:color="auto" w:fill="F0F0F0"/>
          <w14:ligatures w14:val="none"/>
        </w:rPr>
        <w:t>取得的最近</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条包括</w:t>
      </w:r>
      <w:r w:rsidRPr="005E7B64">
        <w:rPr>
          <w:rFonts w:ascii="Source Code Pro" w:eastAsia="宋体" w:hAnsi="Source Code Pro" w:cs="宋体"/>
          <w:color w:val="888888"/>
          <w:kern w:val="0"/>
          <w:sz w:val="24"/>
          <w:szCs w:val="24"/>
          <w:shd w:val="clear" w:color="auto" w:fill="F0F0F0"/>
          <w14:ligatures w14:val="none"/>
        </w:rPr>
        <w:t xml:space="preserve"> end_dt </w:t>
      </w:r>
      <w:r w:rsidRPr="005E7B64">
        <w:rPr>
          <w:rFonts w:ascii="Source Code Pro" w:eastAsia="宋体" w:hAnsi="Source Code Pro" w:cs="宋体"/>
          <w:color w:val="888888"/>
          <w:kern w:val="0"/>
          <w:sz w:val="24"/>
          <w:szCs w:val="24"/>
          <w:shd w:val="clear" w:color="auto" w:fill="F0F0F0"/>
          <w14:ligatures w14:val="none"/>
        </w:rPr>
        <w:t>的天数据</w:t>
      </w:r>
    </w:p>
    <w:p w14:paraId="6A4F66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880000"/>
          <w:kern w:val="0"/>
          <w:sz w:val="24"/>
          <w:szCs w:val="24"/>
          <w:shd w:val="clear" w:color="auto" w:fill="F0F0F0"/>
          <w14:ligatures w14:val="none"/>
        </w:rPr>
        <w:t>'600507.XSHG'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032D28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include_now=</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'2018-01-05 11:00:00'</w:t>
      </w:r>
      <w:r w:rsidRPr="005E7B64">
        <w:rPr>
          <w:rFonts w:ascii="Source Code Pro" w:eastAsia="宋体" w:hAnsi="Source Code Pro" w:cs="宋体"/>
          <w:color w:val="000000"/>
          <w:kern w:val="0"/>
          <w:sz w:val="24"/>
          <w:szCs w:val="24"/>
          <w:shd w:val="clear" w:color="auto" w:fill="F0F0F0"/>
          <w14:ligatures w14:val="none"/>
        </w:rPr>
        <w:t>, fq_ref_date=</w:t>
      </w:r>
      <w:proofErr w:type="gramStart"/>
      <w:r w:rsidRPr="005E7B64">
        <w:rPr>
          <w:rFonts w:ascii="Source Code Pro" w:eastAsia="宋体" w:hAnsi="Source Code Pro" w:cs="宋体"/>
          <w:color w:val="000000"/>
          <w:kern w:val="0"/>
          <w:sz w:val="24"/>
          <w:szCs w:val="24"/>
          <w:shd w:val="clear" w:color="auto" w:fill="F0F0F0"/>
          <w14:ligatures w14:val="none"/>
        </w:rPr>
        <w:t>datetime.date</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2018</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766783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C1E1F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取得距离</w:t>
      </w:r>
      <w:r w:rsidRPr="005E7B64">
        <w:rPr>
          <w:rFonts w:ascii="Source Code Pro" w:eastAsia="宋体" w:hAnsi="Source Code Pro" w:cs="宋体"/>
          <w:color w:val="888888"/>
          <w:kern w:val="0"/>
          <w:sz w:val="24"/>
          <w:szCs w:val="24"/>
          <w:shd w:val="clear" w:color="auto" w:fill="F0F0F0"/>
          <w14:ligatures w14:val="none"/>
        </w:rPr>
        <w:t xml:space="preserve"> 2018-01-05 </w:t>
      </w:r>
      <w:r w:rsidRPr="005E7B64">
        <w:rPr>
          <w:rFonts w:ascii="Source Code Pro" w:eastAsia="宋体" w:hAnsi="Source Code Pro" w:cs="宋体"/>
          <w:color w:val="888888"/>
          <w:kern w:val="0"/>
          <w:sz w:val="24"/>
          <w:szCs w:val="24"/>
          <w:shd w:val="clear" w:color="auto" w:fill="F0F0F0"/>
          <w14:ligatures w14:val="none"/>
        </w:rPr>
        <w:t>最近五周不包括这一周的</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不复权</w:t>
      </w:r>
      <w:proofErr w:type="gramEnd"/>
      <w:r w:rsidRPr="005E7B64">
        <w:rPr>
          <w:rFonts w:ascii="Source Code Pro" w:eastAsia="宋体" w:hAnsi="Source Code Pro" w:cs="宋体"/>
          <w:color w:val="888888"/>
          <w:kern w:val="0"/>
          <w:sz w:val="24"/>
          <w:szCs w:val="24"/>
          <w:shd w:val="clear" w:color="auto" w:fill="F0F0F0"/>
          <w14:ligatures w14:val="none"/>
        </w:rPr>
        <w:t>的周数据</w:t>
      </w:r>
    </w:p>
    <w:p w14:paraId="2AB59B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880000"/>
          <w:kern w:val="0"/>
          <w:sz w:val="24"/>
          <w:szCs w:val="24"/>
          <w:shd w:val="clear" w:color="auto" w:fill="F0F0F0"/>
          <w14:ligatures w14:val="none"/>
        </w:rPr>
        <w:t>'600507.XSHG'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,unit=</w:t>
      </w:r>
      <w:r w:rsidRPr="005E7B64">
        <w:rPr>
          <w:rFonts w:ascii="Source Code Pro" w:eastAsia="宋体" w:hAnsi="Source Code Pro" w:cs="宋体"/>
          <w:color w:val="880000"/>
          <w:kern w:val="0"/>
          <w:sz w:val="24"/>
          <w:szCs w:val="24"/>
          <w:shd w:val="clear" w:color="auto" w:fill="F0F0F0"/>
          <w14:ligatures w14:val="none"/>
        </w:rPr>
        <w:t>'1w'</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141BCD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include_now=</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'2018-01-05'</w:t>
      </w:r>
      <w:r w:rsidRPr="005E7B64">
        <w:rPr>
          <w:rFonts w:ascii="Source Code Pro" w:eastAsia="宋体" w:hAnsi="Source Code Pro" w:cs="宋体"/>
          <w:color w:val="000000"/>
          <w:kern w:val="0"/>
          <w:sz w:val="24"/>
          <w:szCs w:val="24"/>
          <w:shd w:val="clear" w:color="auto" w:fill="F0F0F0"/>
          <w14:ligatures w14:val="none"/>
        </w:rPr>
        <w:t>, fq_ref_date=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09A4AA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D2C3E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取得最近五个月不包括</w:t>
      </w:r>
      <w:proofErr w:type="gramStart"/>
      <w:r w:rsidRPr="005E7B64">
        <w:rPr>
          <w:rFonts w:ascii="Source Code Pro" w:eastAsia="宋体" w:hAnsi="Source Code Pro" w:cs="宋体"/>
          <w:color w:val="888888"/>
          <w:kern w:val="0"/>
          <w:sz w:val="24"/>
          <w:szCs w:val="24"/>
          <w:shd w:val="clear" w:color="auto" w:fill="F0F0F0"/>
          <w14:ligatures w14:val="none"/>
        </w:rPr>
        <w:t>这一月</w:t>
      </w:r>
      <w:proofErr w:type="gramEnd"/>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前复权数</w:t>
      </w:r>
      <w:proofErr w:type="gramEnd"/>
      <w:r w:rsidRPr="005E7B64">
        <w:rPr>
          <w:rFonts w:ascii="Source Code Pro" w:eastAsia="宋体" w:hAnsi="Source Code Pro" w:cs="宋体"/>
          <w:color w:val="888888"/>
          <w:kern w:val="0"/>
          <w:sz w:val="24"/>
          <w:szCs w:val="24"/>
          <w:shd w:val="clear" w:color="auto" w:fill="F0F0F0"/>
          <w14:ligatures w14:val="none"/>
        </w:rPr>
        <w:t>据</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和行情软件上看到的</w:t>
      </w:r>
      <w:proofErr w:type="gramStart"/>
      <w:r w:rsidRPr="005E7B64">
        <w:rPr>
          <w:rFonts w:ascii="Source Code Pro" w:eastAsia="宋体" w:hAnsi="Source Code Pro" w:cs="宋体"/>
          <w:color w:val="888888"/>
          <w:kern w:val="0"/>
          <w:sz w:val="24"/>
          <w:szCs w:val="24"/>
          <w:shd w:val="clear" w:color="auto" w:fill="F0F0F0"/>
          <w14:ligatures w14:val="none"/>
        </w:rPr>
        <w:t>前复权数据一致</w:t>
      </w:r>
      <w:proofErr w:type="gramEnd"/>
      <w:r w:rsidRPr="005E7B64">
        <w:rPr>
          <w:rFonts w:ascii="Source Code Pro" w:eastAsia="宋体" w:hAnsi="Source Code Pro" w:cs="宋体"/>
          <w:color w:val="888888"/>
          <w:kern w:val="0"/>
          <w:sz w:val="24"/>
          <w:szCs w:val="24"/>
          <w:shd w:val="clear" w:color="auto" w:fill="F0F0F0"/>
          <w14:ligatures w14:val="none"/>
        </w:rPr>
        <w:t>)</w:t>
      </w:r>
    </w:p>
    <w:p w14:paraId="7574A7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now  =</w:t>
      </w:r>
      <w:proofErr w:type="gramEnd"/>
      <w:r w:rsidRPr="005E7B64">
        <w:rPr>
          <w:rFonts w:ascii="Source Code Pro" w:eastAsia="宋体" w:hAnsi="Source Code Pro" w:cs="宋体"/>
          <w:color w:val="000000"/>
          <w:kern w:val="0"/>
          <w:sz w:val="24"/>
          <w:szCs w:val="24"/>
          <w:shd w:val="clear" w:color="auto" w:fill="F0F0F0"/>
          <w14:ligatures w14:val="none"/>
        </w:rPr>
        <w:t xml:space="preserve">  datetime.datetime.now().date()</w:t>
      </w:r>
    </w:p>
    <w:p w14:paraId="17587B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880000"/>
          <w:kern w:val="0"/>
          <w:sz w:val="24"/>
          <w:szCs w:val="24"/>
          <w:shd w:val="clear" w:color="auto" w:fill="F0F0F0"/>
          <w14:ligatures w14:val="none"/>
        </w:rPr>
        <w:t>'600507.XSHG'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,unit=</w:t>
      </w:r>
      <w:r w:rsidRPr="005E7B64">
        <w:rPr>
          <w:rFonts w:ascii="Source Code Pro" w:eastAsia="宋体" w:hAnsi="Source Code Pro" w:cs="宋体"/>
          <w:color w:val="880000"/>
          <w:kern w:val="0"/>
          <w:sz w:val="24"/>
          <w:szCs w:val="24"/>
          <w:shd w:val="clear" w:color="auto" w:fill="F0F0F0"/>
          <w14:ligatures w14:val="none"/>
        </w:rPr>
        <w:t>'1M'</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387D99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include_now=</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'2018-01-05'</w:t>
      </w:r>
      <w:r w:rsidRPr="005E7B64">
        <w:rPr>
          <w:rFonts w:ascii="Source Code Pro" w:eastAsia="宋体" w:hAnsi="Source Code Pro" w:cs="宋体"/>
          <w:color w:val="000000"/>
          <w:kern w:val="0"/>
          <w:sz w:val="24"/>
          <w:szCs w:val="24"/>
          <w:shd w:val="clear" w:color="auto" w:fill="F0F0F0"/>
          <w14:ligatures w14:val="none"/>
        </w:rPr>
        <w:t>, fq_ref_date=now)</w:t>
      </w:r>
    </w:p>
    <w:p w14:paraId="456A130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16929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w:t>
      </w:r>
      <w:r w:rsidRPr="005E7B64">
        <w:rPr>
          <w:rFonts w:ascii="Source Code Pro" w:eastAsia="宋体" w:hAnsi="Source Code Pro" w:cs="宋体"/>
          <w:color w:val="888888"/>
          <w:kern w:val="0"/>
          <w:sz w:val="24"/>
          <w:szCs w:val="24"/>
          <w:shd w:val="clear" w:color="auto" w:fill="F0F0F0"/>
          <w14:ligatures w14:val="none"/>
        </w:rPr>
        <w:t>2019-03-04</w:t>
      </w:r>
      <w:r w:rsidRPr="005E7B64">
        <w:rPr>
          <w:rFonts w:ascii="Source Code Pro" w:eastAsia="宋体" w:hAnsi="Source Code Pro" w:cs="宋体"/>
          <w:color w:val="888888"/>
          <w:kern w:val="0"/>
          <w:sz w:val="24"/>
          <w:szCs w:val="24"/>
          <w:shd w:val="clear" w:color="auto" w:fill="F0F0F0"/>
          <w14:ligatures w14:val="none"/>
        </w:rPr>
        <w:t>平安银行的</w:t>
      </w:r>
      <w:proofErr w:type="gramStart"/>
      <w:r w:rsidRPr="005E7B64">
        <w:rPr>
          <w:rFonts w:ascii="Source Code Pro" w:eastAsia="宋体" w:hAnsi="Source Code Pro" w:cs="宋体"/>
          <w:color w:val="888888"/>
          <w:kern w:val="0"/>
          <w:sz w:val="24"/>
          <w:szCs w:val="24"/>
          <w:shd w:val="clear" w:color="auto" w:fill="F0F0F0"/>
          <w14:ligatures w14:val="none"/>
        </w:rPr>
        <w:t>不复权</w:t>
      </w:r>
      <w:proofErr w:type="gramEnd"/>
      <w:r w:rsidRPr="005E7B64">
        <w:rPr>
          <w:rFonts w:ascii="Source Code Pro" w:eastAsia="宋体" w:hAnsi="Source Code Pro" w:cs="宋体"/>
          <w:color w:val="888888"/>
          <w:kern w:val="0"/>
          <w:sz w:val="24"/>
          <w:szCs w:val="24"/>
          <w:shd w:val="clear" w:color="auto" w:fill="F0F0F0"/>
          <w14:ligatures w14:val="none"/>
        </w:rPr>
        <w:t>收盘价（</w:t>
      </w:r>
      <w:r w:rsidRPr="005E7B64">
        <w:rPr>
          <w:rFonts w:ascii="Source Code Pro" w:eastAsia="宋体" w:hAnsi="Source Code Pro" w:cs="宋体"/>
          <w:color w:val="888888"/>
          <w:kern w:val="0"/>
          <w:sz w:val="24"/>
          <w:szCs w:val="24"/>
          <w:shd w:val="clear" w:color="auto" w:fill="F0F0F0"/>
          <w14:ligatures w14:val="none"/>
        </w:rPr>
        <w:t>end_dt</w:t>
      </w:r>
      <w:r w:rsidRPr="005E7B64">
        <w:rPr>
          <w:rFonts w:ascii="Source Code Pro" w:eastAsia="宋体" w:hAnsi="Source Code Pro" w:cs="宋体"/>
          <w:color w:val="888888"/>
          <w:kern w:val="0"/>
          <w:sz w:val="24"/>
          <w:szCs w:val="24"/>
          <w:shd w:val="clear" w:color="auto" w:fill="F0F0F0"/>
          <w14:ligatures w14:val="none"/>
        </w:rPr>
        <w:t>如果输入</w:t>
      </w:r>
      <w:r w:rsidRPr="005E7B64">
        <w:rPr>
          <w:rFonts w:ascii="Source Code Pro" w:eastAsia="宋体" w:hAnsi="Source Code Pro" w:cs="宋体"/>
          <w:color w:val="888888"/>
          <w:kern w:val="0"/>
          <w:sz w:val="24"/>
          <w:szCs w:val="24"/>
          <w:shd w:val="clear" w:color="auto" w:fill="F0F0F0"/>
          <w14:ligatures w14:val="none"/>
        </w:rPr>
        <w:t>2019-03-04</w:t>
      </w:r>
      <w:r w:rsidRPr="005E7B64">
        <w:rPr>
          <w:rFonts w:ascii="Source Code Pro" w:eastAsia="宋体" w:hAnsi="Source Code Pro" w:cs="宋体"/>
          <w:color w:val="888888"/>
          <w:kern w:val="0"/>
          <w:sz w:val="24"/>
          <w:szCs w:val="24"/>
          <w:shd w:val="clear" w:color="auto" w:fill="F0F0F0"/>
          <w14:ligatures w14:val="none"/>
        </w:rPr>
        <w:t>，默认</w:t>
      </w:r>
      <w:r w:rsidRPr="005E7B64">
        <w:rPr>
          <w:rFonts w:ascii="Source Code Pro" w:eastAsia="宋体" w:hAnsi="Source Code Pro" w:cs="宋体"/>
          <w:color w:val="888888"/>
          <w:kern w:val="0"/>
          <w:sz w:val="24"/>
          <w:szCs w:val="24"/>
          <w:shd w:val="clear" w:color="auto" w:fill="F0F0F0"/>
          <w14:ligatures w14:val="none"/>
        </w:rPr>
        <w:t>2019-03-04 00:00:00</w:t>
      </w:r>
      <w:r w:rsidRPr="005E7B64">
        <w:rPr>
          <w:rFonts w:ascii="Source Code Pro" w:eastAsia="宋体" w:hAnsi="Source Code Pro" w:cs="宋体"/>
          <w:color w:val="888888"/>
          <w:kern w:val="0"/>
          <w:sz w:val="24"/>
          <w:szCs w:val="24"/>
          <w:shd w:val="clear" w:color="auto" w:fill="F0F0F0"/>
          <w14:ligatures w14:val="none"/>
        </w:rPr>
        <w:t>）</w:t>
      </w:r>
    </w:p>
    <w:p w14:paraId="0A601BB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array = get_</w:t>
      </w:r>
      <w:proofErr w:type="gramStart"/>
      <w:r w:rsidRPr="005E7B64">
        <w:rPr>
          <w:rFonts w:ascii="Source Code Pro" w:eastAsia="宋体" w:hAnsi="Source Code Pro" w:cs="宋体"/>
          <w:color w:val="000000"/>
          <w:kern w:val="0"/>
          <w:sz w:val="24"/>
          <w:szCs w:val="24"/>
          <w:shd w:val="clear" w:color="auto" w:fill="F0F0F0"/>
          <w14:ligatures w14:val="none"/>
        </w:rPr>
        <w:t>bars(</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unit=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w:t>
      </w:r>
    </w:p>
    <w:p w14:paraId="241446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fields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38EBE7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include_now=</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'2019-03-04 15:30:00'</w:t>
      </w:r>
      <w:r w:rsidRPr="005E7B64">
        <w:rPr>
          <w:rFonts w:ascii="Source Code Pro" w:eastAsia="宋体" w:hAnsi="Source Code Pro" w:cs="宋体"/>
          <w:color w:val="000000"/>
          <w:kern w:val="0"/>
          <w:sz w:val="24"/>
          <w:szCs w:val="24"/>
          <w:shd w:val="clear" w:color="auto" w:fill="F0F0F0"/>
          <w14:ligatures w14:val="none"/>
        </w:rPr>
        <w:t>, fq_ref_date=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4D0DD4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268E7C0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get_current_tick</w:t>
      </w:r>
      <w:r w:rsidRPr="005E7B64">
        <w:rPr>
          <w:rFonts w:ascii="Segoe UI Symbol" w:eastAsia="宋体" w:hAnsi="Segoe UI Symbol" w:cs="Segoe UI Symbol"/>
          <w:kern w:val="0"/>
          <w:sz w:val="24"/>
          <w:szCs w:val="24"/>
          <w14:ligatures w14:val="none"/>
        </w:rPr>
        <w:t>♠</w:t>
      </w:r>
      <w:r w:rsidRPr="005E7B64">
        <w:rPr>
          <w:rFonts w:ascii="宋体" w:eastAsia="宋体" w:hAnsi="宋体" w:cs="宋体" w:hint="eastAsia"/>
          <w:kern w:val="0"/>
          <w:sz w:val="24"/>
          <w:szCs w:val="24"/>
          <w14:ligatures w14:val="none"/>
        </w:rPr>
        <w:t> </w:t>
      </w:r>
      <w:r w:rsidRPr="005E7B64">
        <w:rPr>
          <w:rFonts w:ascii="宋体" w:eastAsia="宋体" w:hAnsi="宋体" w:cs="宋体"/>
          <w:kern w:val="0"/>
          <w:sz w:val="24"/>
          <w:szCs w:val="24"/>
          <w14:ligatures w14:val="none"/>
        </w:rPr>
        <w:t>获取最新的 tick 数据</w:t>
      </w:r>
    </w:p>
    <w:p w14:paraId="4338F42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get_current_</w:t>
      </w:r>
      <w:proofErr w:type="gramStart"/>
      <w:r w:rsidRPr="005E7B64">
        <w:rPr>
          <w:rFonts w:ascii="Source Code Pro" w:eastAsia="宋体" w:hAnsi="Source Code Pro" w:cs="宋体"/>
          <w:color w:val="000000"/>
          <w:kern w:val="0"/>
          <w:sz w:val="24"/>
          <w:szCs w:val="24"/>
          <w:shd w:val="clear" w:color="auto" w:fill="F0F0F0"/>
          <w14:ligatures w14:val="none"/>
        </w:rPr>
        <w:t>tick(</w:t>
      </w:r>
      <w:proofErr w:type="gramEnd"/>
      <w:r w:rsidRPr="005E7B64">
        <w:rPr>
          <w:rFonts w:ascii="Source Code Pro" w:eastAsia="宋体" w:hAnsi="Source Code Pro" w:cs="宋体"/>
          <w:color w:val="000000"/>
          <w:kern w:val="0"/>
          <w:sz w:val="24"/>
          <w:szCs w:val="24"/>
          <w:shd w:val="clear" w:color="auto" w:fill="F0F0F0"/>
          <w14:ligatures w14:val="none"/>
        </w:rPr>
        <w:t>security, dt=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7AFC682B"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参数</w:t>
      </w:r>
    </w:p>
    <w:p w14:paraId="40352332" w14:textId="77777777" w:rsidR="005E7B64" w:rsidRPr="005E7B64" w:rsidRDefault="005E7B64" w:rsidP="005E7B64">
      <w:pPr>
        <w:widowControl/>
        <w:numPr>
          <w:ilvl w:val="0"/>
          <w:numId w:val="6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 支持股票、场内基金、商品期货和股指期货以及包含标的代码的列表。 期货需要使用具体合约代码，不可以使用主力合约和指数合约代码。</w:t>
      </w:r>
    </w:p>
    <w:p w14:paraId="51940C74" w14:textId="77777777" w:rsidR="005E7B64" w:rsidRPr="005E7B64" w:rsidRDefault="005E7B64" w:rsidP="005E7B64">
      <w:pPr>
        <w:widowControl/>
        <w:numPr>
          <w:ilvl w:val="0"/>
          <w:numId w:val="6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dt: datetime格式的时刻。指定时代表返回离指定时刻最近的一条tick。默认为None。</w:t>
      </w:r>
    </w:p>
    <w:p w14:paraId="37AEAF6F" w14:textId="77777777" w:rsidR="005E7B64" w:rsidRPr="005E7B64" w:rsidRDefault="005E7B64" w:rsidP="005E7B64">
      <w:pPr>
        <w:widowControl/>
        <w:numPr>
          <w:ilvl w:val="0"/>
          <w:numId w:val="6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 默认为False，表示用Tick对象来封装tick数据，df=True的时候，tick数据使用dataframe返回。</w:t>
      </w:r>
    </w:p>
    <w:p w14:paraId="438D0160"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返回</w:t>
      </w:r>
    </w:p>
    <w:p w14:paraId="137AA7BB" w14:textId="77777777" w:rsidR="005E7B64" w:rsidRPr="005E7B64" w:rsidRDefault="005E7B64" w:rsidP="005E7B64">
      <w:pPr>
        <w:widowControl/>
        <w:numPr>
          <w:ilvl w:val="0"/>
          <w:numId w:val="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当传入参数为标的代码时，返回</w:t>
      </w:r>
      <w:hyperlink r:id="rId152" w:anchor="tick%E5%AF%B9%E8%B1%A1" w:history="1">
        <w:r w:rsidRPr="005E7B64">
          <w:rPr>
            <w:rFonts w:ascii="宋体" w:eastAsia="宋体" w:hAnsi="宋体" w:cs="宋体"/>
            <w:color w:val="0E90D2"/>
            <w:kern w:val="0"/>
            <w:sz w:val="24"/>
            <w:szCs w:val="24"/>
            <w:u w:val="single"/>
            <w14:ligatures w14:val="none"/>
          </w:rPr>
          <w:t>tick 对象</w:t>
        </w:r>
      </w:hyperlink>
      <w:r w:rsidRPr="005E7B64">
        <w:rPr>
          <w:rFonts w:ascii="宋体" w:eastAsia="宋体" w:hAnsi="宋体" w:cs="宋体"/>
          <w:kern w:val="0"/>
          <w:sz w:val="24"/>
          <w:szCs w:val="24"/>
          <w14:ligatures w14:val="none"/>
        </w:rPr>
        <w:t>；</w:t>
      </w:r>
    </w:p>
    <w:p w14:paraId="63815AF7" w14:textId="77777777" w:rsidR="005E7B64" w:rsidRPr="005E7B64" w:rsidRDefault="005E7B64" w:rsidP="005E7B64">
      <w:pPr>
        <w:widowControl/>
        <w:numPr>
          <w:ilvl w:val="0"/>
          <w:numId w:val="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当传入包含标的代码的列表则返回一个dict，key是标的代码，value和传入一个字符串的返回值一样</w:t>
      </w:r>
    </w:p>
    <w:p w14:paraId="748BB21C" w14:textId="77777777" w:rsidR="005E7B64" w:rsidRPr="005E7B64" w:rsidRDefault="005E7B64" w:rsidP="005E7B64">
      <w:pPr>
        <w:widowControl/>
        <w:numPr>
          <w:ilvl w:val="0"/>
          <w:numId w:val="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当参数df = True时，返回Dataframe格式数据</w:t>
      </w:r>
    </w:p>
    <w:p w14:paraId="2E3CCA18"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注意</w:t>
      </w:r>
    </w:p>
    <w:p w14:paraId="6D21C02D" w14:textId="77777777" w:rsidR="005E7B64" w:rsidRPr="005E7B64" w:rsidRDefault="005E7B64" w:rsidP="005E7B64">
      <w:pPr>
        <w:widowControl/>
        <w:numPr>
          <w:ilvl w:val="0"/>
          <w:numId w:val="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目前不支持在研究中使用,</w:t>
      </w:r>
      <w:proofErr w:type="gramStart"/>
      <w:r w:rsidRPr="005E7B64">
        <w:rPr>
          <w:rFonts w:ascii="宋体" w:eastAsia="宋体" w:hAnsi="宋体" w:cs="宋体"/>
          <w:kern w:val="0"/>
          <w:sz w:val="24"/>
          <w:szCs w:val="24"/>
          <w14:ligatures w14:val="none"/>
        </w:rPr>
        <w:t>支持回测及</w:t>
      </w:r>
      <w:proofErr w:type="gramEnd"/>
      <w:r w:rsidRPr="005E7B64">
        <w:rPr>
          <w:rFonts w:ascii="宋体" w:eastAsia="宋体" w:hAnsi="宋体" w:cs="宋体"/>
          <w:kern w:val="0"/>
          <w:sz w:val="24"/>
          <w:szCs w:val="24"/>
          <w14:ligatures w14:val="none"/>
        </w:rPr>
        <w:t>模拟交易的tick、</w:t>
      </w:r>
      <w:proofErr w:type="gramStart"/>
      <w:r w:rsidRPr="005E7B64">
        <w:rPr>
          <w:rFonts w:ascii="宋体" w:eastAsia="宋体" w:hAnsi="宋体" w:cs="宋体"/>
          <w:kern w:val="0"/>
          <w:sz w:val="24"/>
          <w:szCs w:val="24"/>
          <w14:ligatures w14:val="none"/>
        </w:rPr>
        <w:t>分钟及</w:t>
      </w:r>
      <w:proofErr w:type="gramEnd"/>
      <w:r w:rsidRPr="005E7B64">
        <w:rPr>
          <w:rFonts w:ascii="宋体" w:eastAsia="宋体" w:hAnsi="宋体" w:cs="宋体"/>
          <w:kern w:val="0"/>
          <w:sz w:val="24"/>
          <w:szCs w:val="24"/>
          <w14:ligatures w14:val="none"/>
        </w:rPr>
        <w:t>天频率中使用；</w:t>
      </w:r>
    </w:p>
    <w:p w14:paraId="42D666CC" w14:textId="77777777" w:rsidR="005E7B64" w:rsidRPr="005E7B64" w:rsidRDefault="005E7B64" w:rsidP="005E7B64">
      <w:pPr>
        <w:widowControl/>
        <w:numPr>
          <w:ilvl w:val="0"/>
          <w:numId w:val="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get_current_tick 依赖上下文，可以在run_daily、handle_data 或handle_tick 中调用；</w:t>
      </w:r>
    </w:p>
    <w:p w14:paraId="3632820B" w14:textId="77777777" w:rsidR="005E7B64" w:rsidRPr="005E7B64" w:rsidRDefault="005E7B64" w:rsidP="005E7B64">
      <w:pPr>
        <w:widowControl/>
        <w:numPr>
          <w:ilvl w:val="0"/>
          <w:numId w:val="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当天截至当天时刻未产生tick时返回None；</w:t>
      </w:r>
    </w:p>
    <w:p w14:paraId="4AB3A2FB"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示例</w:t>
      </w:r>
    </w:p>
    <w:p w14:paraId="68805F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datetime</w:t>
      </w:r>
    </w:p>
    <w:p w14:paraId="1FEA4B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A557E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market_open, time=</w:t>
      </w:r>
      <w:r w:rsidRPr="005E7B64">
        <w:rPr>
          <w:rFonts w:ascii="Source Code Pro" w:eastAsia="宋体" w:hAnsi="Source Code Pro" w:cs="宋体"/>
          <w:color w:val="8800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3CF388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65D671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print(get_current_</w:t>
      </w:r>
      <w:proofErr w:type="gramStart"/>
      <w:r w:rsidRPr="005E7B64">
        <w:rPr>
          <w:rFonts w:ascii="Source Code Pro" w:eastAsia="宋体" w:hAnsi="Source Code Pro" w:cs="宋体"/>
          <w:color w:val="000000"/>
          <w:kern w:val="0"/>
          <w:sz w:val="24"/>
          <w:szCs w:val="24"/>
          <w:shd w:val="clear" w:color="auto" w:fill="F0F0F0"/>
          <w14:ligatures w14:val="none"/>
        </w:rPr>
        <w:t>tick(</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6ED8DE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000000"/>
          <w:kern w:val="0"/>
          <w:sz w:val="24"/>
          <w:szCs w:val="24"/>
          <w:shd w:val="clear" w:color="auto" w:fill="F0F0F0"/>
          <w14:ligatures w14:val="none"/>
        </w:rPr>
        <w:t>get_current_tick([</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10E744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000000"/>
          <w:kern w:val="0"/>
          <w:sz w:val="24"/>
          <w:szCs w:val="24"/>
          <w:shd w:val="clear" w:color="auto" w:fill="F0F0F0"/>
          <w14:ligatures w14:val="none"/>
        </w:rPr>
        <w:t>get_current_tick(</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dt=datetime.datetime(</w:t>
      </w:r>
      <w:r w:rsidRPr="005E7B64">
        <w:rPr>
          <w:rFonts w:ascii="Source Code Pro" w:eastAsia="宋体" w:hAnsi="Source Code Pro" w:cs="宋体"/>
          <w:color w:val="008800"/>
          <w:kern w:val="0"/>
          <w:sz w:val="24"/>
          <w:szCs w:val="24"/>
          <w:shd w:val="clear" w:color="auto" w:fill="F0F0F0"/>
          <w14:ligatures w14:val="none"/>
        </w:rPr>
        <w:t>2018</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w:t>
      </w:r>
    </w:p>
    <w:p w14:paraId="13300C2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get_ticks 获取股票、期货、50ETF期权、股票指数及场内基金的 tick 数据</w:t>
      </w:r>
    </w:p>
    <w:p w14:paraId="354F13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000000"/>
          <w:kern w:val="0"/>
          <w:sz w:val="24"/>
          <w:szCs w:val="24"/>
          <w:shd w:val="clear" w:color="auto" w:fill="F0F0F0"/>
          <w14:ligatures w14:val="none"/>
        </w:rPr>
        <w:t>security, end_dt, start_dt=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'time'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'current'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'high'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'low'</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'money'</w:t>
      </w:r>
      <w:r w:rsidRPr="005E7B64">
        <w:rPr>
          <w:rFonts w:ascii="Source Code Pro" w:eastAsia="宋体" w:hAnsi="Source Code Pro" w:cs="宋体"/>
          <w:color w:val="000000"/>
          <w:kern w:val="0"/>
          <w:sz w:val="24"/>
          <w:szCs w:val="24"/>
          <w:shd w:val="clear" w:color="auto" w:fill="F0F0F0"/>
          <w14:ligatures w14:val="none"/>
        </w:rPr>
        <w:t>], skip=</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35B68A71"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参数</w:t>
      </w:r>
      <w:r w:rsidRPr="005E7B64">
        <w:rPr>
          <w:rFonts w:ascii="inherit" w:eastAsia="宋体" w:hAnsi="inherit" w:cs="宋体"/>
          <w:kern w:val="0"/>
          <w:sz w:val="30"/>
          <w:szCs w:val="30"/>
          <w14:ligatures w14:val="none"/>
        </w:rPr>
        <w:t>：</w:t>
      </w:r>
    </w:p>
    <w:p w14:paraId="36E9E007"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一只str格式的股票代码或期货代码，或者一个list格式的股票或者期货列表</w:t>
      </w:r>
    </w:p>
    <w:p w14:paraId="45443141"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end_dt: 结束日期</w:t>
      </w:r>
    </w:p>
    <w:p w14:paraId="642253BE"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start_dt: 开始日期, 与count参数二选一</w:t>
      </w:r>
    </w:p>
    <w:p w14:paraId="13F384A8"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取出指定时间区间内</w:t>
      </w:r>
      <w:proofErr w:type="gramStart"/>
      <w:r w:rsidRPr="005E7B64">
        <w:rPr>
          <w:rFonts w:ascii="宋体" w:eastAsia="宋体" w:hAnsi="宋体" w:cs="宋体"/>
          <w:kern w:val="0"/>
          <w:sz w:val="24"/>
          <w:szCs w:val="24"/>
          <w14:ligatures w14:val="none"/>
        </w:rPr>
        <w:t>前多少</w:t>
      </w:r>
      <w:proofErr w:type="gramEnd"/>
      <w:r w:rsidRPr="005E7B64">
        <w:rPr>
          <w:rFonts w:ascii="宋体" w:eastAsia="宋体" w:hAnsi="宋体" w:cs="宋体"/>
          <w:kern w:val="0"/>
          <w:sz w:val="24"/>
          <w:szCs w:val="24"/>
          <w14:ligatures w14:val="none"/>
        </w:rPr>
        <w:t>条的tick数据, 与start_dt参数二选一</w:t>
      </w:r>
    </w:p>
    <w:p w14:paraId="0034D257"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选择要获取的行情数据字段，默认为["time", "current", "high", "low", "volume", "money"], </w:t>
      </w:r>
      <w:r w:rsidRPr="005E7B64">
        <w:rPr>
          <w:rFonts w:ascii="宋体" w:eastAsia="宋体" w:hAnsi="宋体" w:cs="宋体"/>
          <w:b/>
          <w:bCs/>
          <w:kern w:val="0"/>
          <w:sz w:val="24"/>
          <w:szCs w:val="24"/>
          <w14:ligatures w14:val="none"/>
        </w:rPr>
        <w:t>默认的fields没有a1_v~a5_v等数据，需要这些字段的话，需要您在fields中自己添加，即可获取</w:t>
      </w:r>
    </w:p>
    <w:p w14:paraId="0575F4A7"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skip:默认为True，</w:t>
      </w:r>
      <w:proofErr w:type="gramStart"/>
      <w:r w:rsidRPr="005E7B64">
        <w:rPr>
          <w:rFonts w:ascii="宋体" w:eastAsia="宋体" w:hAnsi="宋体" w:cs="宋体"/>
          <w:kern w:val="0"/>
          <w:sz w:val="24"/>
          <w:szCs w:val="24"/>
          <w14:ligatures w14:val="none"/>
        </w:rPr>
        <w:t>过滤掉无成交</w:t>
      </w:r>
      <w:proofErr w:type="gramEnd"/>
      <w:r w:rsidRPr="005E7B64">
        <w:rPr>
          <w:rFonts w:ascii="宋体" w:eastAsia="宋体" w:hAnsi="宋体" w:cs="宋体"/>
          <w:kern w:val="0"/>
          <w:sz w:val="24"/>
          <w:szCs w:val="24"/>
          <w14:ligatures w14:val="none"/>
        </w:rPr>
        <w:t>变化的tick数据；当指定skip=False时，返回的tick数据会保留无成交有盘口变化的tick数据（股票自2013年1月1日以后；期货自2019年8月19日以后）</w:t>
      </w:r>
    </w:p>
    <w:p w14:paraId="1937621E" w14:textId="77777777" w:rsidR="005E7B64" w:rsidRPr="005E7B64" w:rsidRDefault="005E7B64" w:rsidP="005E7B64">
      <w:pPr>
        <w:widowControl/>
        <w:numPr>
          <w:ilvl w:val="0"/>
          <w:numId w:val="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df:默认为False，返回numpy.ndarray格式的tick数据；df=True的时候，返回pandas.Dataframe格式的数据。</w:t>
      </w:r>
    </w:p>
    <w:p w14:paraId="7CBBEAA1"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返回值</w:t>
      </w:r>
    </w:p>
    <w:p w14:paraId="50251251" w14:textId="77777777" w:rsidR="005E7B64" w:rsidRPr="005E7B64" w:rsidRDefault="005E7B64" w:rsidP="005E7B64">
      <w:pPr>
        <w:widowControl/>
        <w:numPr>
          <w:ilvl w:val="0"/>
          <w:numId w:val="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df为False</w:t>
      </w:r>
      <w:r w:rsidRPr="005E7B64">
        <w:rPr>
          <w:rFonts w:ascii="宋体" w:eastAsia="宋体" w:hAnsi="宋体" w:cs="宋体"/>
          <w:kern w:val="0"/>
          <w:sz w:val="24"/>
          <w:szCs w:val="24"/>
          <w14:ligatures w14:val="none"/>
        </w:rPr>
        <w:br/>
        <w:t>返回numpy.ndarray格式的数据。ndarray打印输出没有附带字段名，但您仍然可以通过array[field]的形式获取对应字段的数据。</w:t>
      </w:r>
    </w:p>
    <w:p w14:paraId="393C9E58" w14:textId="77777777" w:rsidR="005E7B64" w:rsidRPr="005E7B64" w:rsidRDefault="005E7B64" w:rsidP="005E7B64">
      <w:pPr>
        <w:widowControl/>
        <w:numPr>
          <w:ilvl w:val="0"/>
          <w:numId w:val="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df为True</w:t>
      </w:r>
      <w:r w:rsidRPr="005E7B64">
        <w:rPr>
          <w:rFonts w:ascii="宋体" w:eastAsia="宋体" w:hAnsi="宋体" w:cs="宋体"/>
          <w:kern w:val="0"/>
          <w:sz w:val="24"/>
          <w:szCs w:val="24"/>
          <w14:ligatures w14:val="none"/>
        </w:rPr>
        <w:br/>
        <w:t>返回pandasDataframe格式的数据</w:t>
      </w:r>
    </w:p>
    <w:p w14:paraId="6593658A" w14:textId="77777777" w:rsidR="005E7B64" w:rsidRPr="005E7B64" w:rsidRDefault="005E7B64" w:rsidP="005E7B64">
      <w:pPr>
        <w:widowControl/>
        <w:numPr>
          <w:ilvl w:val="0"/>
          <w:numId w:val="73"/>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股票tick返回结果</w:t>
      </w:r>
    </w:p>
    <w:tbl>
      <w:tblPr>
        <w:tblW w:w="0" w:type="auto"/>
        <w:tblCellMar>
          <w:left w:w="0" w:type="dxa"/>
          <w:right w:w="0" w:type="dxa"/>
        </w:tblCellMar>
        <w:tblLook w:val="04A0" w:firstRow="1" w:lastRow="0" w:firstColumn="1" w:lastColumn="0" w:noHBand="0" w:noVBand="1"/>
      </w:tblPr>
      <w:tblGrid>
        <w:gridCol w:w="1320"/>
        <w:gridCol w:w="3360"/>
        <w:gridCol w:w="1204"/>
      </w:tblGrid>
      <w:tr w:rsidR="005E7B64" w:rsidRPr="005E7B64" w14:paraId="1CFB9E25"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62AB5B96"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字段名</w:t>
            </w:r>
          </w:p>
        </w:tc>
        <w:tc>
          <w:tcPr>
            <w:tcW w:w="0" w:type="auto"/>
            <w:tcBorders>
              <w:top w:val="nil"/>
            </w:tcBorders>
            <w:shd w:val="clear" w:color="auto" w:fill="auto"/>
            <w:tcMar>
              <w:top w:w="120" w:type="dxa"/>
              <w:left w:w="120" w:type="dxa"/>
              <w:bottom w:w="120" w:type="dxa"/>
              <w:right w:w="120" w:type="dxa"/>
            </w:tcMar>
            <w:vAlign w:val="bottom"/>
            <w:hideMark/>
          </w:tcPr>
          <w:p w14:paraId="62E57E61"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说明</w:t>
            </w:r>
          </w:p>
        </w:tc>
        <w:tc>
          <w:tcPr>
            <w:tcW w:w="0" w:type="auto"/>
            <w:tcBorders>
              <w:top w:val="nil"/>
            </w:tcBorders>
            <w:shd w:val="clear" w:color="auto" w:fill="auto"/>
            <w:tcMar>
              <w:top w:w="120" w:type="dxa"/>
              <w:left w:w="120" w:type="dxa"/>
              <w:bottom w:w="120" w:type="dxa"/>
              <w:right w:w="120" w:type="dxa"/>
            </w:tcMar>
            <w:vAlign w:val="bottom"/>
            <w:hideMark/>
          </w:tcPr>
          <w:p w14:paraId="192E36DE"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字段类型</w:t>
            </w:r>
          </w:p>
        </w:tc>
      </w:tr>
      <w:tr w:rsidR="005E7B64" w:rsidRPr="005E7B64" w14:paraId="1C5AC34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BEEAD7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w:t>
            </w:r>
          </w:p>
        </w:tc>
        <w:tc>
          <w:tcPr>
            <w:tcW w:w="0" w:type="auto"/>
            <w:tcBorders>
              <w:top w:val="single" w:sz="6" w:space="0" w:color="DDDDDD"/>
            </w:tcBorders>
            <w:shd w:val="clear" w:color="auto" w:fill="auto"/>
            <w:tcMar>
              <w:top w:w="120" w:type="dxa"/>
              <w:left w:w="120" w:type="dxa"/>
              <w:bottom w:w="120" w:type="dxa"/>
              <w:right w:w="120" w:type="dxa"/>
            </w:tcMar>
            <w:hideMark/>
          </w:tcPr>
          <w:p w14:paraId="0E814E4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时间</w:t>
            </w:r>
          </w:p>
        </w:tc>
        <w:tc>
          <w:tcPr>
            <w:tcW w:w="0" w:type="auto"/>
            <w:tcBorders>
              <w:top w:val="single" w:sz="6" w:space="0" w:color="DDDDDD"/>
            </w:tcBorders>
            <w:shd w:val="clear" w:color="auto" w:fill="auto"/>
            <w:tcMar>
              <w:top w:w="120" w:type="dxa"/>
              <w:left w:w="120" w:type="dxa"/>
              <w:bottom w:w="120" w:type="dxa"/>
              <w:right w:w="120" w:type="dxa"/>
            </w:tcMar>
            <w:hideMark/>
          </w:tcPr>
          <w:p w14:paraId="11A5AFE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2EE33AEB"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103679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open</w:t>
            </w:r>
          </w:p>
        </w:tc>
        <w:tc>
          <w:tcPr>
            <w:tcW w:w="0" w:type="auto"/>
            <w:tcBorders>
              <w:top w:val="single" w:sz="6" w:space="0" w:color="DDDDDD"/>
            </w:tcBorders>
            <w:shd w:val="clear" w:color="auto" w:fill="auto"/>
            <w:tcMar>
              <w:top w:w="120" w:type="dxa"/>
              <w:left w:w="120" w:type="dxa"/>
              <w:bottom w:w="120" w:type="dxa"/>
              <w:right w:w="120" w:type="dxa"/>
            </w:tcMar>
            <w:hideMark/>
          </w:tcPr>
          <w:p w14:paraId="5AAB01E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当日开盘价</w:t>
            </w:r>
          </w:p>
        </w:tc>
        <w:tc>
          <w:tcPr>
            <w:tcW w:w="0" w:type="auto"/>
            <w:tcBorders>
              <w:top w:val="single" w:sz="6" w:space="0" w:color="DDDDDD"/>
            </w:tcBorders>
            <w:shd w:val="clear" w:color="auto" w:fill="auto"/>
            <w:tcMar>
              <w:top w:w="120" w:type="dxa"/>
              <w:left w:w="120" w:type="dxa"/>
              <w:bottom w:w="120" w:type="dxa"/>
              <w:right w:w="120" w:type="dxa"/>
            </w:tcMar>
            <w:hideMark/>
          </w:tcPr>
          <w:p w14:paraId="6D74A4C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6390C0F6"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E58195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w:t>
            </w:r>
          </w:p>
        </w:tc>
        <w:tc>
          <w:tcPr>
            <w:tcW w:w="0" w:type="auto"/>
            <w:tcBorders>
              <w:top w:val="single" w:sz="6" w:space="0" w:color="DDDDDD"/>
            </w:tcBorders>
            <w:shd w:val="clear" w:color="auto" w:fill="auto"/>
            <w:tcMar>
              <w:top w:w="120" w:type="dxa"/>
              <w:left w:w="120" w:type="dxa"/>
              <w:bottom w:w="120" w:type="dxa"/>
              <w:right w:w="120" w:type="dxa"/>
            </w:tcMar>
            <w:hideMark/>
          </w:tcPr>
          <w:p w14:paraId="74D0315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当前价</w:t>
            </w:r>
          </w:p>
        </w:tc>
        <w:tc>
          <w:tcPr>
            <w:tcW w:w="0" w:type="auto"/>
            <w:tcBorders>
              <w:top w:val="single" w:sz="6" w:space="0" w:color="DDDDDD"/>
            </w:tcBorders>
            <w:shd w:val="clear" w:color="auto" w:fill="auto"/>
            <w:tcMar>
              <w:top w:w="120" w:type="dxa"/>
              <w:left w:w="120" w:type="dxa"/>
              <w:bottom w:w="120" w:type="dxa"/>
              <w:right w:w="120" w:type="dxa"/>
            </w:tcMar>
            <w:hideMark/>
          </w:tcPr>
          <w:p w14:paraId="720276B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60E0B88E"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3479B0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w:t>
            </w:r>
          </w:p>
        </w:tc>
        <w:tc>
          <w:tcPr>
            <w:tcW w:w="0" w:type="auto"/>
            <w:tcBorders>
              <w:top w:val="single" w:sz="6" w:space="0" w:color="DDDDDD"/>
            </w:tcBorders>
            <w:shd w:val="clear" w:color="auto" w:fill="auto"/>
            <w:tcMar>
              <w:top w:w="120" w:type="dxa"/>
              <w:left w:w="120" w:type="dxa"/>
              <w:bottom w:w="120" w:type="dxa"/>
              <w:right w:w="120" w:type="dxa"/>
            </w:tcMar>
            <w:hideMark/>
          </w:tcPr>
          <w:p w14:paraId="2D13001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截至到当前时刻的日内</w:t>
            </w:r>
            <w:proofErr w:type="gramStart"/>
            <w:r w:rsidRPr="005E7B64">
              <w:rPr>
                <w:rFonts w:ascii="宋体" w:eastAsia="宋体" w:hAnsi="宋体" w:cs="宋体"/>
                <w:kern w:val="0"/>
                <w:sz w:val="24"/>
                <w:szCs w:val="24"/>
                <w14:ligatures w14:val="none"/>
              </w:rPr>
              <w:t>最</w:t>
            </w:r>
            <w:proofErr w:type="gramEnd"/>
            <w:r w:rsidRPr="005E7B64">
              <w:rPr>
                <w:rFonts w:ascii="宋体" w:eastAsia="宋体" w:hAnsi="宋体" w:cs="宋体"/>
                <w:kern w:val="0"/>
                <w:sz w:val="24"/>
                <w:szCs w:val="24"/>
                <w14:ligatures w14:val="none"/>
              </w:rPr>
              <w:t>高价</w:t>
            </w:r>
          </w:p>
        </w:tc>
        <w:tc>
          <w:tcPr>
            <w:tcW w:w="0" w:type="auto"/>
            <w:tcBorders>
              <w:top w:val="single" w:sz="6" w:space="0" w:color="DDDDDD"/>
            </w:tcBorders>
            <w:shd w:val="clear" w:color="auto" w:fill="auto"/>
            <w:tcMar>
              <w:top w:w="120" w:type="dxa"/>
              <w:left w:w="120" w:type="dxa"/>
              <w:bottom w:w="120" w:type="dxa"/>
              <w:right w:w="120" w:type="dxa"/>
            </w:tcMar>
            <w:hideMark/>
          </w:tcPr>
          <w:p w14:paraId="4CF7FE3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2B5B3100"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815165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w:t>
            </w:r>
          </w:p>
        </w:tc>
        <w:tc>
          <w:tcPr>
            <w:tcW w:w="0" w:type="auto"/>
            <w:tcBorders>
              <w:top w:val="single" w:sz="6" w:space="0" w:color="DDDDDD"/>
            </w:tcBorders>
            <w:shd w:val="clear" w:color="auto" w:fill="auto"/>
            <w:tcMar>
              <w:top w:w="120" w:type="dxa"/>
              <w:left w:w="120" w:type="dxa"/>
              <w:bottom w:w="120" w:type="dxa"/>
              <w:right w:w="120" w:type="dxa"/>
            </w:tcMar>
            <w:hideMark/>
          </w:tcPr>
          <w:p w14:paraId="4C072A5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截至到当前时刻的日内最低价</w:t>
            </w:r>
          </w:p>
        </w:tc>
        <w:tc>
          <w:tcPr>
            <w:tcW w:w="0" w:type="auto"/>
            <w:tcBorders>
              <w:top w:val="single" w:sz="6" w:space="0" w:color="DDDDDD"/>
            </w:tcBorders>
            <w:shd w:val="clear" w:color="auto" w:fill="auto"/>
            <w:tcMar>
              <w:top w:w="120" w:type="dxa"/>
              <w:left w:w="120" w:type="dxa"/>
              <w:bottom w:w="120" w:type="dxa"/>
              <w:right w:w="120" w:type="dxa"/>
            </w:tcMar>
            <w:hideMark/>
          </w:tcPr>
          <w:p w14:paraId="49F0864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75C402AA"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473881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volume</w:t>
            </w:r>
          </w:p>
        </w:tc>
        <w:tc>
          <w:tcPr>
            <w:tcW w:w="0" w:type="auto"/>
            <w:tcBorders>
              <w:top w:val="single" w:sz="6" w:space="0" w:color="DDDDDD"/>
            </w:tcBorders>
            <w:shd w:val="clear" w:color="auto" w:fill="auto"/>
            <w:tcMar>
              <w:top w:w="120" w:type="dxa"/>
              <w:left w:w="120" w:type="dxa"/>
              <w:bottom w:w="120" w:type="dxa"/>
              <w:right w:w="120" w:type="dxa"/>
            </w:tcMar>
            <w:hideMark/>
          </w:tcPr>
          <w:p w14:paraId="3F39CCC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累计成交量</w:t>
            </w:r>
          </w:p>
        </w:tc>
        <w:tc>
          <w:tcPr>
            <w:tcW w:w="0" w:type="auto"/>
            <w:tcBorders>
              <w:top w:val="single" w:sz="6" w:space="0" w:color="DDDDDD"/>
            </w:tcBorders>
            <w:shd w:val="clear" w:color="auto" w:fill="auto"/>
            <w:tcMar>
              <w:top w:w="120" w:type="dxa"/>
              <w:left w:w="120" w:type="dxa"/>
              <w:bottom w:w="120" w:type="dxa"/>
              <w:right w:w="120" w:type="dxa"/>
            </w:tcMar>
            <w:hideMark/>
          </w:tcPr>
          <w:p w14:paraId="2772AF8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59978D5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BA717E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money</w:t>
            </w:r>
          </w:p>
        </w:tc>
        <w:tc>
          <w:tcPr>
            <w:tcW w:w="0" w:type="auto"/>
            <w:tcBorders>
              <w:top w:val="single" w:sz="6" w:space="0" w:color="DDDDDD"/>
            </w:tcBorders>
            <w:shd w:val="clear" w:color="auto" w:fill="auto"/>
            <w:tcMar>
              <w:top w:w="120" w:type="dxa"/>
              <w:left w:w="120" w:type="dxa"/>
              <w:bottom w:w="120" w:type="dxa"/>
              <w:right w:w="120" w:type="dxa"/>
            </w:tcMar>
            <w:hideMark/>
          </w:tcPr>
          <w:p w14:paraId="544E267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累计成交额</w:t>
            </w:r>
          </w:p>
        </w:tc>
        <w:tc>
          <w:tcPr>
            <w:tcW w:w="0" w:type="auto"/>
            <w:tcBorders>
              <w:top w:val="single" w:sz="6" w:space="0" w:color="DDDDDD"/>
            </w:tcBorders>
            <w:shd w:val="clear" w:color="auto" w:fill="auto"/>
            <w:tcMar>
              <w:top w:w="120" w:type="dxa"/>
              <w:left w:w="120" w:type="dxa"/>
              <w:bottom w:w="120" w:type="dxa"/>
              <w:right w:w="120" w:type="dxa"/>
            </w:tcMar>
            <w:hideMark/>
          </w:tcPr>
          <w:p w14:paraId="552723D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344BC69"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615CAA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a1_v~a5_v</w:t>
            </w:r>
          </w:p>
        </w:tc>
        <w:tc>
          <w:tcPr>
            <w:tcW w:w="0" w:type="auto"/>
            <w:tcBorders>
              <w:top w:val="single" w:sz="6" w:space="0" w:color="DDDDDD"/>
            </w:tcBorders>
            <w:shd w:val="clear" w:color="auto" w:fill="auto"/>
            <w:tcMar>
              <w:top w:w="120" w:type="dxa"/>
              <w:left w:w="120" w:type="dxa"/>
              <w:bottom w:w="120" w:type="dxa"/>
              <w:right w:w="120" w:type="dxa"/>
            </w:tcMar>
            <w:hideMark/>
          </w:tcPr>
          <w:p w14:paraId="2D0B205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五档卖量</w:t>
            </w:r>
          </w:p>
        </w:tc>
        <w:tc>
          <w:tcPr>
            <w:tcW w:w="0" w:type="auto"/>
            <w:tcBorders>
              <w:top w:val="single" w:sz="6" w:space="0" w:color="DDDDDD"/>
            </w:tcBorders>
            <w:shd w:val="clear" w:color="auto" w:fill="auto"/>
            <w:tcMar>
              <w:top w:w="120" w:type="dxa"/>
              <w:left w:w="120" w:type="dxa"/>
              <w:bottom w:w="120" w:type="dxa"/>
              <w:right w:w="120" w:type="dxa"/>
            </w:tcMar>
            <w:hideMark/>
          </w:tcPr>
          <w:p w14:paraId="1EE35BC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8AA10BB"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EFCB6D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a1_p~a5_p</w:t>
            </w:r>
          </w:p>
        </w:tc>
        <w:tc>
          <w:tcPr>
            <w:tcW w:w="0" w:type="auto"/>
            <w:tcBorders>
              <w:top w:val="single" w:sz="6" w:space="0" w:color="DDDDDD"/>
            </w:tcBorders>
            <w:shd w:val="clear" w:color="auto" w:fill="auto"/>
            <w:tcMar>
              <w:top w:w="120" w:type="dxa"/>
              <w:left w:w="120" w:type="dxa"/>
              <w:bottom w:w="120" w:type="dxa"/>
              <w:right w:w="120" w:type="dxa"/>
            </w:tcMar>
            <w:hideMark/>
          </w:tcPr>
          <w:p w14:paraId="4FFE9CB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五档卖价</w:t>
            </w:r>
          </w:p>
        </w:tc>
        <w:tc>
          <w:tcPr>
            <w:tcW w:w="0" w:type="auto"/>
            <w:tcBorders>
              <w:top w:val="single" w:sz="6" w:space="0" w:color="DDDDDD"/>
            </w:tcBorders>
            <w:shd w:val="clear" w:color="auto" w:fill="auto"/>
            <w:tcMar>
              <w:top w:w="120" w:type="dxa"/>
              <w:left w:w="120" w:type="dxa"/>
              <w:bottom w:w="120" w:type="dxa"/>
              <w:right w:w="120" w:type="dxa"/>
            </w:tcMar>
            <w:hideMark/>
          </w:tcPr>
          <w:p w14:paraId="75CEC6B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5526675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F509CE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b1_v~b5_v</w:t>
            </w:r>
          </w:p>
        </w:tc>
        <w:tc>
          <w:tcPr>
            <w:tcW w:w="0" w:type="auto"/>
            <w:tcBorders>
              <w:top w:val="single" w:sz="6" w:space="0" w:color="DDDDDD"/>
            </w:tcBorders>
            <w:shd w:val="clear" w:color="auto" w:fill="auto"/>
            <w:tcMar>
              <w:top w:w="120" w:type="dxa"/>
              <w:left w:w="120" w:type="dxa"/>
              <w:bottom w:w="120" w:type="dxa"/>
              <w:right w:w="120" w:type="dxa"/>
            </w:tcMar>
            <w:hideMark/>
          </w:tcPr>
          <w:p w14:paraId="629FB13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五档买量</w:t>
            </w:r>
          </w:p>
        </w:tc>
        <w:tc>
          <w:tcPr>
            <w:tcW w:w="0" w:type="auto"/>
            <w:tcBorders>
              <w:top w:val="single" w:sz="6" w:space="0" w:color="DDDDDD"/>
            </w:tcBorders>
            <w:shd w:val="clear" w:color="auto" w:fill="auto"/>
            <w:tcMar>
              <w:top w:w="120" w:type="dxa"/>
              <w:left w:w="120" w:type="dxa"/>
              <w:bottom w:w="120" w:type="dxa"/>
              <w:right w:w="120" w:type="dxa"/>
            </w:tcMar>
            <w:hideMark/>
          </w:tcPr>
          <w:p w14:paraId="235D80E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775E7A06"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D58785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b1_p~b5_p</w:t>
            </w:r>
          </w:p>
        </w:tc>
        <w:tc>
          <w:tcPr>
            <w:tcW w:w="0" w:type="auto"/>
            <w:tcBorders>
              <w:top w:val="single" w:sz="6" w:space="0" w:color="DDDDDD"/>
            </w:tcBorders>
            <w:shd w:val="clear" w:color="auto" w:fill="auto"/>
            <w:tcMar>
              <w:top w:w="120" w:type="dxa"/>
              <w:left w:w="120" w:type="dxa"/>
              <w:bottom w:w="120" w:type="dxa"/>
              <w:right w:w="120" w:type="dxa"/>
            </w:tcMar>
            <w:hideMark/>
          </w:tcPr>
          <w:p w14:paraId="060E3AE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五档买价</w:t>
            </w:r>
          </w:p>
        </w:tc>
        <w:tc>
          <w:tcPr>
            <w:tcW w:w="0" w:type="auto"/>
            <w:tcBorders>
              <w:top w:val="single" w:sz="6" w:space="0" w:color="DDDDDD"/>
            </w:tcBorders>
            <w:shd w:val="clear" w:color="auto" w:fill="auto"/>
            <w:tcMar>
              <w:top w:w="120" w:type="dxa"/>
              <w:left w:w="120" w:type="dxa"/>
              <w:bottom w:w="120" w:type="dxa"/>
              <w:right w:w="120" w:type="dxa"/>
            </w:tcMar>
            <w:hideMark/>
          </w:tcPr>
          <w:p w14:paraId="6AF5EBA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bl>
    <w:p w14:paraId="7E7C2AE4" w14:textId="77777777" w:rsidR="005E7B64" w:rsidRPr="005E7B64" w:rsidRDefault="005E7B64" w:rsidP="005E7B64">
      <w:pPr>
        <w:widowControl/>
        <w:numPr>
          <w:ilvl w:val="0"/>
          <w:numId w:val="74"/>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期货tick返回结果：</w:t>
      </w:r>
    </w:p>
    <w:tbl>
      <w:tblPr>
        <w:tblW w:w="0" w:type="auto"/>
        <w:tblCellMar>
          <w:left w:w="0" w:type="dxa"/>
          <w:right w:w="0" w:type="dxa"/>
        </w:tblCellMar>
        <w:tblLook w:val="04A0" w:firstRow="1" w:lastRow="0" w:firstColumn="1" w:lastColumn="0" w:noHBand="0" w:noVBand="1"/>
      </w:tblPr>
      <w:tblGrid>
        <w:gridCol w:w="1200"/>
        <w:gridCol w:w="3360"/>
        <w:gridCol w:w="1204"/>
      </w:tblGrid>
      <w:tr w:rsidR="005E7B64" w:rsidRPr="005E7B64" w14:paraId="142BF041"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7C8670A0"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lastRenderedPageBreak/>
              <w:t>字段名</w:t>
            </w:r>
          </w:p>
        </w:tc>
        <w:tc>
          <w:tcPr>
            <w:tcW w:w="0" w:type="auto"/>
            <w:tcBorders>
              <w:top w:val="nil"/>
            </w:tcBorders>
            <w:shd w:val="clear" w:color="auto" w:fill="auto"/>
            <w:tcMar>
              <w:top w:w="120" w:type="dxa"/>
              <w:left w:w="120" w:type="dxa"/>
              <w:bottom w:w="120" w:type="dxa"/>
              <w:right w:w="120" w:type="dxa"/>
            </w:tcMar>
            <w:vAlign w:val="bottom"/>
            <w:hideMark/>
          </w:tcPr>
          <w:p w14:paraId="4C9B9772"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说明</w:t>
            </w:r>
          </w:p>
        </w:tc>
        <w:tc>
          <w:tcPr>
            <w:tcW w:w="0" w:type="auto"/>
            <w:tcBorders>
              <w:top w:val="nil"/>
            </w:tcBorders>
            <w:shd w:val="clear" w:color="auto" w:fill="auto"/>
            <w:tcMar>
              <w:top w:w="120" w:type="dxa"/>
              <w:left w:w="120" w:type="dxa"/>
              <w:bottom w:w="120" w:type="dxa"/>
              <w:right w:w="120" w:type="dxa"/>
            </w:tcMar>
            <w:vAlign w:val="bottom"/>
            <w:hideMark/>
          </w:tcPr>
          <w:p w14:paraId="080DCADB"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字段类型</w:t>
            </w:r>
          </w:p>
        </w:tc>
      </w:tr>
      <w:tr w:rsidR="005E7B64" w:rsidRPr="005E7B64" w14:paraId="2F08066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4ACA60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w:t>
            </w:r>
          </w:p>
        </w:tc>
        <w:tc>
          <w:tcPr>
            <w:tcW w:w="0" w:type="auto"/>
            <w:tcBorders>
              <w:top w:val="single" w:sz="6" w:space="0" w:color="DDDDDD"/>
            </w:tcBorders>
            <w:shd w:val="clear" w:color="auto" w:fill="auto"/>
            <w:tcMar>
              <w:top w:w="120" w:type="dxa"/>
              <w:left w:w="120" w:type="dxa"/>
              <w:bottom w:w="120" w:type="dxa"/>
              <w:right w:w="120" w:type="dxa"/>
            </w:tcMar>
            <w:hideMark/>
          </w:tcPr>
          <w:p w14:paraId="1E6A787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时间</w:t>
            </w:r>
          </w:p>
        </w:tc>
        <w:tc>
          <w:tcPr>
            <w:tcW w:w="0" w:type="auto"/>
            <w:tcBorders>
              <w:top w:val="single" w:sz="6" w:space="0" w:color="DDDDDD"/>
            </w:tcBorders>
            <w:shd w:val="clear" w:color="auto" w:fill="auto"/>
            <w:tcMar>
              <w:top w:w="120" w:type="dxa"/>
              <w:left w:w="120" w:type="dxa"/>
              <w:bottom w:w="120" w:type="dxa"/>
              <w:right w:w="120" w:type="dxa"/>
            </w:tcMar>
            <w:hideMark/>
          </w:tcPr>
          <w:p w14:paraId="759D4FB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4CF2B29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1EB99F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w:t>
            </w:r>
          </w:p>
        </w:tc>
        <w:tc>
          <w:tcPr>
            <w:tcW w:w="0" w:type="auto"/>
            <w:tcBorders>
              <w:top w:val="single" w:sz="6" w:space="0" w:color="DDDDDD"/>
            </w:tcBorders>
            <w:shd w:val="clear" w:color="auto" w:fill="auto"/>
            <w:tcMar>
              <w:top w:w="120" w:type="dxa"/>
              <w:left w:w="120" w:type="dxa"/>
              <w:bottom w:w="120" w:type="dxa"/>
              <w:right w:w="120" w:type="dxa"/>
            </w:tcMar>
            <w:hideMark/>
          </w:tcPr>
          <w:p w14:paraId="267EFAD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当前价</w:t>
            </w:r>
          </w:p>
        </w:tc>
        <w:tc>
          <w:tcPr>
            <w:tcW w:w="0" w:type="auto"/>
            <w:tcBorders>
              <w:top w:val="single" w:sz="6" w:space="0" w:color="DDDDDD"/>
            </w:tcBorders>
            <w:shd w:val="clear" w:color="auto" w:fill="auto"/>
            <w:tcMar>
              <w:top w:w="120" w:type="dxa"/>
              <w:left w:w="120" w:type="dxa"/>
              <w:bottom w:w="120" w:type="dxa"/>
              <w:right w:w="120" w:type="dxa"/>
            </w:tcMar>
            <w:hideMark/>
          </w:tcPr>
          <w:p w14:paraId="706AD17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58E3177"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5BB694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open</w:t>
            </w:r>
          </w:p>
        </w:tc>
        <w:tc>
          <w:tcPr>
            <w:tcW w:w="0" w:type="auto"/>
            <w:tcBorders>
              <w:top w:val="single" w:sz="6" w:space="0" w:color="DDDDDD"/>
            </w:tcBorders>
            <w:shd w:val="clear" w:color="auto" w:fill="auto"/>
            <w:tcMar>
              <w:top w:w="120" w:type="dxa"/>
              <w:left w:w="120" w:type="dxa"/>
              <w:bottom w:w="120" w:type="dxa"/>
              <w:right w:w="120" w:type="dxa"/>
            </w:tcMar>
            <w:hideMark/>
          </w:tcPr>
          <w:p w14:paraId="51C2E21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当日开盘价</w:t>
            </w:r>
          </w:p>
        </w:tc>
        <w:tc>
          <w:tcPr>
            <w:tcW w:w="0" w:type="auto"/>
            <w:tcBorders>
              <w:top w:val="single" w:sz="6" w:space="0" w:color="DDDDDD"/>
            </w:tcBorders>
            <w:shd w:val="clear" w:color="auto" w:fill="auto"/>
            <w:tcMar>
              <w:top w:w="120" w:type="dxa"/>
              <w:left w:w="120" w:type="dxa"/>
              <w:bottom w:w="120" w:type="dxa"/>
              <w:right w:w="120" w:type="dxa"/>
            </w:tcMar>
            <w:hideMark/>
          </w:tcPr>
          <w:p w14:paraId="3C68A4F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BCA4CF8"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B0C548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w:t>
            </w:r>
          </w:p>
        </w:tc>
        <w:tc>
          <w:tcPr>
            <w:tcW w:w="0" w:type="auto"/>
            <w:tcBorders>
              <w:top w:val="single" w:sz="6" w:space="0" w:color="DDDDDD"/>
            </w:tcBorders>
            <w:shd w:val="clear" w:color="auto" w:fill="auto"/>
            <w:tcMar>
              <w:top w:w="120" w:type="dxa"/>
              <w:left w:w="120" w:type="dxa"/>
              <w:bottom w:w="120" w:type="dxa"/>
              <w:right w:w="120" w:type="dxa"/>
            </w:tcMar>
            <w:hideMark/>
          </w:tcPr>
          <w:p w14:paraId="7312D47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截至到当前时刻的日内</w:t>
            </w:r>
            <w:proofErr w:type="gramStart"/>
            <w:r w:rsidRPr="005E7B64">
              <w:rPr>
                <w:rFonts w:ascii="宋体" w:eastAsia="宋体" w:hAnsi="宋体" w:cs="宋体"/>
                <w:kern w:val="0"/>
                <w:sz w:val="24"/>
                <w:szCs w:val="24"/>
                <w14:ligatures w14:val="none"/>
              </w:rPr>
              <w:t>最</w:t>
            </w:r>
            <w:proofErr w:type="gramEnd"/>
            <w:r w:rsidRPr="005E7B64">
              <w:rPr>
                <w:rFonts w:ascii="宋体" w:eastAsia="宋体" w:hAnsi="宋体" w:cs="宋体"/>
                <w:kern w:val="0"/>
                <w:sz w:val="24"/>
                <w:szCs w:val="24"/>
                <w14:ligatures w14:val="none"/>
              </w:rPr>
              <w:t>高价</w:t>
            </w:r>
          </w:p>
        </w:tc>
        <w:tc>
          <w:tcPr>
            <w:tcW w:w="0" w:type="auto"/>
            <w:tcBorders>
              <w:top w:val="single" w:sz="6" w:space="0" w:color="DDDDDD"/>
            </w:tcBorders>
            <w:shd w:val="clear" w:color="auto" w:fill="auto"/>
            <w:tcMar>
              <w:top w:w="120" w:type="dxa"/>
              <w:left w:w="120" w:type="dxa"/>
              <w:bottom w:w="120" w:type="dxa"/>
              <w:right w:w="120" w:type="dxa"/>
            </w:tcMar>
            <w:hideMark/>
          </w:tcPr>
          <w:p w14:paraId="346EDAB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3D8C18DA"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AF7846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w:t>
            </w:r>
          </w:p>
        </w:tc>
        <w:tc>
          <w:tcPr>
            <w:tcW w:w="0" w:type="auto"/>
            <w:tcBorders>
              <w:top w:val="single" w:sz="6" w:space="0" w:color="DDDDDD"/>
            </w:tcBorders>
            <w:shd w:val="clear" w:color="auto" w:fill="auto"/>
            <w:tcMar>
              <w:top w:w="120" w:type="dxa"/>
              <w:left w:w="120" w:type="dxa"/>
              <w:bottom w:w="120" w:type="dxa"/>
              <w:right w:w="120" w:type="dxa"/>
            </w:tcMar>
            <w:hideMark/>
          </w:tcPr>
          <w:p w14:paraId="44A074F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截至到当前时刻的日内最低价</w:t>
            </w:r>
          </w:p>
        </w:tc>
        <w:tc>
          <w:tcPr>
            <w:tcW w:w="0" w:type="auto"/>
            <w:tcBorders>
              <w:top w:val="single" w:sz="6" w:space="0" w:color="DDDDDD"/>
            </w:tcBorders>
            <w:shd w:val="clear" w:color="auto" w:fill="auto"/>
            <w:tcMar>
              <w:top w:w="120" w:type="dxa"/>
              <w:left w:w="120" w:type="dxa"/>
              <w:bottom w:w="120" w:type="dxa"/>
              <w:right w:w="120" w:type="dxa"/>
            </w:tcMar>
            <w:hideMark/>
          </w:tcPr>
          <w:p w14:paraId="5AB3C4A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3DA2263C"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2A2496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volume</w:t>
            </w:r>
          </w:p>
        </w:tc>
        <w:tc>
          <w:tcPr>
            <w:tcW w:w="0" w:type="auto"/>
            <w:tcBorders>
              <w:top w:val="single" w:sz="6" w:space="0" w:color="DDDDDD"/>
            </w:tcBorders>
            <w:shd w:val="clear" w:color="auto" w:fill="auto"/>
            <w:tcMar>
              <w:top w:w="120" w:type="dxa"/>
              <w:left w:w="120" w:type="dxa"/>
              <w:bottom w:w="120" w:type="dxa"/>
              <w:right w:w="120" w:type="dxa"/>
            </w:tcMar>
            <w:hideMark/>
          </w:tcPr>
          <w:p w14:paraId="66E69E9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累计成交量</w:t>
            </w:r>
          </w:p>
        </w:tc>
        <w:tc>
          <w:tcPr>
            <w:tcW w:w="0" w:type="auto"/>
            <w:tcBorders>
              <w:top w:val="single" w:sz="6" w:space="0" w:color="DDDDDD"/>
            </w:tcBorders>
            <w:shd w:val="clear" w:color="auto" w:fill="auto"/>
            <w:tcMar>
              <w:top w:w="120" w:type="dxa"/>
              <w:left w:w="120" w:type="dxa"/>
              <w:bottom w:w="120" w:type="dxa"/>
              <w:right w:w="120" w:type="dxa"/>
            </w:tcMar>
            <w:hideMark/>
          </w:tcPr>
          <w:p w14:paraId="385F5DE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38AF6A7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0A191E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money</w:t>
            </w:r>
          </w:p>
        </w:tc>
        <w:tc>
          <w:tcPr>
            <w:tcW w:w="0" w:type="auto"/>
            <w:tcBorders>
              <w:top w:val="single" w:sz="6" w:space="0" w:color="DDDDDD"/>
            </w:tcBorders>
            <w:shd w:val="clear" w:color="auto" w:fill="auto"/>
            <w:tcMar>
              <w:top w:w="120" w:type="dxa"/>
              <w:left w:w="120" w:type="dxa"/>
              <w:bottom w:w="120" w:type="dxa"/>
              <w:right w:w="120" w:type="dxa"/>
            </w:tcMar>
            <w:hideMark/>
          </w:tcPr>
          <w:p w14:paraId="216831E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累计成交额</w:t>
            </w:r>
          </w:p>
        </w:tc>
        <w:tc>
          <w:tcPr>
            <w:tcW w:w="0" w:type="auto"/>
            <w:tcBorders>
              <w:top w:val="single" w:sz="6" w:space="0" w:color="DDDDDD"/>
            </w:tcBorders>
            <w:shd w:val="clear" w:color="auto" w:fill="auto"/>
            <w:tcMar>
              <w:top w:w="120" w:type="dxa"/>
              <w:left w:w="120" w:type="dxa"/>
              <w:bottom w:w="120" w:type="dxa"/>
              <w:right w:w="120" w:type="dxa"/>
            </w:tcMar>
            <w:hideMark/>
          </w:tcPr>
          <w:p w14:paraId="354F279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68B56A00"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C93DBB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w:t>
            </w:r>
          </w:p>
        </w:tc>
        <w:tc>
          <w:tcPr>
            <w:tcW w:w="0" w:type="auto"/>
            <w:tcBorders>
              <w:top w:val="single" w:sz="6" w:space="0" w:color="DDDDDD"/>
            </w:tcBorders>
            <w:shd w:val="clear" w:color="auto" w:fill="auto"/>
            <w:tcMar>
              <w:top w:w="120" w:type="dxa"/>
              <w:left w:w="120" w:type="dxa"/>
              <w:bottom w:w="120" w:type="dxa"/>
              <w:right w:w="120" w:type="dxa"/>
            </w:tcMar>
            <w:hideMark/>
          </w:tcPr>
          <w:p w14:paraId="0F61448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持仓量</w:t>
            </w:r>
          </w:p>
        </w:tc>
        <w:tc>
          <w:tcPr>
            <w:tcW w:w="0" w:type="auto"/>
            <w:tcBorders>
              <w:top w:val="single" w:sz="6" w:space="0" w:color="DDDDDD"/>
            </w:tcBorders>
            <w:shd w:val="clear" w:color="auto" w:fill="auto"/>
            <w:tcMar>
              <w:top w:w="120" w:type="dxa"/>
              <w:left w:w="120" w:type="dxa"/>
              <w:bottom w:w="120" w:type="dxa"/>
              <w:right w:w="120" w:type="dxa"/>
            </w:tcMar>
            <w:hideMark/>
          </w:tcPr>
          <w:p w14:paraId="218E3C8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017E6279"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2B0631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a1_v</w:t>
            </w:r>
          </w:p>
        </w:tc>
        <w:tc>
          <w:tcPr>
            <w:tcW w:w="0" w:type="auto"/>
            <w:tcBorders>
              <w:top w:val="single" w:sz="6" w:space="0" w:color="DDDDDD"/>
            </w:tcBorders>
            <w:shd w:val="clear" w:color="auto" w:fill="auto"/>
            <w:tcMar>
              <w:top w:w="120" w:type="dxa"/>
              <w:left w:w="120" w:type="dxa"/>
              <w:bottom w:w="120" w:type="dxa"/>
              <w:right w:w="120" w:type="dxa"/>
            </w:tcMar>
            <w:hideMark/>
          </w:tcPr>
          <w:p w14:paraId="13D6EC3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一档卖量</w:t>
            </w:r>
          </w:p>
        </w:tc>
        <w:tc>
          <w:tcPr>
            <w:tcW w:w="0" w:type="auto"/>
            <w:tcBorders>
              <w:top w:val="single" w:sz="6" w:space="0" w:color="DDDDDD"/>
            </w:tcBorders>
            <w:shd w:val="clear" w:color="auto" w:fill="auto"/>
            <w:tcMar>
              <w:top w:w="120" w:type="dxa"/>
              <w:left w:w="120" w:type="dxa"/>
              <w:bottom w:w="120" w:type="dxa"/>
              <w:right w:w="120" w:type="dxa"/>
            </w:tcMar>
            <w:hideMark/>
          </w:tcPr>
          <w:p w14:paraId="3731831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BE760CD"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894650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a1_p</w:t>
            </w:r>
          </w:p>
        </w:tc>
        <w:tc>
          <w:tcPr>
            <w:tcW w:w="0" w:type="auto"/>
            <w:tcBorders>
              <w:top w:val="single" w:sz="6" w:space="0" w:color="DDDDDD"/>
            </w:tcBorders>
            <w:shd w:val="clear" w:color="auto" w:fill="auto"/>
            <w:tcMar>
              <w:top w:w="120" w:type="dxa"/>
              <w:left w:w="120" w:type="dxa"/>
              <w:bottom w:w="120" w:type="dxa"/>
              <w:right w:w="120" w:type="dxa"/>
            </w:tcMar>
            <w:hideMark/>
          </w:tcPr>
          <w:p w14:paraId="1FF438F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一档卖价</w:t>
            </w:r>
          </w:p>
        </w:tc>
        <w:tc>
          <w:tcPr>
            <w:tcW w:w="0" w:type="auto"/>
            <w:tcBorders>
              <w:top w:val="single" w:sz="6" w:space="0" w:color="DDDDDD"/>
            </w:tcBorders>
            <w:shd w:val="clear" w:color="auto" w:fill="auto"/>
            <w:tcMar>
              <w:top w:w="120" w:type="dxa"/>
              <w:left w:w="120" w:type="dxa"/>
              <w:bottom w:w="120" w:type="dxa"/>
              <w:right w:w="120" w:type="dxa"/>
            </w:tcMar>
            <w:hideMark/>
          </w:tcPr>
          <w:p w14:paraId="773A8AA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45344B4A"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6794A7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b1_v</w:t>
            </w:r>
          </w:p>
        </w:tc>
        <w:tc>
          <w:tcPr>
            <w:tcW w:w="0" w:type="auto"/>
            <w:tcBorders>
              <w:top w:val="single" w:sz="6" w:space="0" w:color="DDDDDD"/>
            </w:tcBorders>
            <w:shd w:val="clear" w:color="auto" w:fill="auto"/>
            <w:tcMar>
              <w:top w:w="120" w:type="dxa"/>
              <w:left w:w="120" w:type="dxa"/>
              <w:bottom w:w="120" w:type="dxa"/>
              <w:right w:w="120" w:type="dxa"/>
            </w:tcMar>
            <w:hideMark/>
          </w:tcPr>
          <w:p w14:paraId="4629FD8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一档买量</w:t>
            </w:r>
          </w:p>
        </w:tc>
        <w:tc>
          <w:tcPr>
            <w:tcW w:w="0" w:type="auto"/>
            <w:tcBorders>
              <w:top w:val="single" w:sz="6" w:space="0" w:color="DDDDDD"/>
            </w:tcBorders>
            <w:shd w:val="clear" w:color="auto" w:fill="auto"/>
            <w:tcMar>
              <w:top w:w="120" w:type="dxa"/>
              <w:left w:w="120" w:type="dxa"/>
              <w:bottom w:w="120" w:type="dxa"/>
              <w:right w:w="120" w:type="dxa"/>
            </w:tcMar>
            <w:hideMark/>
          </w:tcPr>
          <w:p w14:paraId="53F04FD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2799F9E2"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23941B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b1_p</w:t>
            </w:r>
          </w:p>
        </w:tc>
        <w:tc>
          <w:tcPr>
            <w:tcW w:w="0" w:type="auto"/>
            <w:tcBorders>
              <w:top w:val="single" w:sz="6" w:space="0" w:color="DDDDDD"/>
            </w:tcBorders>
            <w:shd w:val="clear" w:color="auto" w:fill="auto"/>
            <w:tcMar>
              <w:top w:w="120" w:type="dxa"/>
              <w:left w:w="120" w:type="dxa"/>
              <w:bottom w:w="120" w:type="dxa"/>
              <w:right w:w="120" w:type="dxa"/>
            </w:tcMar>
            <w:hideMark/>
          </w:tcPr>
          <w:p w14:paraId="699A7ED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一档买价</w:t>
            </w:r>
          </w:p>
        </w:tc>
        <w:tc>
          <w:tcPr>
            <w:tcW w:w="0" w:type="auto"/>
            <w:tcBorders>
              <w:top w:val="single" w:sz="6" w:space="0" w:color="DDDDDD"/>
            </w:tcBorders>
            <w:shd w:val="clear" w:color="auto" w:fill="auto"/>
            <w:tcMar>
              <w:top w:w="120" w:type="dxa"/>
              <w:left w:w="120" w:type="dxa"/>
              <w:bottom w:w="120" w:type="dxa"/>
              <w:right w:w="120" w:type="dxa"/>
            </w:tcMar>
            <w:hideMark/>
          </w:tcPr>
          <w:p w14:paraId="6700DFE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bl>
    <w:p w14:paraId="59141496"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注意</w:t>
      </w:r>
    </w:p>
    <w:p w14:paraId="7266B540" w14:textId="77777777" w:rsidR="005E7B64" w:rsidRPr="005E7B64" w:rsidRDefault="005E7B64" w:rsidP="005E7B64">
      <w:pPr>
        <w:widowControl/>
        <w:numPr>
          <w:ilvl w:val="0"/>
          <w:numId w:val="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股票及场内基金部分， 支持 2010-01-01 至今的tick数据，提供</w:t>
      </w:r>
      <w:proofErr w:type="gramStart"/>
      <w:r w:rsidRPr="005E7B64">
        <w:rPr>
          <w:rFonts w:ascii="宋体" w:eastAsia="宋体" w:hAnsi="宋体" w:cs="宋体"/>
          <w:kern w:val="0"/>
          <w:sz w:val="24"/>
          <w:szCs w:val="24"/>
          <w14:ligatures w14:val="none"/>
        </w:rPr>
        <w:t>买五卖五</w:t>
      </w:r>
      <w:proofErr w:type="gramEnd"/>
      <w:r w:rsidRPr="005E7B64">
        <w:rPr>
          <w:rFonts w:ascii="宋体" w:eastAsia="宋体" w:hAnsi="宋体" w:cs="宋体"/>
          <w:kern w:val="0"/>
          <w:sz w:val="24"/>
          <w:szCs w:val="24"/>
          <w14:ligatures w14:val="none"/>
        </w:rPr>
        <w:t>数据；</w:t>
      </w:r>
    </w:p>
    <w:p w14:paraId="694454A1" w14:textId="77777777" w:rsidR="005E7B64" w:rsidRPr="005E7B64" w:rsidRDefault="005E7B64" w:rsidP="005E7B64">
      <w:pPr>
        <w:widowControl/>
        <w:numPr>
          <w:ilvl w:val="0"/>
          <w:numId w:val="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期货部分， 支持 2010-01-01 至今的tick数据，提供买一卖</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数据。** 如果要获取主力合约的tick数据，可以先使用get_dominant_future(underlying_symbol,dt)获取主力合约对应的标的，然后再用get_ticks()获取该合约的tick数据；</w:t>
      </w:r>
    </w:p>
    <w:p w14:paraId="7D6F9268" w14:textId="77777777" w:rsidR="005E7B64" w:rsidRPr="005E7B64" w:rsidRDefault="005E7B64" w:rsidP="005E7B64">
      <w:pPr>
        <w:widowControl/>
        <w:numPr>
          <w:ilvl w:val="0"/>
          <w:numId w:val="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期权部分，上交所ETF（2017-01-01起），商品期权（2019-12-02起），提供</w:t>
      </w:r>
      <w:proofErr w:type="gramStart"/>
      <w:r w:rsidRPr="005E7B64">
        <w:rPr>
          <w:rFonts w:ascii="宋体" w:eastAsia="宋体" w:hAnsi="宋体" w:cs="宋体"/>
          <w:kern w:val="0"/>
          <w:sz w:val="24"/>
          <w:szCs w:val="24"/>
          <w14:ligatures w14:val="none"/>
        </w:rPr>
        <w:t>买五卖五</w:t>
      </w:r>
      <w:proofErr w:type="gramEnd"/>
      <w:r w:rsidRPr="005E7B64">
        <w:rPr>
          <w:rFonts w:ascii="宋体" w:eastAsia="宋体" w:hAnsi="宋体" w:cs="宋体"/>
          <w:kern w:val="0"/>
          <w:sz w:val="24"/>
          <w:szCs w:val="24"/>
          <w14:ligatures w14:val="none"/>
        </w:rPr>
        <w:t>数据；目前</w:t>
      </w:r>
      <w:proofErr w:type="gramStart"/>
      <w:r w:rsidRPr="005E7B64">
        <w:rPr>
          <w:rFonts w:ascii="宋体" w:eastAsia="宋体" w:hAnsi="宋体" w:cs="宋体"/>
          <w:kern w:val="0"/>
          <w:sz w:val="24"/>
          <w:szCs w:val="24"/>
          <w14:ligatures w14:val="none"/>
        </w:rPr>
        <w:t>期权仅</w:t>
      </w:r>
      <w:proofErr w:type="gramEnd"/>
      <w:r w:rsidRPr="005E7B64">
        <w:rPr>
          <w:rFonts w:ascii="宋体" w:eastAsia="宋体" w:hAnsi="宋体" w:cs="宋体"/>
          <w:kern w:val="0"/>
          <w:sz w:val="24"/>
          <w:szCs w:val="24"/>
          <w14:ligatures w14:val="none"/>
        </w:rPr>
        <w:t>提供数据，不</w:t>
      </w:r>
      <w:proofErr w:type="gramStart"/>
      <w:r w:rsidRPr="005E7B64">
        <w:rPr>
          <w:rFonts w:ascii="宋体" w:eastAsia="宋体" w:hAnsi="宋体" w:cs="宋体"/>
          <w:kern w:val="0"/>
          <w:sz w:val="24"/>
          <w:szCs w:val="24"/>
          <w14:ligatures w14:val="none"/>
        </w:rPr>
        <w:t>支持回测模拟</w:t>
      </w:r>
      <w:proofErr w:type="gramEnd"/>
      <w:r w:rsidRPr="005E7B64">
        <w:rPr>
          <w:rFonts w:ascii="宋体" w:eastAsia="宋体" w:hAnsi="宋体" w:cs="宋体"/>
          <w:kern w:val="0"/>
          <w:sz w:val="24"/>
          <w:szCs w:val="24"/>
          <w14:ligatures w14:val="none"/>
        </w:rPr>
        <w:t>等；</w:t>
      </w:r>
    </w:p>
    <w:p w14:paraId="3C508B87" w14:textId="77777777" w:rsidR="005E7B64" w:rsidRPr="005E7B64" w:rsidRDefault="005E7B64" w:rsidP="005E7B64">
      <w:pPr>
        <w:widowControl/>
        <w:numPr>
          <w:ilvl w:val="0"/>
          <w:numId w:val="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支持在tick、</w:t>
      </w:r>
      <w:proofErr w:type="gramStart"/>
      <w:r w:rsidRPr="005E7B64">
        <w:rPr>
          <w:rFonts w:ascii="宋体" w:eastAsia="宋体" w:hAnsi="宋体" w:cs="宋体"/>
          <w:kern w:val="0"/>
          <w:sz w:val="24"/>
          <w:szCs w:val="24"/>
          <w14:ligatures w14:val="none"/>
        </w:rPr>
        <w:t>分钟及</w:t>
      </w:r>
      <w:proofErr w:type="gramEnd"/>
      <w:r w:rsidRPr="005E7B64">
        <w:rPr>
          <w:rFonts w:ascii="宋体" w:eastAsia="宋体" w:hAnsi="宋体" w:cs="宋体"/>
          <w:kern w:val="0"/>
          <w:sz w:val="24"/>
          <w:szCs w:val="24"/>
          <w14:ligatures w14:val="none"/>
        </w:rPr>
        <w:t>天频率的策略中使用；</w:t>
      </w:r>
    </w:p>
    <w:p w14:paraId="79059BAC"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示例</w:t>
      </w:r>
    </w:p>
    <w:p w14:paraId="67320952" w14:textId="77777777" w:rsidR="005E7B64" w:rsidRPr="005E7B64" w:rsidRDefault="005E7B64" w:rsidP="005E7B64">
      <w:pPr>
        <w:widowControl/>
        <w:numPr>
          <w:ilvl w:val="0"/>
          <w:numId w:val="7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股票tick数据示例</w:t>
      </w:r>
    </w:p>
    <w:p w14:paraId="059C881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获取平安银行</w:t>
      </w:r>
      <w:r w:rsidRPr="005E7B64">
        <w:rPr>
          <w:rFonts w:ascii="Source Code Pro" w:eastAsia="宋体" w:hAnsi="Source Code Pro" w:cs="宋体"/>
          <w:color w:val="888888"/>
          <w:kern w:val="0"/>
          <w:sz w:val="24"/>
          <w:szCs w:val="24"/>
          <w:shd w:val="clear" w:color="auto" w:fill="F0F0F0"/>
          <w14:ligatures w14:val="none"/>
        </w:rPr>
        <w:t>2018-07-01</w:t>
      </w:r>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tick</w:t>
      </w:r>
      <w:r w:rsidRPr="005E7B64">
        <w:rPr>
          <w:rFonts w:ascii="Source Code Pro" w:eastAsia="宋体" w:hAnsi="Source Code Pro" w:cs="宋体"/>
          <w:color w:val="888888"/>
          <w:kern w:val="0"/>
          <w:sz w:val="24"/>
          <w:szCs w:val="24"/>
          <w:shd w:val="clear" w:color="auto" w:fill="F0F0F0"/>
          <w14:ligatures w14:val="none"/>
        </w:rPr>
        <w:t>数据，</w:t>
      </w:r>
      <w:r w:rsidRPr="005E7B64">
        <w:rPr>
          <w:rFonts w:ascii="Source Code Pro" w:eastAsia="宋体" w:hAnsi="Source Code Pro" w:cs="宋体"/>
          <w:color w:val="888888"/>
          <w:kern w:val="0"/>
          <w:sz w:val="24"/>
          <w:szCs w:val="24"/>
          <w:shd w:val="clear" w:color="auto" w:fill="F0F0F0"/>
          <w14:ligatures w14:val="none"/>
        </w:rPr>
        <w:t>start_dt</w:t>
      </w:r>
      <w:r w:rsidRPr="005E7B64">
        <w:rPr>
          <w:rFonts w:ascii="Source Code Pro" w:eastAsia="宋体" w:hAnsi="Source Code Pro" w:cs="宋体"/>
          <w:color w:val="888888"/>
          <w:kern w:val="0"/>
          <w:sz w:val="24"/>
          <w:szCs w:val="24"/>
          <w:shd w:val="clear" w:color="auto" w:fill="F0F0F0"/>
          <w14:ligatures w14:val="none"/>
        </w:rPr>
        <w:t>和</w:t>
      </w:r>
      <w:r w:rsidRPr="005E7B64">
        <w:rPr>
          <w:rFonts w:ascii="Source Code Pro" w:eastAsia="宋体" w:hAnsi="Source Code Pro" w:cs="宋体"/>
          <w:color w:val="888888"/>
          <w:kern w:val="0"/>
          <w:sz w:val="24"/>
          <w:szCs w:val="24"/>
          <w:shd w:val="clear" w:color="auto" w:fill="F0F0F0"/>
          <w14:ligatures w14:val="none"/>
        </w:rPr>
        <w:t>count</w:t>
      </w:r>
      <w:r w:rsidRPr="005E7B64">
        <w:rPr>
          <w:rFonts w:ascii="Source Code Pro" w:eastAsia="宋体" w:hAnsi="Source Code Pro" w:cs="宋体"/>
          <w:color w:val="888888"/>
          <w:kern w:val="0"/>
          <w:sz w:val="24"/>
          <w:szCs w:val="24"/>
          <w:shd w:val="clear" w:color="auto" w:fill="F0F0F0"/>
          <w14:ligatures w14:val="none"/>
        </w:rPr>
        <w:t>只能有一个不为</w:t>
      </w:r>
      <w:r w:rsidRPr="005E7B64">
        <w:rPr>
          <w:rFonts w:ascii="Source Code Pro" w:eastAsia="宋体" w:hAnsi="Source Code Pro" w:cs="宋体"/>
          <w:color w:val="888888"/>
          <w:kern w:val="0"/>
          <w:sz w:val="24"/>
          <w:szCs w:val="24"/>
          <w:shd w:val="clear" w:color="auto" w:fill="F0F0F0"/>
          <w14:ligatures w14:val="none"/>
        </w:rPr>
        <w:t>None</w:t>
      </w:r>
      <w:r w:rsidRPr="005E7B64">
        <w:rPr>
          <w:rFonts w:ascii="Source Code Pro" w:eastAsia="宋体" w:hAnsi="Source Code Pro" w:cs="宋体"/>
          <w:color w:val="888888"/>
          <w:kern w:val="0"/>
          <w:sz w:val="24"/>
          <w:szCs w:val="24"/>
          <w:shd w:val="clear" w:color="auto" w:fill="F0F0F0"/>
          <w14:ligatures w14:val="none"/>
        </w:rPr>
        <w:t>值</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不带时分秒时，默认</w:t>
      </w:r>
      <w:r w:rsidRPr="005E7B64">
        <w:rPr>
          <w:rFonts w:ascii="Source Code Pro" w:eastAsia="宋体" w:hAnsi="Source Code Pro" w:cs="宋体"/>
          <w:color w:val="888888"/>
          <w:kern w:val="0"/>
          <w:sz w:val="24"/>
          <w:szCs w:val="24"/>
          <w:shd w:val="clear" w:color="auto" w:fill="F0F0F0"/>
          <w14:ligatures w14:val="none"/>
        </w:rPr>
        <w:t>00:00:00</w:t>
      </w:r>
    </w:p>
    <w:p w14:paraId="611E03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 = 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,start_dt=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"2018-07-02"</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57864A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55DFA3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F9FD8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w:t>
      </w:r>
      <w:r w:rsidRPr="005E7B64">
        <w:rPr>
          <w:rFonts w:ascii="Source Code Pro" w:eastAsia="宋体" w:hAnsi="Source Code Pro" w:cs="宋体"/>
          <w:color w:val="008800"/>
          <w:kern w:val="0"/>
          <w:sz w:val="24"/>
          <w:szCs w:val="24"/>
          <w:shd w:val="clear" w:color="auto" w:fill="F0F0F0"/>
          <w14:ligatures w14:val="none"/>
        </w:rPr>
        <w:t>20180629145636.0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66367900.0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600781695.0</w:t>
      </w:r>
      <w:r w:rsidRPr="005E7B64">
        <w:rPr>
          <w:rFonts w:ascii="Source Code Pro" w:eastAsia="宋体" w:hAnsi="Source Code Pro" w:cs="宋体"/>
          <w:color w:val="000000"/>
          <w:kern w:val="0"/>
          <w:sz w:val="24"/>
          <w:szCs w:val="24"/>
          <w:shd w:val="clear" w:color="auto" w:fill="F0F0F0"/>
          <w14:ligatures w14:val="none"/>
        </w:rPr>
        <w:t>)</w:t>
      </w:r>
    </w:p>
    <w:p w14:paraId="3232D2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20180629145639.0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9.09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66373200.0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600829823.0</w:t>
      </w:r>
      <w:r w:rsidRPr="005E7B64">
        <w:rPr>
          <w:rFonts w:ascii="Source Code Pro" w:eastAsia="宋体" w:hAnsi="Source Code Pro" w:cs="宋体"/>
          <w:color w:val="000000"/>
          <w:kern w:val="0"/>
          <w:sz w:val="24"/>
          <w:szCs w:val="24"/>
          <w:shd w:val="clear" w:color="auto" w:fill="F0F0F0"/>
          <w14:ligatures w14:val="none"/>
        </w:rPr>
        <w:t>)</w:t>
      </w:r>
    </w:p>
    <w:p w14:paraId="62CC50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20180629145642.0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66374900.0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600845311.0</w:t>
      </w:r>
      <w:r w:rsidRPr="005E7B64">
        <w:rPr>
          <w:rFonts w:ascii="Source Code Pro" w:eastAsia="宋体" w:hAnsi="Source Code Pro" w:cs="宋体"/>
          <w:color w:val="000000"/>
          <w:kern w:val="0"/>
          <w:sz w:val="24"/>
          <w:szCs w:val="24"/>
          <w:shd w:val="clear" w:color="auto" w:fill="F0F0F0"/>
          <w14:ligatures w14:val="none"/>
        </w:rPr>
        <w:t>)</w:t>
      </w:r>
    </w:p>
    <w:p w14:paraId="534BE5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20180629145645.0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66375900.0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600854399.0</w:t>
      </w:r>
      <w:r w:rsidRPr="005E7B64">
        <w:rPr>
          <w:rFonts w:ascii="Source Code Pro" w:eastAsia="宋体" w:hAnsi="Source Code Pro" w:cs="宋体"/>
          <w:color w:val="000000"/>
          <w:kern w:val="0"/>
          <w:sz w:val="24"/>
          <w:szCs w:val="24"/>
          <w:shd w:val="clear" w:color="auto" w:fill="F0F0F0"/>
          <w14:ligatures w14:val="none"/>
        </w:rPr>
        <w:t>)</w:t>
      </w:r>
    </w:p>
    <w:p w14:paraId="219F40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20180629145648.0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66436600.0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601406783.0</w:t>
      </w:r>
      <w:r w:rsidRPr="005E7B64">
        <w:rPr>
          <w:rFonts w:ascii="Source Code Pro" w:eastAsia="宋体" w:hAnsi="Source Code Pro" w:cs="宋体"/>
          <w:color w:val="000000"/>
          <w:kern w:val="0"/>
          <w:sz w:val="24"/>
          <w:szCs w:val="24"/>
          <w:shd w:val="clear" w:color="auto" w:fill="F0F0F0"/>
          <w14:ligatures w14:val="none"/>
        </w:rPr>
        <w:t>)</w:t>
      </w:r>
    </w:p>
    <w:p w14:paraId="757C1B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20180629145651.0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66447200.0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601503231.0</w:t>
      </w:r>
      <w:r w:rsidRPr="005E7B64">
        <w:rPr>
          <w:rFonts w:ascii="Source Code Pro" w:eastAsia="宋体" w:hAnsi="Source Code Pro" w:cs="宋体"/>
          <w:color w:val="000000"/>
          <w:kern w:val="0"/>
          <w:sz w:val="24"/>
          <w:szCs w:val="24"/>
          <w:shd w:val="clear" w:color="auto" w:fill="F0F0F0"/>
          <w14:ligatures w14:val="none"/>
        </w:rPr>
        <w:t>)</w:t>
      </w:r>
    </w:p>
    <w:p w14:paraId="3532BD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20180629145654.0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66461700.0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601635199.0</w:t>
      </w:r>
      <w:r w:rsidRPr="005E7B64">
        <w:rPr>
          <w:rFonts w:ascii="Source Code Pro" w:eastAsia="宋体" w:hAnsi="Source Code Pro" w:cs="宋体"/>
          <w:color w:val="000000"/>
          <w:kern w:val="0"/>
          <w:sz w:val="24"/>
          <w:szCs w:val="24"/>
          <w:shd w:val="clear" w:color="auto" w:fill="F0F0F0"/>
          <w14:ligatures w14:val="none"/>
        </w:rPr>
        <w:t>)</w:t>
      </w:r>
    </w:p>
    <w:p w14:paraId="7690C4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20180629145657.0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9.09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66462000.0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601637887.0</w:t>
      </w:r>
      <w:r w:rsidRPr="005E7B64">
        <w:rPr>
          <w:rFonts w:ascii="Source Code Pro" w:eastAsia="宋体" w:hAnsi="Source Code Pro" w:cs="宋体"/>
          <w:color w:val="000000"/>
          <w:kern w:val="0"/>
          <w:sz w:val="24"/>
          <w:szCs w:val="24"/>
          <w:shd w:val="clear" w:color="auto" w:fill="F0F0F0"/>
          <w14:ligatures w14:val="none"/>
        </w:rPr>
        <w:t>)</w:t>
      </w:r>
    </w:p>
    <w:p w14:paraId="2AD93D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20180629145700.0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66468300.0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601695231.0</w:t>
      </w:r>
      <w:r w:rsidRPr="005E7B64">
        <w:rPr>
          <w:rFonts w:ascii="Source Code Pro" w:eastAsia="宋体" w:hAnsi="Source Code Pro" w:cs="宋体"/>
          <w:color w:val="000000"/>
          <w:kern w:val="0"/>
          <w:sz w:val="24"/>
          <w:szCs w:val="24"/>
          <w:shd w:val="clear" w:color="auto" w:fill="F0F0F0"/>
          <w14:ligatures w14:val="none"/>
        </w:rPr>
        <w:t>)</w:t>
      </w:r>
    </w:p>
    <w:p w14:paraId="6B0683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20180629150003.0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9.09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67530000.0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611346111.0</w:t>
      </w:r>
      <w:r w:rsidRPr="005E7B64">
        <w:rPr>
          <w:rFonts w:ascii="Source Code Pro" w:eastAsia="宋体" w:hAnsi="Source Code Pro" w:cs="宋体"/>
          <w:color w:val="000000"/>
          <w:kern w:val="0"/>
          <w:sz w:val="24"/>
          <w:szCs w:val="24"/>
          <w:shd w:val="clear" w:color="auto" w:fill="F0F0F0"/>
          <w14:ligatures w14:val="none"/>
        </w:rPr>
        <w:t>)]</w:t>
      </w:r>
    </w:p>
    <w:p w14:paraId="73F7E5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skip=True,</w:t>
      </w:r>
      <w:r w:rsidRPr="005E7B64">
        <w:rPr>
          <w:rFonts w:ascii="Source Code Pro" w:eastAsia="宋体" w:hAnsi="Source Code Pro" w:cs="宋体"/>
          <w:color w:val="888888"/>
          <w:kern w:val="0"/>
          <w:sz w:val="24"/>
          <w:szCs w:val="24"/>
          <w:shd w:val="clear" w:color="auto" w:fill="F0F0F0"/>
          <w14:ligatures w14:val="none"/>
        </w:rPr>
        <w:t>返回空值</w:t>
      </w:r>
    </w:p>
    <w:p w14:paraId="0825F6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 = 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880000"/>
          <w:kern w:val="0"/>
          <w:sz w:val="24"/>
          <w:szCs w:val="24"/>
          <w:shd w:val="clear" w:color="auto" w:fill="F0F0F0"/>
          <w14:ligatures w14:val="none"/>
        </w:rPr>
        <w:t>"000068.XSHE"</w:t>
      </w:r>
      <w:r w:rsidRPr="005E7B64">
        <w:rPr>
          <w:rFonts w:ascii="Source Code Pro" w:eastAsia="宋体" w:hAnsi="Source Code Pro" w:cs="宋体"/>
          <w:color w:val="000000"/>
          <w:kern w:val="0"/>
          <w:sz w:val="24"/>
          <w:szCs w:val="24"/>
          <w:shd w:val="clear" w:color="auto" w:fill="F0F0F0"/>
          <w14:ligatures w14:val="none"/>
        </w:rPr>
        <w:t>,start_dt=</w:t>
      </w:r>
      <w:r w:rsidRPr="005E7B64">
        <w:rPr>
          <w:rFonts w:ascii="Source Code Pro" w:eastAsia="宋体" w:hAnsi="Source Code Pro" w:cs="宋体"/>
          <w:color w:val="880000"/>
          <w:kern w:val="0"/>
          <w:sz w:val="24"/>
          <w:szCs w:val="24"/>
          <w:shd w:val="clear" w:color="auto" w:fill="F0F0F0"/>
          <w14:ligatures w14:val="none"/>
        </w:rPr>
        <w:t>"2019-10-11 09:15:00"</w:t>
      </w:r>
      <w:r w:rsidRPr="005E7B64">
        <w:rPr>
          <w:rFonts w:ascii="Source Code Pro" w:eastAsia="宋体" w:hAnsi="Source Code Pro" w:cs="宋体"/>
          <w:color w:val="000000"/>
          <w:kern w:val="0"/>
          <w:sz w:val="24"/>
          <w:szCs w:val="24"/>
          <w:shd w:val="clear" w:color="auto" w:fill="F0F0F0"/>
          <w14:ligatures w14:val="none"/>
        </w:rPr>
        <w:t xml:space="preserve">, </w:t>
      </w:r>
    </w:p>
    <w:p w14:paraId="3378DE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end_dt=</w:t>
      </w:r>
      <w:r w:rsidRPr="005E7B64">
        <w:rPr>
          <w:rFonts w:ascii="Source Code Pro" w:eastAsia="宋体" w:hAnsi="Source Code Pro" w:cs="宋体"/>
          <w:color w:val="880000"/>
          <w:kern w:val="0"/>
          <w:sz w:val="24"/>
          <w:szCs w:val="24"/>
          <w:shd w:val="clear" w:color="auto" w:fill="F0F0F0"/>
          <w14:ligatures w14:val="none"/>
        </w:rPr>
        <w:t>"2019-10-11 09:25:00"</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3EF7D7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fields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'time'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'current'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'money'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'a1_v'</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'a2_v'</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'b1_v'</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'b2_v'</w:t>
      </w:r>
      <w:r w:rsidRPr="005E7B64">
        <w:rPr>
          <w:rFonts w:ascii="Source Code Pro" w:eastAsia="宋体" w:hAnsi="Source Code Pro" w:cs="宋体"/>
          <w:color w:val="000000"/>
          <w:kern w:val="0"/>
          <w:sz w:val="24"/>
          <w:szCs w:val="24"/>
          <w:shd w:val="clear" w:color="auto" w:fill="F0F0F0"/>
          <w14:ligatures w14:val="none"/>
        </w:rPr>
        <w:t>], skip=</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45150B6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536407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skip=False,</w:t>
      </w:r>
      <w:r w:rsidRPr="005E7B64">
        <w:rPr>
          <w:rFonts w:ascii="Source Code Pro" w:eastAsia="宋体" w:hAnsi="Source Code Pro" w:cs="宋体"/>
          <w:color w:val="888888"/>
          <w:kern w:val="0"/>
          <w:sz w:val="24"/>
          <w:szCs w:val="24"/>
          <w:shd w:val="clear" w:color="auto" w:fill="F0F0F0"/>
          <w14:ligatures w14:val="none"/>
        </w:rPr>
        <w:t>有数据</w:t>
      </w:r>
    </w:p>
    <w:p w14:paraId="3F8DF2F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 = 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880000"/>
          <w:kern w:val="0"/>
          <w:sz w:val="24"/>
          <w:szCs w:val="24"/>
          <w:shd w:val="clear" w:color="auto" w:fill="F0F0F0"/>
          <w14:ligatures w14:val="none"/>
        </w:rPr>
        <w:t>"000068.XSHE"</w:t>
      </w:r>
      <w:r w:rsidRPr="005E7B64">
        <w:rPr>
          <w:rFonts w:ascii="Source Code Pro" w:eastAsia="宋体" w:hAnsi="Source Code Pro" w:cs="宋体"/>
          <w:color w:val="000000"/>
          <w:kern w:val="0"/>
          <w:sz w:val="24"/>
          <w:szCs w:val="24"/>
          <w:shd w:val="clear" w:color="auto" w:fill="F0F0F0"/>
          <w14:ligatures w14:val="none"/>
        </w:rPr>
        <w:t>,start_dt=</w:t>
      </w:r>
      <w:r w:rsidRPr="005E7B64">
        <w:rPr>
          <w:rFonts w:ascii="Source Code Pro" w:eastAsia="宋体" w:hAnsi="Source Code Pro" w:cs="宋体"/>
          <w:color w:val="880000"/>
          <w:kern w:val="0"/>
          <w:sz w:val="24"/>
          <w:szCs w:val="24"/>
          <w:shd w:val="clear" w:color="auto" w:fill="F0F0F0"/>
          <w14:ligatures w14:val="none"/>
        </w:rPr>
        <w:t>"2019-10-11 09:15:00"</w:t>
      </w:r>
      <w:r w:rsidRPr="005E7B64">
        <w:rPr>
          <w:rFonts w:ascii="Source Code Pro" w:eastAsia="宋体" w:hAnsi="Source Code Pro" w:cs="宋体"/>
          <w:color w:val="000000"/>
          <w:kern w:val="0"/>
          <w:sz w:val="24"/>
          <w:szCs w:val="24"/>
          <w:shd w:val="clear" w:color="auto" w:fill="F0F0F0"/>
          <w14:ligatures w14:val="none"/>
        </w:rPr>
        <w:t xml:space="preserve">, </w:t>
      </w:r>
    </w:p>
    <w:p w14:paraId="43AEAD1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end_dt=</w:t>
      </w:r>
      <w:r w:rsidRPr="005E7B64">
        <w:rPr>
          <w:rFonts w:ascii="Source Code Pro" w:eastAsia="宋体" w:hAnsi="Source Code Pro" w:cs="宋体"/>
          <w:color w:val="880000"/>
          <w:kern w:val="0"/>
          <w:sz w:val="24"/>
          <w:szCs w:val="24"/>
          <w:shd w:val="clear" w:color="auto" w:fill="F0F0F0"/>
          <w14:ligatures w14:val="none"/>
        </w:rPr>
        <w:t>"2019-10-11 09:25:00"</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1F344B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fields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'time'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'current'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'volume'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'money'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'a1_v'</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'a2_v'</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'b1_v'</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'b2_v'</w:t>
      </w:r>
      <w:r w:rsidRPr="005E7B64">
        <w:rPr>
          <w:rFonts w:ascii="Source Code Pro" w:eastAsia="宋体" w:hAnsi="Source Code Pro" w:cs="宋体"/>
          <w:color w:val="000000"/>
          <w:kern w:val="0"/>
          <w:sz w:val="24"/>
          <w:szCs w:val="24"/>
          <w:shd w:val="clear" w:color="auto" w:fill="F0F0F0"/>
          <w14:ligatures w14:val="none"/>
        </w:rPr>
        <w:t>], skip=</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343C05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7D9C99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df=True,</w:t>
      </w:r>
      <w:r w:rsidRPr="005E7B64">
        <w:rPr>
          <w:rFonts w:ascii="Source Code Pro" w:eastAsia="宋体" w:hAnsi="Source Code Pro" w:cs="宋体"/>
          <w:color w:val="888888"/>
          <w:kern w:val="0"/>
          <w:sz w:val="24"/>
          <w:szCs w:val="24"/>
          <w:shd w:val="clear" w:color="auto" w:fill="F0F0F0"/>
          <w14:ligatures w14:val="none"/>
        </w:rPr>
        <w:t>返回</w:t>
      </w:r>
      <w:r w:rsidRPr="005E7B64">
        <w:rPr>
          <w:rFonts w:ascii="Source Code Pro" w:eastAsia="宋体" w:hAnsi="Source Code Pro" w:cs="宋体"/>
          <w:color w:val="888888"/>
          <w:kern w:val="0"/>
          <w:sz w:val="24"/>
          <w:szCs w:val="24"/>
          <w:shd w:val="clear" w:color="auto" w:fill="F0F0F0"/>
          <w14:ligatures w14:val="none"/>
        </w:rPr>
        <w:t>DataFrame</w:t>
      </w:r>
      <w:r w:rsidRPr="005E7B64">
        <w:rPr>
          <w:rFonts w:ascii="Source Code Pro" w:eastAsia="宋体" w:hAnsi="Source Code Pro" w:cs="宋体"/>
          <w:color w:val="888888"/>
          <w:kern w:val="0"/>
          <w:sz w:val="24"/>
          <w:szCs w:val="24"/>
          <w:shd w:val="clear" w:color="auto" w:fill="F0F0F0"/>
          <w14:ligatures w14:val="none"/>
        </w:rPr>
        <w:t>格式的数据</w:t>
      </w:r>
    </w:p>
    <w:p w14:paraId="7BC801A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df2 = 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end_dt=</w:t>
      </w:r>
      <w:r w:rsidRPr="005E7B64">
        <w:rPr>
          <w:rFonts w:ascii="Source Code Pro" w:eastAsia="宋体" w:hAnsi="Source Code Pro" w:cs="宋体"/>
          <w:color w:val="880000"/>
          <w:kern w:val="0"/>
          <w:sz w:val="24"/>
          <w:szCs w:val="24"/>
          <w:shd w:val="clear" w:color="auto" w:fill="F0F0F0"/>
          <w14:ligatures w14:val="none"/>
        </w:rPr>
        <w:t>'2019-11-05 10:40:10'</w:t>
      </w:r>
      <w:r w:rsidRPr="005E7B64">
        <w:rPr>
          <w:rFonts w:ascii="Source Code Pro" w:eastAsia="宋体" w:hAnsi="Source Code Pro" w:cs="宋体"/>
          <w:color w:val="000000"/>
          <w:kern w:val="0"/>
          <w:sz w:val="24"/>
          <w:szCs w:val="24"/>
          <w:shd w:val="clear" w:color="auto" w:fill="F0F0F0"/>
          <w14:ligatures w14:val="none"/>
        </w:rPr>
        <w:t xml:space="preserve">, </w:t>
      </w:r>
    </w:p>
    <w:p w14:paraId="42F3AD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start_dt=</w:t>
      </w:r>
      <w:r w:rsidRPr="005E7B64">
        <w:rPr>
          <w:rFonts w:ascii="Source Code Pro" w:eastAsia="宋体" w:hAnsi="Source Code Pro" w:cs="宋体"/>
          <w:color w:val="880000"/>
          <w:kern w:val="0"/>
          <w:sz w:val="24"/>
          <w:szCs w:val="24"/>
          <w:shd w:val="clear" w:color="auto" w:fill="F0F0F0"/>
          <w14:ligatures w14:val="none"/>
        </w:rPr>
        <w:t>'2019-11-05 10:40:00'</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194DEE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print(df2)</w:t>
      </w:r>
    </w:p>
    <w:p w14:paraId="5DCEDC2D" w14:textId="77777777" w:rsidR="005E7B64" w:rsidRPr="005E7B64" w:rsidRDefault="005E7B64" w:rsidP="005E7B64">
      <w:pPr>
        <w:widowControl/>
        <w:numPr>
          <w:ilvl w:val="0"/>
          <w:numId w:val="7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期货tick数据示例</w:t>
      </w:r>
    </w:p>
    <w:p w14:paraId="63E1A2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AU1812</w:t>
      </w:r>
      <w:r w:rsidRPr="005E7B64">
        <w:rPr>
          <w:rFonts w:ascii="Source Code Pro" w:eastAsia="宋体" w:hAnsi="Source Code Pro" w:cs="宋体"/>
          <w:color w:val="888888"/>
          <w:kern w:val="0"/>
          <w:sz w:val="24"/>
          <w:szCs w:val="24"/>
          <w:shd w:val="clear" w:color="auto" w:fill="F0F0F0"/>
          <w14:ligatures w14:val="none"/>
        </w:rPr>
        <w:t>期货合约在</w:t>
      </w:r>
      <w:r w:rsidRPr="005E7B64">
        <w:rPr>
          <w:rFonts w:ascii="Source Code Pro" w:eastAsia="宋体" w:hAnsi="Source Code Pro" w:cs="宋体"/>
          <w:color w:val="888888"/>
          <w:kern w:val="0"/>
          <w:sz w:val="24"/>
          <w:szCs w:val="24"/>
          <w:shd w:val="clear" w:color="auto" w:fill="F0F0F0"/>
          <w14:ligatures w14:val="none"/>
        </w:rPr>
        <w:t>2018-07-03</w:t>
      </w:r>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tick</w:t>
      </w:r>
      <w:r w:rsidRPr="005E7B64">
        <w:rPr>
          <w:rFonts w:ascii="Source Code Pro" w:eastAsia="宋体" w:hAnsi="Source Code Pro" w:cs="宋体"/>
          <w:color w:val="888888"/>
          <w:kern w:val="0"/>
          <w:sz w:val="24"/>
          <w:szCs w:val="24"/>
          <w:shd w:val="clear" w:color="auto" w:fill="F0F0F0"/>
          <w14:ligatures w14:val="none"/>
        </w:rPr>
        <w:t>数据</w:t>
      </w:r>
      <w:r w:rsidRPr="005E7B64">
        <w:rPr>
          <w:rFonts w:ascii="Source Code Pro" w:eastAsia="宋体" w:hAnsi="Source Code Pro" w:cs="宋体"/>
          <w:color w:val="888888"/>
          <w:kern w:val="0"/>
          <w:sz w:val="24"/>
          <w:szCs w:val="24"/>
          <w:shd w:val="clear" w:color="auto" w:fill="F0F0F0"/>
          <w14:ligatures w14:val="none"/>
        </w:rPr>
        <w:t>,start_dt</w:t>
      </w:r>
      <w:r w:rsidRPr="005E7B64">
        <w:rPr>
          <w:rFonts w:ascii="Source Code Pro" w:eastAsia="宋体" w:hAnsi="Source Code Pro" w:cs="宋体"/>
          <w:color w:val="888888"/>
          <w:kern w:val="0"/>
          <w:sz w:val="24"/>
          <w:szCs w:val="24"/>
          <w:shd w:val="clear" w:color="auto" w:fill="F0F0F0"/>
          <w14:ligatures w14:val="none"/>
        </w:rPr>
        <w:t>和</w:t>
      </w:r>
      <w:r w:rsidRPr="005E7B64">
        <w:rPr>
          <w:rFonts w:ascii="Source Code Pro" w:eastAsia="宋体" w:hAnsi="Source Code Pro" w:cs="宋体"/>
          <w:color w:val="888888"/>
          <w:kern w:val="0"/>
          <w:sz w:val="24"/>
          <w:szCs w:val="24"/>
          <w:shd w:val="clear" w:color="auto" w:fill="F0F0F0"/>
          <w14:ligatures w14:val="none"/>
        </w:rPr>
        <w:t>count</w:t>
      </w:r>
      <w:r w:rsidRPr="005E7B64">
        <w:rPr>
          <w:rFonts w:ascii="Source Code Pro" w:eastAsia="宋体" w:hAnsi="Source Code Pro" w:cs="宋体"/>
          <w:color w:val="888888"/>
          <w:kern w:val="0"/>
          <w:sz w:val="24"/>
          <w:szCs w:val="24"/>
          <w:shd w:val="clear" w:color="auto" w:fill="F0F0F0"/>
          <w14:ligatures w14:val="none"/>
        </w:rPr>
        <w:t>只能有一个不为</w:t>
      </w:r>
      <w:r w:rsidRPr="005E7B64">
        <w:rPr>
          <w:rFonts w:ascii="Source Code Pro" w:eastAsia="宋体" w:hAnsi="Source Code Pro" w:cs="宋体"/>
          <w:color w:val="888888"/>
          <w:kern w:val="0"/>
          <w:sz w:val="24"/>
          <w:szCs w:val="24"/>
          <w:shd w:val="clear" w:color="auto" w:fill="F0F0F0"/>
          <w14:ligatures w14:val="none"/>
        </w:rPr>
        <w:t>None</w:t>
      </w:r>
      <w:r w:rsidRPr="005E7B64">
        <w:rPr>
          <w:rFonts w:ascii="Source Code Pro" w:eastAsia="宋体" w:hAnsi="Source Code Pro" w:cs="宋体"/>
          <w:color w:val="888888"/>
          <w:kern w:val="0"/>
          <w:sz w:val="24"/>
          <w:szCs w:val="24"/>
          <w:shd w:val="clear" w:color="auto" w:fill="F0F0F0"/>
          <w14:ligatures w14:val="none"/>
        </w:rPr>
        <w:t>值</w:t>
      </w:r>
    </w:p>
    <w:p w14:paraId="6233821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d = get_</w:t>
      </w:r>
      <w:proofErr w:type="gramStart"/>
      <w:r w:rsidRPr="005E7B64">
        <w:rPr>
          <w:rFonts w:ascii="Source Code Pro" w:eastAsia="宋体" w:hAnsi="Source Code Pro" w:cs="宋体"/>
          <w:color w:val="000000"/>
          <w:kern w:val="0"/>
          <w:sz w:val="24"/>
          <w:szCs w:val="24"/>
          <w:shd w:val="clear" w:color="auto" w:fill="F0F0F0"/>
          <w14:ligatures w14:val="none"/>
        </w:rPr>
        <w:t>ticks(</w:t>
      </w:r>
      <w:proofErr w:type="gramEnd"/>
      <w:r w:rsidRPr="005E7B64">
        <w:rPr>
          <w:rFonts w:ascii="Source Code Pro" w:eastAsia="宋体" w:hAnsi="Source Code Pro" w:cs="宋体"/>
          <w:color w:val="880000"/>
          <w:kern w:val="0"/>
          <w:sz w:val="24"/>
          <w:szCs w:val="24"/>
          <w:shd w:val="clear" w:color="auto" w:fill="F0F0F0"/>
          <w14:ligatures w14:val="none"/>
        </w:rPr>
        <w:t>'AU1812.XSGE'</w:t>
      </w:r>
      <w:r w:rsidRPr="005E7B64">
        <w:rPr>
          <w:rFonts w:ascii="Source Code Pro" w:eastAsia="宋体" w:hAnsi="Source Code Pro" w:cs="宋体"/>
          <w:color w:val="000000"/>
          <w:kern w:val="0"/>
          <w:sz w:val="24"/>
          <w:szCs w:val="24"/>
          <w:shd w:val="clear" w:color="auto" w:fill="F0F0F0"/>
          <w14:ligatures w14:val="none"/>
        </w:rPr>
        <w:t>,start_dt=</w:t>
      </w:r>
      <w:r w:rsidRPr="005E7B64">
        <w:rPr>
          <w:rFonts w:ascii="Source Code Pro" w:eastAsia="宋体" w:hAnsi="Source Code Pro" w:cs="宋体"/>
          <w:color w:val="880000"/>
          <w:kern w:val="0"/>
          <w:sz w:val="24"/>
          <w:szCs w:val="24"/>
          <w:shd w:val="clear" w:color="auto" w:fill="F0F0F0"/>
          <w14:ligatures w14:val="none"/>
        </w:rPr>
        <w:t>'2018-07-02 21:00:00'</w:t>
      </w:r>
      <w:r w:rsidRPr="005E7B64">
        <w:rPr>
          <w:rFonts w:ascii="Source Code Pro" w:eastAsia="宋体" w:hAnsi="Source Code Pro" w:cs="宋体"/>
          <w:color w:val="000000"/>
          <w:kern w:val="0"/>
          <w:sz w:val="24"/>
          <w:szCs w:val="24"/>
          <w:shd w:val="clear" w:color="auto" w:fill="F0F0F0"/>
          <w14:ligatures w14:val="none"/>
        </w:rPr>
        <w:t>,end_dt=</w:t>
      </w:r>
      <w:r w:rsidRPr="005E7B64">
        <w:rPr>
          <w:rFonts w:ascii="Source Code Pro" w:eastAsia="宋体" w:hAnsi="Source Code Pro" w:cs="宋体"/>
          <w:color w:val="880000"/>
          <w:kern w:val="0"/>
          <w:sz w:val="24"/>
          <w:szCs w:val="24"/>
          <w:shd w:val="clear" w:color="auto" w:fill="F0F0F0"/>
          <w14:ligatures w14:val="none"/>
        </w:rPr>
        <w:t>'2018-07-03 15:30:00'</w:t>
      </w:r>
      <w:r w:rsidRPr="005E7B64">
        <w:rPr>
          <w:rFonts w:ascii="Source Code Pro" w:eastAsia="宋体" w:hAnsi="Source Code Pro" w:cs="宋体"/>
          <w:color w:val="000000"/>
          <w:kern w:val="0"/>
          <w:sz w:val="24"/>
          <w:szCs w:val="24"/>
          <w:shd w:val="clear" w:color="auto" w:fill="F0F0F0"/>
          <w14:ligatures w14:val="none"/>
        </w:rPr>
        <w:t>,count=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6D125D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74A2C3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339775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20180702210000.0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492.0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134285000.0</w:t>
      </w:r>
      <w:r w:rsidRPr="005E7B64">
        <w:rPr>
          <w:rFonts w:ascii="Source Code Pro" w:eastAsia="宋体" w:hAnsi="Source Code Pro" w:cs="宋体"/>
          <w:color w:val="000000"/>
          <w:kern w:val="0"/>
          <w:sz w:val="24"/>
          <w:szCs w:val="24"/>
          <w:shd w:val="clear" w:color="auto" w:fill="F0F0F0"/>
          <w14:ligatures w14:val="none"/>
        </w:rPr>
        <w:t>)</w:t>
      </w:r>
    </w:p>
    <w:p w14:paraId="6EA37C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20180702210001.0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272.85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272.85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884.0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241270200.0</w:t>
      </w:r>
      <w:r w:rsidRPr="005E7B64">
        <w:rPr>
          <w:rFonts w:ascii="Source Code Pro" w:eastAsia="宋体" w:hAnsi="Source Code Pro" w:cs="宋体"/>
          <w:color w:val="000000"/>
          <w:kern w:val="0"/>
          <w:sz w:val="24"/>
          <w:szCs w:val="24"/>
          <w:shd w:val="clear" w:color="auto" w:fill="F0F0F0"/>
          <w14:ligatures w14:val="none"/>
        </w:rPr>
        <w:t>)</w:t>
      </w:r>
    </w:p>
    <w:p w14:paraId="10FB63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20180702210001.5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272.85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1280.0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349320300.0</w:t>
      </w:r>
      <w:r w:rsidRPr="005E7B64">
        <w:rPr>
          <w:rFonts w:ascii="Source Code Pro" w:eastAsia="宋体" w:hAnsi="Source Code Pro" w:cs="宋体"/>
          <w:color w:val="000000"/>
          <w:kern w:val="0"/>
          <w:sz w:val="24"/>
          <w:szCs w:val="24"/>
          <w:shd w:val="clear" w:color="auto" w:fill="F0F0F0"/>
          <w14:ligatures w14:val="none"/>
        </w:rPr>
        <w:t>) ...</w:t>
      </w:r>
    </w:p>
    <w:p w14:paraId="1734D2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20180703145958.5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123526.0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33623516800.0</w:t>
      </w:r>
      <w:r w:rsidRPr="005E7B64">
        <w:rPr>
          <w:rFonts w:ascii="Source Code Pro" w:eastAsia="宋体" w:hAnsi="Source Code Pro" w:cs="宋体"/>
          <w:color w:val="000000"/>
          <w:kern w:val="0"/>
          <w:sz w:val="24"/>
          <w:szCs w:val="24"/>
          <w:shd w:val="clear" w:color="auto" w:fill="F0F0F0"/>
          <w14:ligatures w14:val="none"/>
        </w:rPr>
        <w:t>)</w:t>
      </w:r>
    </w:p>
    <w:p w14:paraId="60732E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20180703145959.0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271.85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123528.0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33624060500.0</w:t>
      </w:r>
      <w:r w:rsidRPr="005E7B64">
        <w:rPr>
          <w:rFonts w:ascii="Source Code Pro" w:eastAsia="宋体" w:hAnsi="Source Code Pro" w:cs="宋体"/>
          <w:color w:val="000000"/>
          <w:kern w:val="0"/>
          <w:sz w:val="24"/>
          <w:szCs w:val="24"/>
          <w:shd w:val="clear" w:color="auto" w:fill="F0F0F0"/>
          <w14:ligatures w14:val="none"/>
        </w:rPr>
        <w:t>)</w:t>
      </w:r>
    </w:p>
    <w:p w14:paraId="3DC80B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20180703150000.0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272.95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123536.0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33626235700.0</w:t>
      </w:r>
      <w:r w:rsidRPr="005E7B64">
        <w:rPr>
          <w:rFonts w:ascii="Source Code Pro" w:eastAsia="宋体" w:hAnsi="Source Code Pro" w:cs="宋体"/>
          <w:color w:val="000000"/>
          <w:kern w:val="0"/>
          <w:sz w:val="24"/>
          <w:szCs w:val="24"/>
          <w:shd w:val="clear" w:color="auto" w:fill="F0F0F0"/>
          <w14:ligatures w14:val="none"/>
        </w:rPr>
        <w:t>)]</w:t>
      </w:r>
    </w:p>
    <w:p w14:paraId="3E8102A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get_current_data </w:t>
      </w:r>
      <w:r w:rsidRPr="005E7B64">
        <w:rPr>
          <w:rFonts w:ascii="Segoe UI Symbol" w:eastAsia="宋体" w:hAnsi="Segoe UI Symbol" w:cs="Segoe UI Symbol"/>
          <w:kern w:val="0"/>
          <w:sz w:val="24"/>
          <w:szCs w:val="24"/>
          <w14:ligatures w14:val="none"/>
        </w:rPr>
        <w:t>♠</w:t>
      </w:r>
      <w:r w:rsidRPr="005E7B64">
        <w:rPr>
          <w:rFonts w:ascii="宋体" w:eastAsia="宋体" w:hAnsi="宋体" w:cs="宋体" w:hint="eastAsia"/>
          <w:kern w:val="0"/>
          <w:sz w:val="24"/>
          <w:szCs w:val="24"/>
          <w14:ligatures w14:val="none"/>
        </w:rPr>
        <w:t> </w:t>
      </w:r>
      <w:r w:rsidRPr="005E7B64">
        <w:rPr>
          <w:rFonts w:ascii="宋体" w:eastAsia="宋体" w:hAnsi="宋体" w:cs="宋体"/>
          <w:kern w:val="0"/>
          <w:sz w:val="24"/>
          <w:szCs w:val="24"/>
          <w14:ligatures w14:val="none"/>
        </w:rPr>
        <w:t>获取当前时间数据</w:t>
      </w:r>
    </w:p>
    <w:p w14:paraId="765003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get_current_</w:t>
      </w:r>
      <w:proofErr w:type="gramStart"/>
      <w:r w:rsidRPr="005E7B64">
        <w:rPr>
          <w:rFonts w:ascii="Source Code Pro" w:eastAsia="宋体" w:hAnsi="Source Code Pro" w:cs="宋体"/>
          <w:color w:val="000000"/>
          <w:kern w:val="0"/>
          <w:sz w:val="24"/>
          <w:szCs w:val="24"/>
          <w:shd w:val="clear" w:color="auto" w:fill="F0F0F0"/>
          <w14:ligatures w14:val="none"/>
        </w:rPr>
        <w:t>data(</w:t>
      </w:r>
      <w:proofErr w:type="gramEnd"/>
      <w:r w:rsidRPr="005E7B64">
        <w:rPr>
          <w:rFonts w:ascii="Source Code Pro" w:eastAsia="宋体" w:hAnsi="Source Code Pro" w:cs="宋体"/>
          <w:color w:val="000000"/>
          <w:kern w:val="0"/>
          <w:sz w:val="24"/>
          <w:szCs w:val="24"/>
          <w:shd w:val="clear" w:color="auto" w:fill="F0F0F0"/>
          <w14:ligatures w14:val="none"/>
        </w:rPr>
        <w:t>)</w:t>
      </w:r>
    </w:p>
    <w:p w14:paraId="76940A5B"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/模拟专用API</w:t>
      </w:r>
    </w:p>
    <w:p w14:paraId="285E467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获取当前单位时间（当天/当前分钟）的涨跌停价, 是否停牌，当天的开盘价等。</w:t>
      </w:r>
    </w:p>
    <w:p w14:paraId="43C1EB0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回测时, 通过其他获取数据的API获取到的是前一个单位时间(天/分钟)的数据, 而有些数据, 我们在这个单位时间是知道的, 比如涨跌停价, 是否停牌, 当天的开盘价. 我们添加了这个API用来获取这些数据.</w:t>
      </w:r>
    </w:p>
    <w:p w14:paraId="0161E39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3655B0C" w14:textId="77777777" w:rsidR="005E7B64" w:rsidRPr="005E7B64" w:rsidRDefault="005E7B64" w:rsidP="005E7B64">
      <w:pPr>
        <w:widowControl/>
        <w:numPr>
          <w:ilvl w:val="0"/>
          <w:numId w:val="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现在不需要传入, 即使传入了, 返回的 dict 也是空的, dict 的 value 会按需获取.</w:t>
      </w:r>
    </w:p>
    <w:p w14:paraId="0262958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r w:rsidRPr="005E7B64">
        <w:rPr>
          <w:rFonts w:ascii="宋体" w:eastAsia="宋体" w:hAnsi="宋体" w:cs="宋体"/>
          <w:kern w:val="0"/>
          <w:sz w:val="24"/>
          <w:szCs w:val="24"/>
          <w14:ligatures w14:val="none"/>
        </w:rPr>
        <w:t> 一个dict, 其中 key 是股票代码, value 是拥有如下属性的对象</w:t>
      </w:r>
    </w:p>
    <w:p w14:paraId="1B0E5968"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last_price : 最新价</w:t>
      </w:r>
    </w:p>
    <w:p w14:paraId="1088BD52"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high_limit: 涨停价</w:t>
      </w:r>
    </w:p>
    <w:p w14:paraId="68D3AD0B"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low_limit: 跌停价</w:t>
      </w:r>
    </w:p>
    <w:p w14:paraId="1BA274AC"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paused: 是否停止或者暂停了交易, 当停牌、未上市或者退市后返回 True</w:t>
      </w:r>
    </w:p>
    <w:p w14:paraId="4262BB68"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is_st: 是否是 ST(包括ST, *ST)，是则返回 True，否则返回 False</w:t>
      </w:r>
    </w:p>
    <w:p w14:paraId="60BC6536"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day_open: 当天开盘价,当天的开盘价至少09:27分之后才可获取</w:t>
      </w:r>
    </w:p>
    <w:p w14:paraId="3683C00E"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股票现在的名称, 可以用这个来判断股票当天是否是 ST, *ST, 是否快要退市</w:t>
      </w:r>
    </w:p>
    <w:p w14:paraId="776BA117" w14:textId="77777777" w:rsidR="005E7B64" w:rsidRPr="005E7B64" w:rsidRDefault="005E7B64" w:rsidP="005E7B64">
      <w:pPr>
        <w:widowControl/>
        <w:numPr>
          <w:ilvl w:val="0"/>
          <w:numId w:val="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股票现在所属行业代码, 参见 </w:t>
      </w:r>
      <w:hyperlink r:id="rId153" w:history="1">
        <w:r w:rsidRPr="005E7B64">
          <w:rPr>
            <w:rFonts w:ascii="宋体" w:eastAsia="宋体" w:hAnsi="宋体" w:cs="宋体"/>
            <w:color w:val="0E90D2"/>
            <w:kern w:val="0"/>
            <w:sz w:val="24"/>
            <w:szCs w:val="24"/>
            <w:u w:val="single"/>
            <w14:ligatures w14:val="none"/>
          </w:rPr>
          <w:t>行业概念数据</w:t>
        </w:r>
      </w:hyperlink>
    </w:p>
    <w:p w14:paraId="770FDE8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36D98FFB" w14:textId="77777777" w:rsidR="005E7B64" w:rsidRPr="005E7B64" w:rsidRDefault="005E7B64" w:rsidP="005E7B64">
      <w:pPr>
        <w:widowControl/>
        <w:numPr>
          <w:ilvl w:val="0"/>
          <w:numId w:val="8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为了加速, 返回的 dict 里面的数据是按需获取的, dict 初始是空的, 当你使用 current_data = get_current_data(); </w:t>
      </w:r>
      <w:r w:rsidRPr="005E7B64">
        <w:rPr>
          <w:rFonts w:ascii="宋体" w:eastAsia="宋体" w:hAnsi="宋体" w:cs="宋体"/>
          <w:kern w:val="0"/>
          <w:sz w:val="24"/>
          <w:szCs w:val="24"/>
          <w14:ligatures w14:val="none"/>
        </w:rPr>
        <w:lastRenderedPageBreak/>
        <w:t>current_data[security]时(假设 current_data 是返回的 dict),</w:t>
      </w:r>
      <w:r w:rsidRPr="005E7B64">
        <w:rPr>
          <w:rFonts w:ascii="宋体" w:eastAsia="宋体" w:hAnsi="宋体" w:cs="宋体"/>
          <w:kern w:val="0"/>
          <w:sz w:val="24"/>
          <w:szCs w:val="24"/>
          <w14:ligatures w14:val="none"/>
        </w:rPr>
        <w:br/>
        <w:t>该 security 的数据才会被获取.</w:t>
      </w:r>
    </w:p>
    <w:p w14:paraId="5375520B" w14:textId="77777777" w:rsidR="005E7B64" w:rsidRPr="005E7B64" w:rsidRDefault="005E7B64" w:rsidP="005E7B64">
      <w:pPr>
        <w:widowControl/>
        <w:numPr>
          <w:ilvl w:val="0"/>
          <w:numId w:val="8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返回的结果只在当天有效, 请不要存起来到隔天再用</w:t>
      </w:r>
    </w:p>
    <w:p w14:paraId="56D9633C" w14:textId="77777777" w:rsidR="005E7B64" w:rsidRPr="005E7B64" w:rsidRDefault="005E7B64" w:rsidP="005E7B64">
      <w:pPr>
        <w:widowControl/>
        <w:numPr>
          <w:ilvl w:val="0"/>
          <w:numId w:val="8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该函数仅仅限在要获取数据的标的</w:t>
      </w:r>
      <w:r w:rsidRPr="005E7B64">
        <w:rPr>
          <w:rFonts w:ascii="宋体" w:eastAsia="宋体" w:hAnsi="宋体" w:cs="宋体"/>
          <w:b/>
          <w:bCs/>
          <w:kern w:val="0"/>
          <w:sz w:val="24"/>
          <w:szCs w:val="24"/>
          <w14:ligatures w14:val="none"/>
        </w:rPr>
        <w:t>在交易时段</w:t>
      </w:r>
      <w:r w:rsidRPr="005E7B64">
        <w:rPr>
          <w:rFonts w:ascii="宋体" w:eastAsia="宋体" w:hAnsi="宋体" w:cs="宋体"/>
          <w:kern w:val="0"/>
          <w:sz w:val="24"/>
          <w:szCs w:val="24"/>
          <w14:ligatures w14:val="none"/>
        </w:rPr>
        <w:t>时调用</w:t>
      </w:r>
    </w:p>
    <w:p w14:paraId="6CC0DC9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DDABC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0B8B118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current_data = get_current_</w:t>
      </w:r>
      <w:proofErr w:type="gramStart"/>
      <w:r w:rsidRPr="005E7B64">
        <w:rPr>
          <w:rFonts w:ascii="Source Code Pro" w:eastAsia="宋体" w:hAnsi="Source Code Pro" w:cs="宋体"/>
          <w:color w:val="000000"/>
          <w:kern w:val="0"/>
          <w:sz w:val="24"/>
          <w:szCs w:val="24"/>
          <w:shd w:val="clear" w:color="auto" w:fill="F0F0F0"/>
          <w14:ligatures w14:val="none"/>
        </w:rPr>
        <w:t>data(</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712BE2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print(current_data) </w:t>
      </w:r>
    </w:p>
    <w:p w14:paraId="3B9D11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print(current_data[</w:t>
      </w:r>
      <w:r w:rsidRPr="005E7B64">
        <w:rPr>
          <w:rFonts w:ascii="Source Code Pro" w:eastAsia="宋体" w:hAnsi="Source Code Pro" w:cs="宋体"/>
          <w:color w:val="880000"/>
          <w:kern w:val="0"/>
          <w:sz w:val="24"/>
          <w:szCs w:val="24"/>
          <w:shd w:val="clear" w:color="auto" w:fill="F0F0F0"/>
          <w14:ligatures w14:val="none"/>
        </w:rPr>
        <w:t>'000001.XSHE'</w:t>
      </w:r>
      <w:proofErr w:type="gramStart"/>
      <w:r w:rsidRPr="005E7B64">
        <w:rPr>
          <w:rFonts w:ascii="Source Code Pro" w:eastAsia="宋体" w:hAnsi="Source Code Pro" w:cs="宋体"/>
          <w:color w:val="000000"/>
          <w:kern w:val="0"/>
          <w:sz w:val="24"/>
          <w:szCs w:val="24"/>
          <w:shd w:val="clear" w:color="auto" w:fill="F0F0F0"/>
          <w14:ligatures w14:val="none"/>
        </w:rPr>
        <w:t>].last</w:t>
      </w:r>
      <w:proofErr w:type="gramEnd"/>
      <w:r w:rsidRPr="005E7B64">
        <w:rPr>
          <w:rFonts w:ascii="Source Code Pro" w:eastAsia="宋体" w:hAnsi="Source Code Pro" w:cs="宋体"/>
          <w:color w:val="000000"/>
          <w:kern w:val="0"/>
          <w:sz w:val="24"/>
          <w:szCs w:val="24"/>
          <w:shd w:val="clear" w:color="auto" w:fill="F0F0F0"/>
          <w14:ligatures w14:val="none"/>
        </w:rPr>
        <w:t>_price)</w:t>
      </w:r>
    </w:p>
    <w:p w14:paraId="13B192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print(current_data[</w:t>
      </w:r>
      <w:r w:rsidRPr="005E7B64">
        <w:rPr>
          <w:rFonts w:ascii="Source Code Pro" w:eastAsia="宋体" w:hAnsi="Source Code Pro" w:cs="宋体"/>
          <w:color w:val="880000"/>
          <w:kern w:val="0"/>
          <w:sz w:val="24"/>
          <w:szCs w:val="24"/>
          <w:shd w:val="clear" w:color="auto" w:fill="F0F0F0"/>
          <w14:ligatures w14:val="none"/>
        </w:rPr>
        <w:t>'000001.XSHE'</w:t>
      </w:r>
      <w:proofErr w:type="gramStart"/>
      <w:r w:rsidRPr="005E7B64">
        <w:rPr>
          <w:rFonts w:ascii="Source Code Pro" w:eastAsia="宋体" w:hAnsi="Source Code Pro" w:cs="宋体"/>
          <w:color w:val="000000"/>
          <w:kern w:val="0"/>
          <w:sz w:val="24"/>
          <w:szCs w:val="24"/>
          <w:shd w:val="clear" w:color="auto" w:fill="F0F0F0"/>
          <w14:ligatures w14:val="none"/>
        </w:rPr>
        <w:t>].paused</w:t>
      </w:r>
      <w:proofErr w:type="gramEnd"/>
      <w:r w:rsidRPr="005E7B64">
        <w:rPr>
          <w:rFonts w:ascii="Source Code Pro" w:eastAsia="宋体" w:hAnsi="Source Code Pro" w:cs="宋体"/>
          <w:color w:val="000000"/>
          <w:kern w:val="0"/>
          <w:sz w:val="24"/>
          <w:szCs w:val="24"/>
          <w:shd w:val="clear" w:color="auto" w:fill="F0F0F0"/>
          <w14:ligatures w14:val="none"/>
        </w:rPr>
        <w:t>)</w:t>
      </w:r>
    </w:p>
    <w:p w14:paraId="1E5122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print(current_data[</w:t>
      </w:r>
      <w:r w:rsidRPr="005E7B64">
        <w:rPr>
          <w:rFonts w:ascii="Source Code Pro" w:eastAsia="宋体" w:hAnsi="Source Code Pro" w:cs="宋体"/>
          <w:color w:val="880000"/>
          <w:kern w:val="0"/>
          <w:sz w:val="24"/>
          <w:szCs w:val="24"/>
          <w:shd w:val="clear" w:color="auto" w:fill="F0F0F0"/>
          <w14:ligatures w14:val="none"/>
        </w:rPr>
        <w:t>'000001.XSHE'</w:t>
      </w:r>
      <w:proofErr w:type="gramStart"/>
      <w:r w:rsidRPr="005E7B64">
        <w:rPr>
          <w:rFonts w:ascii="Source Code Pro" w:eastAsia="宋体" w:hAnsi="Source Code Pro" w:cs="宋体"/>
          <w:color w:val="000000"/>
          <w:kern w:val="0"/>
          <w:sz w:val="24"/>
          <w:szCs w:val="24"/>
          <w:shd w:val="clear" w:color="auto" w:fill="F0F0F0"/>
          <w14:ligatures w14:val="none"/>
        </w:rPr>
        <w:t>].day</w:t>
      </w:r>
      <w:proofErr w:type="gramEnd"/>
      <w:r w:rsidRPr="005E7B64">
        <w:rPr>
          <w:rFonts w:ascii="Source Code Pro" w:eastAsia="宋体" w:hAnsi="Source Code Pro" w:cs="宋体"/>
          <w:color w:val="000000"/>
          <w:kern w:val="0"/>
          <w:sz w:val="24"/>
          <w:szCs w:val="24"/>
          <w:shd w:val="clear" w:color="auto" w:fill="F0F0F0"/>
          <w14:ligatures w14:val="none"/>
        </w:rPr>
        <w:t>_open)</w:t>
      </w:r>
    </w:p>
    <w:p w14:paraId="29AF7B5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get_extras 获取基金单位/累计净值，期货结算价/持仓量等</w:t>
      </w:r>
    </w:p>
    <w:p w14:paraId="4C1C878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extras(</w:t>
      </w:r>
      <w:proofErr w:type="gramEnd"/>
      <w:r w:rsidRPr="005E7B64">
        <w:rPr>
          <w:rFonts w:ascii="Source Code Pro" w:eastAsia="宋体" w:hAnsi="Source Code Pro" w:cs="宋体"/>
          <w:color w:val="000000"/>
          <w:kern w:val="0"/>
          <w:sz w:val="24"/>
          <w:szCs w:val="24"/>
          <w:shd w:val="clear" w:color="auto" w:fill="F0F0F0"/>
          <w14:ligatures w14:val="none"/>
        </w:rPr>
        <w:t>info, security_list, start_date=</w:t>
      </w:r>
      <w:r w:rsidRPr="005E7B64">
        <w:rPr>
          <w:rFonts w:ascii="Source Code Pro" w:eastAsia="宋体" w:hAnsi="Source Code Pro" w:cs="宋体"/>
          <w:color w:val="880000"/>
          <w:kern w:val="0"/>
          <w:sz w:val="24"/>
          <w:szCs w:val="24"/>
          <w:shd w:val="clear" w:color="auto" w:fill="F0F0F0"/>
          <w14:ligatures w14:val="none"/>
        </w:rPr>
        <w:t>'2015-01-01'</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'2015-12-31'</w:t>
      </w:r>
      <w:r w:rsidRPr="005E7B64">
        <w:rPr>
          <w:rFonts w:ascii="Source Code Pro" w:eastAsia="宋体" w:hAnsi="Source Code Pro" w:cs="宋体"/>
          <w:color w:val="000000"/>
          <w:kern w:val="0"/>
          <w:sz w:val="24"/>
          <w:szCs w:val="24"/>
          <w:shd w:val="clear" w:color="auto" w:fill="F0F0F0"/>
          <w14:ligatures w14:val="none"/>
        </w:rPr>
        <w:t>, df=</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7D886A0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得到多只标的在一段时间的如下额外的数据:</w:t>
      </w:r>
    </w:p>
    <w:p w14:paraId="7559B2BD"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is_st: </w:t>
      </w:r>
      <w:proofErr w:type="gramStart"/>
      <w:r w:rsidRPr="005E7B64">
        <w:rPr>
          <w:rFonts w:ascii="宋体" w:eastAsia="宋体" w:hAnsi="宋体" w:cs="宋体"/>
          <w:kern w:val="0"/>
          <w:sz w:val="24"/>
          <w:szCs w:val="24"/>
          <w14:ligatures w14:val="none"/>
        </w:rPr>
        <w:t>是否股</w:t>
      </w:r>
      <w:proofErr w:type="gramEnd"/>
      <w:r w:rsidRPr="005E7B64">
        <w:rPr>
          <w:rFonts w:ascii="宋体" w:eastAsia="宋体" w:hAnsi="宋体" w:cs="宋体"/>
          <w:kern w:val="0"/>
          <w:sz w:val="24"/>
          <w:szCs w:val="24"/>
          <w14:ligatures w14:val="none"/>
        </w:rPr>
        <w:t>改s, st,*st和退市整理期标的</w:t>
      </w:r>
    </w:p>
    <w:p w14:paraId="0D2AEF14"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acc_net_value: 基金累计净值</w:t>
      </w:r>
    </w:p>
    <w:p w14:paraId="432293D4"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unit_net_value: 基金单位净值</w:t>
      </w:r>
    </w:p>
    <w:p w14:paraId="208E0362"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futures_sett_price: 期货结算价</w:t>
      </w:r>
    </w:p>
    <w:p w14:paraId="03249881"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futures_positions: 期货持仓量</w:t>
      </w:r>
    </w:p>
    <w:p w14:paraId="2DFB2E6F" w14:textId="77777777" w:rsidR="005E7B64" w:rsidRPr="005E7B64" w:rsidRDefault="005E7B64" w:rsidP="005E7B64">
      <w:pPr>
        <w:widowControl/>
        <w:numPr>
          <w:ilvl w:val="0"/>
          <w:numId w:val="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adj_net_value: 场外基金的复权净值</w:t>
      </w:r>
    </w:p>
    <w:p w14:paraId="18311A3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EC68751" w14:textId="77777777" w:rsidR="005E7B64" w:rsidRPr="005E7B64" w:rsidRDefault="005E7B64" w:rsidP="005E7B64">
      <w:pPr>
        <w:widowControl/>
        <w:numPr>
          <w:ilvl w:val="0"/>
          <w:numId w:val="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info: ['is_st', 'acc_net_value', 'unit_net_value', 'futures_sett_price', 'futures_positions', 'adj_net_value'] 中的一个</w:t>
      </w:r>
    </w:p>
    <w:p w14:paraId="11420D23" w14:textId="77777777" w:rsidR="005E7B64" w:rsidRPr="005E7B64" w:rsidRDefault="005E7B64" w:rsidP="005E7B64">
      <w:pPr>
        <w:widowControl/>
        <w:numPr>
          <w:ilvl w:val="0"/>
          <w:numId w:val="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security_list: 股票列表</w:t>
      </w:r>
    </w:p>
    <w:p w14:paraId="2DFEC1F8" w14:textId="77777777" w:rsidR="005E7B64" w:rsidRPr="005E7B64" w:rsidRDefault="005E7B64" w:rsidP="005E7B64">
      <w:pPr>
        <w:widowControl/>
        <w:numPr>
          <w:ilvl w:val="0"/>
          <w:numId w:val="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start_date/end_date: 开始结束日期, 同 </w:t>
      </w:r>
      <w:hyperlink r:id="rId154" w:anchor="get_price" w:history="1">
        <w:r w:rsidRPr="005E7B64">
          <w:rPr>
            <w:rFonts w:ascii="宋体" w:eastAsia="宋体" w:hAnsi="宋体" w:cs="宋体"/>
            <w:color w:val="0E90D2"/>
            <w:kern w:val="0"/>
            <w:sz w:val="24"/>
            <w:szCs w:val="24"/>
            <w:u w:val="single"/>
            <w14:ligatures w14:val="none"/>
          </w:rPr>
          <w:t>get_price</w:t>
        </w:r>
      </w:hyperlink>
    </w:p>
    <w:p w14:paraId="21642129" w14:textId="77777777" w:rsidR="005E7B64" w:rsidRPr="005E7B64" w:rsidRDefault="005E7B64" w:rsidP="005E7B64">
      <w:pPr>
        <w:widowControl/>
        <w:numPr>
          <w:ilvl w:val="0"/>
          <w:numId w:val="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 返回[pandas.DataFrame]对象还是一个dict, 同 [history]</w:t>
      </w:r>
    </w:p>
    <w:p w14:paraId="1958E21C" w14:textId="77777777" w:rsidR="005E7B64" w:rsidRPr="005E7B64" w:rsidRDefault="005E7B64" w:rsidP="005E7B64">
      <w:pPr>
        <w:widowControl/>
        <w:numPr>
          <w:ilvl w:val="0"/>
          <w:numId w:val="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数量, </w:t>
      </w:r>
      <w:r w:rsidRPr="005E7B64">
        <w:rPr>
          <w:rFonts w:ascii="宋体" w:eastAsia="宋体" w:hAnsi="宋体" w:cs="宋体"/>
          <w:b/>
          <w:bCs/>
          <w:kern w:val="0"/>
          <w:sz w:val="24"/>
          <w:szCs w:val="24"/>
          <w14:ligatures w14:val="none"/>
        </w:rPr>
        <w:t>与 start_date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 不可同时使用</w:t>
      </w:r>
      <w:r w:rsidRPr="005E7B64">
        <w:rPr>
          <w:rFonts w:ascii="宋体" w:eastAsia="宋体" w:hAnsi="宋体" w:cs="宋体"/>
          <w:kern w:val="0"/>
          <w:sz w:val="24"/>
          <w:szCs w:val="24"/>
          <w14:ligatures w14:val="none"/>
        </w:rPr>
        <w:t xml:space="preserve">, 必须大于 0. 表示取 end_date 往前的 count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交易日的数据</w:t>
      </w:r>
    </w:p>
    <w:p w14:paraId="01E7193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19BE88E1" w14:textId="77777777" w:rsidR="005E7B64" w:rsidRPr="005E7B64" w:rsidRDefault="005E7B64" w:rsidP="005E7B64">
      <w:pPr>
        <w:widowControl/>
        <w:numPr>
          <w:ilvl w:val="0"/>
          <w:numId w:val="8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df=True: [pandas.DataFrame]对象, 列索引是股票代号, 行索引是[datetime.datetime], 比如</w:t>
      </w:r>
      <w:r w:rsidRPr="005E7B64">
        <w:rPr>
          <w:rFonts w:ascii="Source Code Pro" w:eastAsia="宋体" w:hAnsi="Source Code Pro" w:cs="宋体"/>
          <w:color w:val="000000"/>
          <w:kern w:val="0"/>
          <w:sz w:val="22"/>
          <w:shd w:val="clear" w:color="auto" w:fill="F0F0F0"/>
          <w14:ligatures w14:val="none"/>
        </w:rPr>
        <w:t>get_extras('acc_net_value', ['</w:t>
      </w:r>
      <w:r w:rsidRPr="005E7B64">
        <w:rPr>
          <w:rFonts w:ascii="Source Code Pro" w:eastAsia="宋体" w:hAnsi="Source Code Pro" w:cs="宋体"/>
          <w:color w:val="008800"/>
          <w:kern w:val="0"/>
          <w:sz w:val="22"/>
          <w:shd w:val="clear" w:color="auto" w:fill="F0F0F0"/>
          <w14:ligatures w14:val="none"/>
        </w:rPr>
        <w:t>510300</w:t>
      </w:r>
      <w:r w:rsidRPr="005E7B64">
        <w:rPr>
          <w:rFonts w:ascii="Source Code Pro" w:eastAsia="宋体" w:hAnsi="Source Code Pro" w:cs="宋体"/>
          <w:color w:val="000000"/>
          <w:kern w:val="0"/>
          <w:sz w:val="22"/>
          <w:shd w:val="clear" w:color="auto" w:fill="F0F0F0"/>
          <w14:ligatures w14:val="none"/>
        </w:rPr>
        <w:t>.XSHG', '</w:t>
      </w:r>
      <w:r w:rsidRPr="005E7B64">
        <w:rPr>
          <w:rFonts w:ascii="Source Code Pro" w:eastAsia="宋体" w:hAnsi="Source Code Pro" w:cs="宋体"/>
          <w:color w:val="008800"/>
          <w:kern w:val="0"/>
          <w:sz w:val="22"/>
          <w:shd w:val="clear" w:color="auto" w:fill="F0F0F0"/>
          <w14:ligatures w14:val="none"/>
        </w:rPr>
        <w:t>510050</w:t>
      </w:r>
      <w:r w:rsidRPr="005E7B64">
        <w:rPr>
          <w:rFonts w:ascii="Source Code Pro" w:eastAsia="宋体" w:hAnsi="Source Code Pro" w:cs="宋体"/>
          <w:color w:val="000000"/>
          <w:kern w:val="0"/>
          <w:sz w:val="22"/>
          <w:shd w:val="clear" w:color="auto" w:fill="F0F0F0"/>
          <w14:ligatures w14:val="none"/>
        </w:rPr>
        <w:t>.XSHG'], start_date='</w:t>
      </w:r>
      <w:r w:rsidRPr="005E7B64">
        <w:rPr>
          <w:rFonts w:ascii="Source Code Pro" w:eastAsia="宋体" w:hAnsi="Source Code Pro" w:cs="宋体"/>
          <w:color w:val="008800"/>
          <w:kern w:val="0"/>
          <w:sz w:val="22"/>
          <w:shd w:val="clear" w:color="auto" w:fill="F0F0F0"/>
          <w14:ligatures w14:val="none"/>
        </w:rPr>
        <w:t>2015-12-01</w:t>
      </w:r>
      <w:r w:rsidRPr="005E7B64">
        <w:rPr>
          <w:rFonts w:ascii="Source Code Pro" w:eastAsia="宋体" w:hAnsi="Source Code Pro" w:cs="宋体"/>
          <w:color w:val="000000"/>
          <w:kern w:val="0"/>
          <w:sz w:val="22"/>
          <w:shd w:val="clear" w:color="auto" w:fill="F0F0F0"/>
          <w14:ligatures w14:val="none"/>
        </w:rPr>
        <w:t>', end_date='</w:t>
      </w:r>
      <w:r w:rsidRPr="005E7B64">
        <w:rPr>
          <w:rFonts w:ascii="Source Code Pro" w:eastAsia="宋体" w:hAnsi="Source Code Pro" w:cs="宋体"/>
          <w:color w:val="008800"/>
          <w:kern w:val="0"/>
          <w:sz w:val="22"/>
          <w:shd w:val="clear" w:color="auto" w:fill="F0F0F0"/>
          <w14:ligatures w14:val="none"/>
        </w:rPr>
        <w:t>2015-12-03</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返回:</w:t>
      </w:r>
    </w:p>
    <w:tbl>
      <w:tblPr>
        <w:tblW w:w="0" w:type="auto"/>
        <w:tblCellMar>
          <w:left w:w="0" w:type="dxa"/>
          <w:right w:w="0" w:type="dxa"/>
        </w:tblCellMar>
        <w:tblLook w:val="04A0" w:firstRow="1" w:lastRow="0" w:firstColumn="1" w:lastColumn="0" w:noHBand="0" w:noVBand="1"/>
      </w:tblPr>
      <w:tblGrid>
        <w:gridCol w:w="1440"/>
        <w:gridCol w:w="1571"/>
        <w:gridCol w:w="1571"/>
      </w:tblGrid>
      <w:tr w:rsidR="005E7B64" w:rsidRPr="005E7B64" w14:paraId="5B70A536"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3D95E0EE"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39E2D5FD"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510300.XSHG</w:t>
            </w:r>
          </w:p>
        </w:tc>
        <w:tc>
          <w:tcPr>
            <w:tcW w:w="0" w:type="auto"/>
            <w:tcBorders>
              <w:top w:val="nil"/>
            </w:tcBorders>
            <w:shd w:val="clear" w:color="auto" w:fill="auto"/>
            <w:tcMar>
              <w:top w:w="120" w:type="dxa"/>
              <w:left w:w="120" w:type="dxa"/>
              <w:bottom w:w="120" w:type="dxa"/>
              <w:right w:w="120" w:type="dxa"/>
            </w:tcMar>
            <w:vAlign w:val="bottom"/>
            <w:hideMark/>
          </w:tcPr>
          <w:p w14:paraId="4E382858"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510050.XSHG</w:t>
            </w:r>
          </w:p>
        </w:tc>
      </w:tr>
      <w:tr w:rsidR="005E7B64" w:rsidRPr="005E7B64" w14:paraId="4FFF864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B7F026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2015-12-01</w:t>
            </w:r>
          </w:p>
        </w:tc>
        <w:tc>
          <w:tcPr>
            <w:tcW w:w="0" w:type="auto"/>
            <w:tcBorders>
              <w:top w:val="single" w:sz="6" w:space="0" w:color="DDDDDD"/>
            </w:tcBorders>
            <w:shd w:val="clear" w:color="auto" w:fill="auto"/>
            <w:tcMar>
              <w:top w:w="120" w:type="dxa"/>
              <w:left w:w="120" w:type="dxa"/>
              <w:bottom w:w="120" w:type="dxa"/>
              <w:right w:w="120" w:type="dxa"/>
            </w:tcMar>
            <w:hideMark/>
          </w:tcPr>
          <w:p w14:paraId="228AFD1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1.395</w:t>
            </w:r>
          </w:p>
        </w:tc>
        <w:tc>
          <w:tcPr>
            <w:tcW w:w="0" w:type="auto"/>
            <w:tcBorders>
              <w:top w:val="single" w:sz="6" w:space="0" w:color="DDDDDD"/>
            </w:tcBorders>
            <w:shd w:val="clear" w:color="auto" w:fill="auto"/>
            <w:tcMar>
              <w:top w:w="120" w:type="dxa"/>
              <w:left w:w="120" w:type="dxa"/>
              <w:bottom w:w="120" w:type="dxa"/>
              <w:right w:w="120" w:type="dxa"/>
            </w:tcMar>
            <w:hideMark/>
          </w:tcPr>
          <w:p w14:paraId="491BF12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3.119</w:t>
            </w:r>
          </w:p>
        </w:tc>
      </w:tr>
      <w:tr w:rsidR="005E7B64" w:rsidRPr="005E7B64" w14:paraId="52D09D3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8CEA66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2015-12-02</w:t>
            </w:r>
          </w:p>
        </w:tc>
        <w:tc>
          <w:tcPr>
            <w:tcW w:w="0" w:type="auto"/>
            <w:tcBorders>
              <w:top w:val="single" w:sz="6" w:space="0" w:color="DDDDDD"/>
            </w:tcBorders>
            <w:shd w:val="clear" w:color="auto" w:fill="auto"/>
            <w:tcMar>
              <w:top w:w="120" w:type="dxa"/>
              <w:left w:w="120" w:type="dxa"/>
              <w:bottom w:w="120" w:type="dxa"/>
              <w:right w:w="120" w:type="dxa"/>
            </w:tcMar>
            <w:hideMark/>
          </w:tcPr>
          <w:p w14:paraId="4AD2DD7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1.4432</w:t>
            </w:r>
          </w:p>
        </w:tc>
        <w:tc>
          <w:tcPr>
            <w:tcW w:w="0" w:type="auto"/>
            <w:tcBorders>
              <w:top w:val="single" w:sz="6" w:space="0" w:color="DDDDDD"/>
            </w:tcBorders>
            <w:shd w:val="clear" w:color="auto" w:fill="auto"/>
            <w:tcMar>
              <w:top w:w="120" w:type="dxa"/>
              <w:left w:w="120" w:type="dxa"/>
              <w:bottom w:w="120" w:type="dxa"/>
              <w:right w:w="120" w:type="dxa"/>
            </w:tcMar>
            <w:hideMark/>
          </w:tcPr>
          <w:p w14:paraId="1686F77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3.251</w:t>
            </w:r>
          </w:p>
        </w:tc>
      </w:tr>
      <w:tr w:rsidR="005E7B64" w:rsidRPr="005E7B64" w14:paraId="4186BE7E"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82D4DE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2015-12-03</w:t>
            </w:r>
          </w:p>
        </w:tc>
        <w:tc>
          <w:tcPr>
            <w:tcW w:w="0" w:type="auto"/>
            <w:tcBorders>
              <w:top w:val="single" w:sz="6" w:space="0" w:color="DDDDDD"/>
            </w:tcBorders>
            <w:shd w:val="clear" w:color="auto" w:fill="auto"/>
            <w:tcMar>
              <w:top w:w="120" w:type="dxa"/>
              <w:left w:w="120" w:type="dxa"/>
              <w:bottom w:w="120" w:type="dxa"/>
              <w:right w:w="120" w:type="dxa"/>
            </w:tcMar>
            <w:hideMark/>
          </w:tcPr>
          <w:p w14:paraId="6D11A25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1.4535</w:t>
            </w:r>
          </w:p>
        </w:tc>
        <w:tc>
          <w:tcPr>
            <w:tcW w:w="0" w:type="auto"/>
            <w:tcBorders>
              <w:top w:val="single" w:sz="6" w:space="0" w:color="DDDDDD"/>
            </w:tcBorders>
            <w:shd w:val="clear" w:color="auto" w:fill="auto"/>
            <w:tcMar>
              <w:top w:w="120" w:type="dxa"/>
              <w:left w:w="120" w:type="dxa"/>
              <w:bottom w:w="120" w:type="dxa"/>
              <w:right w:w="120" w:type="dxa"/>
            </w:tcMar>
            <w:hideMark/>
          </w:tcPr>
          <w:p w14:paraId="588D587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3.254</w:t>
            </w:r>
          </w:p>
        </w:tc>
      </w:tr>
    </w:tbl>
    <w:p w14:paraId="6946C0A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Source Code Pro" w:eastAsia="宋体" w:hAnsi="Source Code Pro" w:cs="宋体"/>
          <w:color w:val="000000"/>
          <w:kern w:val="0"/>
          <w:sz w:val="22"/>
          <w:shd w:val="clear" w:color="auto" w:fill="F0F0F0"/>
          <w14:ligatures w14:val="none"/>
        </w:rPr>
        <w:lastRenderedPageBreak/>
        <w:t>get_extras('is_st', ['</w:t>
      </w:r>
      <w:r w:rsidRPr="005E7B64">
        <w:rPr>
          <w:rFonts w:ascii="Source Code Pro" w:eastAsia="宋体" w:hAnsi="Source Code Pro" w:cs="宋体"/>
          <w:color w:val="008800"/>
          <w:kern w:val="0"/>
          <w:sz w:val="22"/>
          <w:shd w:val="clear" w:color="auto" w:fill="F0F0F0"/>
          <w14:ligatures w14:val="none"/>
        </w:rPr>
        <w:t>000001</w:t>
      </w:r>
      <w:r w:rsidRPr="005E7B64">
        <w:rPr>
          <w:rFonts w:ascii="Source Code Pro" w:eastAsia="宋体" w:hAnsi="Source Code Pro" w:cs="宋体"/>
          <w:color w:val="000000"/>
          <w:kern w:val="0"/>
          <w:sz w:val="22"/>
          <w:shd w:val="clear" w:color="auto" w:fill="F0F0F0"/>
          <w14:ligatures w14:val="none"/>
        </w:rPr>
        <w:t>.XSHE', '</w:t>
      </w:r>
      <w:r w:rsidRPr="005E7B64">
        <w:rPr>
          <w:rFonts w:ascii="Source Code Pro" w:eastAsia="宋体" w:hAnsi="Source Code Pro" w:cs="宋体"/>
          <w:color w:val="008800"/>
          <w:kern w:val="0"/>
          <w:sz w:val="22"/>
          <w:shd w:val="clear" w:color="auto" w:fill="F0F0F0"/>
          <w14:ligatures w14:val="none"/>
        </w:rPr>
        <w:t>000018</w:t>
      </w:r>
      <w:r w:rsidRPr="005E7B64">
        <w:rPr>
          <w:rFonts w:ascii="Source Code Pro" w:eastAsia="宋体" w:hAnsi="Source Code Pro" w:cs="宋体"/>
          <w:color w:val="000000"/>
          <w:kern w:val="0"/>
          <w:sz w:val="22"/>
          <w:shd w:val="clear" w:color="auto" w:fill="F0F0F0"/>
          <w14:ligatures w14:val="none"/>
        </w:rPr>
        <w:t>.XSHE'], start_date='</w:t>
      </w:r>
      <w:r w:rsidRPr="005E7B64">
        <w:rPr>
          <w:rFonts w:ascii="Source Code Pro" w:eastAsia="宋体" w:hAnsi="Source Code Pro" w:cs="宋体"/>
          <w:color w:val="008800"/>
          <w:kern w:val="0"/>
          <w:sz w:val="22"/>
          <w:shd w:val="clear" w:color="auto" w:fill="F0F0F0"/>
          <w14:ligatures w14:val="none"/>
        </w:rPr>
        <w:t>2013-12-01</w:t>
      </w:r>
      <w:r w:rsidRPr="005E7B64">
        <w:rPr>
          <w:rFonts w:ascii="Source Code Pro" w:eastAsia="宋体" w:hAnsi="Source Code Pro" w:cs="宋体"/>
          <w:color w:val="000000"/>
          <w:kern w:val="0"/>
          <w:sz w:val="22"/>
          <w:shd w:val="clear" w:color="auto" w:fill="F0F0F0"/>
          <w14:ligatures w14:val="none"/>
        </w:rPr>
        <w:t>', end_date='</w:t>
      </w:r>
      <w:r w:rsidRPr="005E7B64">
        <w:rPr>
          <w:rFonts w:ascii="Source Code Pro" w:eastAsia="宋体" w:hAnsi="Source Code Pro" w:cs="宋体"/>
          <w:color w:val="008800"/>
          <w:kern w:val="0"/>
          <w:sz w:val="22"/>
          <w:shd w:val="clear" w:color="auto" w:fill="F0F0F0"/>
          <w14:ligatures w14:val="none"/>
        </w:rPr>
        <w:t>2013-12-03</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返回:</w:t>
      </w:r>
    </w:p>
    <w:tbl>
      <w:tblPr>
        <w:tblW w:w="0" w:type="auto"/>
        <w:tblCellMar>
          <w:left w:w="0" w:type="dxa"/>
          <w:right w:w="0" w:type="dxa"/>
        </w:tblCellMar>
        <w:tblLook w:val="04A0" w:firstRow="1" w:lastRow="0" w:firstColumn="1" w:lastColumn="0" w:noHBand="0" w:noVBand="1"/>
      </w:tblPr>
      <w:tblGrid>
        <w:gridCol w:w="1440"/>
        <w:gridCol w:w="1571"/>
        <w:gridCol w:w="1571"/>
      </w:tblGrid>
      <w:tr w:rsidR="005E7B64" w:rsidRPr="005E7B64" w14:paraId="6EF39B13"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5A591763"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26E31991"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000001.XSHE</w:t>
            </w:r>
          </w:p>
        </w:tc>
        <w:tc>
          <w:tcPr>
            <w:tcW w:w="0" w:type="auto"/>
            <w:tcBorders>
              <w:top w:val="nil"/>
            </w:tcBorders>
            <w:shd w:val="clear" w:color="auto" w:fill="auto"/>
            <w:tcMar>
              <w:top w:w="120" w:type="dxa"/>
              <w:left w:w="120" w:type="dxa"/>
              <w:bottom w:w="120" w:type="dxa"/>
              <w:right w:w="120" w:type="dxa"/>
            </w:tcMar>
            <w:vAlign w:val="bottom"/>
            <w:hideMark/>
          </w:tcPr>
          <w:p w14:paraId="71589907"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000018.XSHE</w:t>
            </w:r>
          </w:p>
        </w:tc>
      </w:tr>
      <w:tr w:rsidR="005E7B64" w:rsidRPr="005E7B64" w14:paraId="61A35F16"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29119B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2013-12-02</w:t>
            </w:r>
          </w:p>
        </w:tc>
        <w:tc>
          <w:tcPr>
            <w:tcW w:w="0" w:type="auto"/>
            <w:tcBorders>
              <w:top w:val="single" w:sz="6" w:space="0" w:color="DDDDDD"/>
            </w:tcBorders>
            <w:shd w:val="clear" w:color="auto" w:fill="auto"/>
            <w:tcMar>
              <w:top w:w="120" w:type="dxa"/>
              <w:left w:w="120" w:type="dxa"/>
              <w:bottom w:w="120" w:type="dxa"/>
              <w:right w:w="120" w:type="dxa"/>
            </w:tcMar>
            <w:hideMark/>
          </w:tcPr>
          <w:p w14:paraId="63947E6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False</w:t>
            </w:r>
          </w:p>
        </w:tc>
        <w:tc>
          <w:tcPr>
            <w:tcW w:w="0" w:type="auto"/>
            <w:tcBorders>
              <w:top w:val="single" w:sz="6" w:space="0" w:color="DDDDDD"/>
            </w:tcBorders>
            <w:shd w:val="clear" w:color="auto" w:fill="auto"/>
            <w:tcMar>
              <w:top w:w="120" w:type="dxa"/>
              <w:left w:w="120" w:type="dxa"/>
              <w:bottom w:w="120" w:type="dxa"/>
              <w:right w:w="120" w:type="dxa"/>
            </w:tcMar>
            <w:hideMark/>
          </w:tcPr>
          <w:p w14:paraId="52C16DF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True</w:t>
            </w:r>
          </w:p>
        </w:tc>
      </w:tr>
      <w:tr w:rsidR="005E7B64" w:rsidRPr="005E7B64" w14:paraId="3B0BDBB1"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383B31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2013-12-03</w:t>
            </w:r>
          </w:p>
        </w:tc>
        <w:tc>
          <w:tcPr>
            <w:tcW w:w="0" w:type="auto"/>
            <w:tcBorders>
              <w:top w:val="single" w:sz="6" w:space="0" w:color="DDDDDD"/>
            </w:tcBorders>
            <w:shd w:val="clear" w:color="auto" w:fill="auto"/>
            <w:tcMar>
              <w:top w:w="120" w:type="dxa"/>
              <w:left w:w="120" w:type="dxa"/>
              <w:bottom w:w="120" w:type="dxa"/>
              <w:right w:w="120" w:type="dxa"/>
            </w:tcMar>
            <w:hideMark/>
          </w:tcPr>
          <w:p w14:paraId="7E7A935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False</w:t>
            </w:r>
          </w:p>
        </w:tc>
        <w:tc>
          <w:tcPr>
            <w:tcW w:w="0" w:type="auto"/>
            <w:tcBorders>
              <w:top w:val="single" w:sz="6" w:space="0" w:color="DDDDDD"/>
            </w:tcBorders>
            <w:shd w:val="clear" w:color="auto" w:fill="auto"/>
            <w:tcMar>
              <w:top w:w="120" w:type="dxa"/>
              <w:left w:w="120" w:type="dxa"/>
              <w:bottom w:w="120" w:type="dxa"/>
              <w:right w:w="120" w:type="dxa"/>
            </w:tcMar>
            <w:hideMark/>
          </w:tcPr>
          <w:p w14:paraId="3F73082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True</w:t>
            </w:r>
          </w:p>
        </w:tc>
      </w:tr>
    </w:tbl>
    <w:p w14:paraId="50F7D8E3" w14:textId="77777777" w:rsidR="005E7B64" w:rsidRPr="005E7B64" w:rsidRDefault="005E7B64" w:rsidP="005E7B64">
      <w:pPr>
        <w:widowControl/>
        <w:numPr>
          <w:ilvl w:val="0"/>
          <w:numId w:val="8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df=False 一个dict, key是基金代号, value是[numpy.ndarray], 比如</w:t>
      </w:r>
      <w:r w:rsidRPr="005E7B64">
        <w:rPr>
          <w:rFonts w:ascii="Source Code Pro" w:eastAsia="宋体" w:hAnsi="Source Code Pro" w:cs="宋体"/>
          <w:color w:val="000000"/>
          <w:kern w:val="0"/>
          <w:sz w:val="22"/>
          <w:shd w:val="clear" w:color="auto" w:fill="F0F0F0"/>
          <w14:ligatures w14:val="none"/>
        </w:rPr>
        <w:t>get_extras('acc_net_value', ['</w:t>
      </w:r>
      <w:r w:rsidRPr="005E7B64">
        <w:rPr>
          <w:rFonts w:ascii="Source Code Pro" w:eastAsia="宋体" w:hAnsi="Source Code Pro" w:cs="宋体"/>
          <w:color w:val="008800"/>
          <w:kern w:val="0"/>
          <w:sz w:val="22"/>
          <w:shd w:val="clear" w:color="auto" w:fill="F0F0F0"/>
          <w14:ligatures w14:val="none"/>
        </w:rPr>
        <w:t>510300</w:t>
      </w:r>
      <w:r w:rsidRPr="005E7B64">
        <w:rPr>
          <w:rFonts w:ascii="Source Code Pro" w:eastAsia="宋体" w:hAnsi="Source Code Pro" w:cs="宋体"/>
          <w:color w:val="000000"/>
          <w:kern w:val="0"/>
          <w:sz w:val="22"/>
          <w:shd w:val="clear" w:color="auto" w:fill="F0F0F0"/>
          <w14:ligatures w14:val="none"/>
        </w:rPr>
        <w:t>.XSHG', '</w:t>
      </w:r>
      <w:r w:rsidRPr="005E7B64">
        <w:rPr>
          <w:rFonts w:ascii="Source Code Pro" w:eastAsia="宋体" w:hAnsi="Source Code Pro" w:cs="宋体"/>
          <w:color w:val="008800"/>
          <w:kern w:val="0"/>
          <w:sz w:val="22"/>
          <w:shd w:val="clear" w:color="auto" w:fill="F0F0F0"/>
          <w14:ligatures w14:val="none"/>
        </w:rPr>
        <w:t>510050</w:t>
      </w:r>
      <w:r w:rsidRPr="005E7B64">
        <w:rPr>
          <w:rFonts w:ascii="Source Code Pro" w:eastAsia="宋体" w:hAnsi="Source Code Pro" w:cs="宋体"/>
          <w:color w:val="000000"/>
          <w:kern w:val="0"/>
          <w:sz w:val="22"/>
          <w:shd w:val="clear" w:color="auto" w:fill="F0F0F0"/>
          <w14:ligatures w14:val="none"/>
        </w:rPr>
        <w:t>.XSHG'], start_date='</w:t>
      </w:r>
      <w:r w:rsidRPr="005E7B64">
        <w:rPr>
          <w:rFonts w:ascii="Source Code Pro" w:eastAsia="宋体" w:hAnsi="Source Code Pro" w:cs="宋体"/>
          <w:color w:val="008800"/>
          <w:kern w:val="0"/>
          <w:sz w:val="22"/>
          <w:shd w:val="clear" w:color="auto" w:fill="F0F0F0"/>
          <w14:ligatures w14:val="none"/>
        </w:rPr>
        <w:t>2015-12-01</w:t>
      </w:r>
      <w:r w:rsidRPr="005E7B64">
        <w:rPr>
          <w:rFonts w:ascii="Source Code Pro" w:eastAsia="宋体" w:hAnsi="Source Code Pro" w:cs="宋体"/>
          <w:color w:val="000000"/>
          <w:kern w:val="0"/>
          <w:sz w:val="22"/>
          <w:shd w:val="clear" w:color="auto" w:fill="F0F0F0"/>
          <w14:ligatures w14:val="none"/>
        </w:rPr>
        <w:t>', end_date='</w:t>
      </w:r>
      <w:r w:rsidRPr="005E7B64">
        <w:rPr>
          <w:rFonts w:ascii="Source Code Pro" w:eastAsia="宋体" w:hAnsi="Source Code Pro" w:cs="宋体"/>
          <w:color w:val="008800"/>
          <w:kern w:val="0"/>
          <w:sz w:val="22"/>
          <w:shd w:val="clear" w:color="auto" w:fill="F0F0F0"/>
          <w14:ligatures w14:val="none"/>
        </w:rPr>
        <w:t>2015-12-03</w:t>
      </w:r>
      <w:r w:rsidRPr="005E7B64">
        <w:rPr>
          <w:rFonts w:ascii="Source Code Pro" w:eastAsia="宋体" w:hAnsi="Source Code Pro" w:cs="宋体"/>
          <w:color w:val="000000"/>
          <w:kern w:val="0"/>
          <w:sz w:val="22"/>
          <w:shd w:val="clear" w:color="auto" w:fill="F0F0F0"/>
          <w14:ligatures w14:val="none"/>
        </w:rPr>
        <w:t>', df=False)</w:t>
      </w:r>
      <w:r w:rsidRPr="005E7B64">
        <w:rPr>
          <w:rFonts w:ascii="宋体" w:eastAsia="宋体" w:hAnsi="宋体" w:cs="宋体"/>
          <w:kern w:val="0"/>
          <w:sz w:val="24"/>
          <w:szCs w:val="24"/>
          <w14:ligatures w14:val="none"/>
        </w:rPr>
        <w:t>返回:</w:t>
      </w:r>
    </w:p>
    <w:p w14:paraId="4F485029" w14:textId="77777777" w:rsidR="005E7B64" w:rsidRPr="005E7B64" w:rsidRDefault="005E7B64" w:rsidP="005E7B64">
      <w:pPr>
        <w:widowControl/>
        <w:numPr>
          <w:ilvl w:val="0"/>
          <w:numId w:val="84"/>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24380A9D" w14:textId="77777777" w:rsidR="005E7B64" w:rsidRPr="005E7B64" w:rsidRDefault="005E7B64" w:rsidP="005E7B64">
      <w:pPr>
        <w:widowControl/>
        <w:numPr>
          <w:ilvl w:val="0"/>
          <w:numId w:val="84"/>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u'510050.XSHG'</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3.119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3.251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3.254</w:t>
      </w:r>
      <w:r w:rsidRPr="005E7B64">
        <w:rPr>
          <w:rFonts w:ascii="Source Code Pro" w:eastAsia="宋体" w:hAnsi="Source Code Pro" w:cs="宋体"/>
          <w:color w:val="000000"/>
          <w:kern w:val="0"/>
          <w:sz w:val="24"/>
          <w:szCs w:val="24"/>
          <w:shd w:val="clear" w:color="auto" w:fill="F0F0F0"/>
          <w14:ligatures w14:val="none"/>
        </w:rPr>
        <w:t>]),</w:t>
      </w:r>
    </w:p>
    <w:p w14:paraId="14FBFB16" w14:textId="77777777" w:rsidR="005E7B64" w:rsidRPr="005E7B64" w:rsidRDefault="005E7B64" w:rsidP="005E7B64">
      <w:pPr>
        <w:widowControl/>
        <w:numPr>
          <w:ilvl w:val="0"/>
          <w:numId w:val="84"/>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u'510300.XSHG'</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array(</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1.395</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1.4432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1.4535</w:t>
      </w:r>
      <w:r w:rsidRPr="005E7B64">
        <w:rPr>
          <w:rFonts w:ascii="Source Code Pro" w:eastAsia="宋体" w:hAnsi="Source Code Pro" w:cs="宋体"/>
          <w:color w:val="000000"/>
          <w:kern w:val="0"/>
          <w:sz w:val="24"/>
          <w:szCs w:val="24"/>
          <w:shd w:val="clear" w:color="auto" w:fill="F0F0F0"/>
          <w14:ligatures w14:val="none"/>
        </w:rPr>
        <w:t>])</w:t>
      </w:r>
    </w:p>
    <w:p w14:paraId="21DC2A80" w14:textId="77777777" w:rsidR="005E7B64" w:rsidRPr="005E7B64" w:rsidRDefault="005E7B64" w:rsidP="005E7B64">
      <w:pPr>
        <w:widowControl/>
        <w:numPr>
          <w:ilvl w:val="0"/>
          <w:numId w:val="84"/>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16572A1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8F7B4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info = </w:t>
      </w:r>
      <w:r w:rsidRPr="005E7B64">
        <w:rPr>
          <w:rFonts w:ascii="Source Code Pro" w:eastAsia="宋体" w:hAnsi="Source Code Pro" w:cs="宋体"/>
          <w:color w:val="880000"/>
          <w:kern w:val="0"/>
          <w:sz w:val="24"/>
          <w:szCs w:val="24"/>
          <w:shd w:val="clear" w:color="auto" w:fill="F0F0F0"/>
          <w14:ligatures w14:val="none"/>
        </w:rPr>
        <w:t>'acc_net_value'</w:t>
      </w:r>
    </w:p>
    <w:p w14:paraId="41E349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security_list = [</w:t>
      </w:r>
      <w:r w:rsidRPr="005E7B64">
        <w:rPr>
          <w:rFonts w:ascii="Source Code Pro" w:eastAsia="宋体" w:hAnsi="Source Code Pro" w:cs="宋体"/>
          <w:color w:val="880000"/>
          <w:kern w:val="0"/>
          <w:sz w:val="24"/>
          <w:szCs w:val="24"/>
          <w:shd w:val="clear" w:color="auto" w:fill="F0F0F0"/>
          <w14:ligatures w14:val="none"/>
        </w:rPr>
        <w:t>'519671.OF'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'110003.OF'</w:t>
      </w:r>
      <w:r w:rsidRPr="005E7B64">
        <w:rPr>
          <w:rFonts w:ascii="Source Code Pro" w:eastAsia="宋体" w:hAnsi="Source Code Pro" w:cs="宋体"/>
          <w:color w:val="000000"/>
          <w:kern w:val="0"/>
          <w:sz w:val="24"/>
          <w:szCs w:val="24"/>
          <w:shd w:val="clear" w:color="auto" w:fill="F0F0F0"/>
          <w14:ligatures w14:val="none"/>
        </w:rPr>
        <w:t>]</w:t>
      </w:r>
    </w:p>
    <w:p w14:paraId="477BF0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w:t>
      </w:r>
      <w:proofErr w:type="gramStart"/>
      <w:r w:rsidRPr="005E7B64">
        <w:rPr>
          <w:rFonts w:ascii="Source Code Pro" w:eastAsia="宋体" w:hAnsi="Source Code Pro" w:cs="宋体"/>
          <w:color w:val="000000"/>
          <w:kern w:val="0"/>
          <w:sz w:val="24"/>
          <w:szCs w:val="24"/>
          <w:shd w:val="clear" w:color="auto" w:fill="F0F0F0"/>
          <w14:ligatures w14:val="none"/>
        </w:rPr>
        <w:t>extras(</w:t>
      </w:r>
      <w:proofErr w:type="gramEnd"/>
      <w:r w:rsidRPr="005E7B64">
        <w:rPr>
          <w:rFonts w:ascii="Source Code Pro" w:eastAsia="宋体" w:hAnsi="Source Code Pro" w:cs="宋体"/>
          <w:color w:val="000000"/>
          <w:kern w:val="0"/>
          <w:sz w:val="24"/>
          <w:szCs w:val="24"/>
          <w:shd w:val="clear" w:color="auto" w:fill="F0F0F0"/>
          <w14:ligatures w14:val="none"/>
        </w:rPr>
        <w:t>info, security_list, start_date=</w:t>
      </w:r>
      <w:r w:rsidRPr="005E7B64">
        <w:rPr>
          <w:rFonts w:ascii="Source Code Pro" w:eastAsia="宋体" w:hAnsi="Source Code Pro" w:cs="宋体"/>
          <w:color w:val="880000"/>
          <w:kern w:val="0"/>
          <w:sz w:val="24"/>
          <w:szCs w:val="24"/>
          <w:shd w:val="clear" w:color="auto" w:fill="F0F0F0"/>
          <w14:ligatures w14:val="none"/>
        </w:rPr>
        <w:t>'2019-05-10'</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'2019-05-15'</w:t>
      </w:r>
      <w:r w:rsidRPr="005E7B64">
        <w:rPr>
          <w:rFonts w:ascii="Source Code Pro" w:eastAsia="宋体" w:hAnsi="Source Code Pro" w:cs="宋体"/>
          <w:color w:val="000000"/>
          <w:kern w:val="0"/>
          <w:sz w:val="24"/>
          <w:szCs w:val="24"/>
          <w:shd w:val="clear" w:color="auto" w:fill="F0F0F0"/>
          <w14:ligatures w14:val="none"/>
        </w:rPr>
        <w:t>)</w:t>
      </w:r>
    </w:p>
    <w:p w14:paraId="78B740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w:t>
      </w:r>
    </w:p>
    <w:p w14:paraId="292149C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get_all_factors </w:t>
      </w:r>
      <w:proofErr w:type="gramStart"/>
      <w:r w:rsidRPr="005E7B64">
        <w:rPr>
          <w:rFonts w:ascii="宋体" w:eastAsia="宋体" w:hAnsi="宋体" w:cs="宋体"/>
          <w:kern w:val="0"/>
          <w:sz w:val="24"/>
          <w:szCs w:val="24"/>
          <w14:ligatures w14:val="none"/>
        </w:rPr>
        <w:t>获取聚宽因子</w:t>
      </w:r>
      <w:proofErr w:type="gramEnd"/>
      <w:r w:rsidRPr="005E7B64">
        <w:rPr>
          <w:rFonts w:ascii="宋体" w:eastAsia="宋体" w:hAnsi="宋体" w:cs="宋体"/>
          <w:kern w:val="0"/>
          <w:sz w:val="24"/>
          <w:szCs w:val="24"/>
          <w14:ligatures w14:val="none"/>
        </w:rPr>
        <w:t>库中所有因子的信息</w:t>
      </w:r>
    </w:p>
    <w:p w14:paraId="7D1838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get_all_</w:t>
      </w:r>
      <w:proofErr w:type="gramStart"/>
      <w:r w:rsidRPr="005E7B64">
        <w:rPr>
          <w:rFonts w:ascii="Source Code Pro" w:eastAsia="宋体" w:hAnsi="Source Code Pro" w:cs="宋体"/>
          <w:color w:val="000000"/>
          <w:kern w:val="0"/>
          <w:sz w:val="24"/>
          <w:szCs w:val="24"/>
          <w:shd w:val="clear" w:color="auto" w:fill="F0F0F0"/>
          <w14:ligatures w14:val="none"/>
        </w:rPr>
        <w:t>factors(</w:t>
      </w:r>
      <w:proofErr w:type="gramEnd"/>
      <w:r w:rsidRPr="005E7B64">
        <w:rPr>
          <w:rFonts w:ascii="Source Code Pro" w:eastAsia="宋体" w:hAnsi="Source Code Pro" w:cs="宋体"/>
          <w:color w:val="000000"/>
          <w:kern w:val="0"/>
          <w:sz w:val="24"/>
          <w:szCs w:val="24"/>
          <w:shd w:val="clear" w:color="auto" w:fill="F0F0F0"/>
          <w14:ligatures w14:val="none"/>
        </w:rPr>
        <w:t>)</w:t>
      </w:r>
    </w:p>
    <w:p w14:paraId="2535AA9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16DEF03A" w14:textId="77777777" w:rsidR="005E7B64" w:rsidRPr="005E7B64" w:rsidRDefault="005E7B64" w:rsidP="005E7B64">
      <w:pPr>
        <w:widowControl/>
        <w:numPr>
          <w:ilvl w:val="0"/>
          <w:numId w:val="8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无</w:t>
      </w:r>
    </w:p>
    <w:p w14:paraId="01B2947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3AF6B0A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pandas.DataFrame，包含因子代码、因子名称、因子分类</w:t>
      </w:r>
    </w:p>
    <w:p w14:paraId="24E420E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ECF492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get_all_factors </w:t>
      </w:r>
    </w:p>
    <w:p w14:paraId="513589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print(get_all_</w:t>
      </w:r>
      <w:proofErr w:type="gramStart"/>
      <w:r w:rsidRPr="005E7B64">
        <w:rPr>
          <w:rFonts w:ascii="Source Code Pro" w:eastAsia="宋体" w:hAnsi="Source Code Pro" w:cs="宋体"/>
          <w:color w:val="000000"/>
          <w:kern w:val="0"/>
          <w:sz w:val="24"/>
          <w:szCs w:val="24"/>
          <w:shd w:val="clear" w:color="auto" w:fill="F0F0F0"/>
          <w14:ligatures w14:val="none"/>
        </w:rPr>
        <w:t>factors(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0DF904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520B8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输出</w:t>
      </w:r>
    </w:p>
    <w:p w14:paraId="73402A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FA1A6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index                  factor                        factor_intro      </w:t>
      </w:r>
      <w:proofErr w:type="gramStart"/>
      <w:r w:rsidRPr="005E7B64">
        <w:rPr>
          <w:rFonts w:ascii="Source Code Pro" w:eastAsia="宋体" w:hAnsi="Source Code Pro" w:cs="宋体"/>
          <w:color w:val="000000"/>
          <w:kern w:val="0"/>
          <w:sz w:val="24"/>
          <w:szCs w:val="24"/>
          <w:shd w:val="clear" w:color="auto" w:fill="F0F0F0"/>
          <w14:ligatures w14:val="none"/>
        </w:rPr>
        <w:t>category  \</w:t>
      </w:r>
      <w:proofErr w:type="gramEnd"/>
    </w:p>
    <w:p w14:paraId="778EA0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administration_expense_ttm          </w:t>
      </w:r>
      <w:r w:rsidRPr="005E7B64">
        <w:rPr>
          <w:rFonts w:ascii="Source Code Pro" w:eastAsia="宋体" w:hAnsi="Source Code Pro" w:cs="宋体"/>
          <w:color w:val="000000"/>
          <w:kern w:val="0"/>
          <w:sz w:val="24"/>
          <w:szCs w:val="24"/>
          <w:shd w:val="clear" w:color="auto" w:fill="F0F0F0"/>
          <w14:ligatures w14:val="none"/>
        </w:rPr>
        <w:t>管理费用</w:t>
      </w:r>
      <w:r w:rsidRPr="005E7B64">
        <w:rPr>
          <w:rFonts w:ascii="Source Code Pro" w:eastAsia="宋体" w:hAnsi="Source Code Pro" w:cs="宋体"/>
          <w:color w:val="000000"/>
          <w:kern w:val="0"/>
          <w:sz w:val="24"/>
          <w:szCs w:val="24"/>
          <w:shd w:val="clear" w:color="auto" w:fill="F0F0F0"/>
          <w14:ligatures w14:val="none"/>
        </w:rPr>
        <w:t xml:space="preserve">TTM   basics   </w:t>
      </w:r>
    </w:p>
    <w:p w14:paraId="359F02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asset_impairment_loss_ttm        </w:t>
      </w:r>
      <w:r w:rsidRPr="005E7B64">
        <w:rPr>
          <w:rFonts w:ascii="Source Code Pro" w:eastAsia="宋体" w:hAnsi="Source Code Pro" w:cs="宋体"/>
          <w:color w:val="000000"/>
          <w:kern w:val="0"/>
          <w:sz w:val="24"/>
          <w:szCs w:val="24"/>
          <w:shd w:val="clear" w:color="auto" w:fill="F0F0F0"/>
          <w14:ligatures w14:val="none"/>
        </w:rPr>
        <w:t>资产减值损失</w:t>
      </w:r>
      <w:r w:rsidRPr="005E7B64">
        <w:rPr>
          <w:rFonts w:ascii="Source Code Pro" w:eastAsia="宋体" w:hAnsi="Source Code Pro" w:cs="宋体"/>
          <w:color w:val="000000"/>
          <w:kern w:val="0"/>
          <w:sz w:val="24"/>
          <w:szCs w:val="24"/>
          <w:shd w:val="clear" w:color="auto" w:fill="F0F0F0"/>
          <w14:ligatures w14:val="none"/>
        </w:rPr>
        <w:t xml:space="preserve">TTM   basics   </w:t>
      </w:r>
    </w:p>
    <w:p w14:paraId="30333C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EBIT            </w:t>
      </w:r>
      <w:proofErr w:type="gramStart"/>
      <w:r w:rsidRPr="005E7B64">
        <w:rPr>
          <w:rFonts w:ascii="Source Code Pro" w:eastAsia="宋体" w:hAnsi="Source Code Pro" w:cs="宋体"/>
          <w:color w:val="000000"/>
          <w:kern w:val="0"/>
          <w:sz w:val="24"/>
          <w:szCs w:val="24"/>
          <w:shd w:val="clear" w:color="auto" w:fill="F0F0F0"/>
          <w14:ligatures w14:val="none"/>
        </w:rPr>
        <w:t>息</w:t>
      </w:r>
      <w:proofErr w:type="gramEnd"/>
      <w:r w:rsidRPr="005E7B64">
        <w:rPr>
          <w:rFonts w:ascii="Source Code Pro" w:eastAsia="宋体" w:hAnsi="Source Code Pro" w:cs="宋体"/>
          <w:color w:val="000000"/>
          <w:kern w:val="0"/>
          <w:sz w:val="24"/>
          <w:szCs w:val="24"/>
          <w:shd w:val="clear" w:color="auto" w:fill="F0F0F0"/>
          <w14:ligatures w14:val="none"/>
        </w:rPr>
        <w:t>税前利润</w:t>
      </w:r>
      <w:r w:rsidRPr="005E7B64">
        <w:rPr>
          <w:rFonts w:ascii="Source Code Pro" w:eastAsia="宋体" w:hAnsi="Source Code Pro" w:cs="宋体"/>
          <w:color w:val="000000"/>
          <w:kern w:val="0"/>
          <w:sz w:val="24"/>
          <w:szCs w:val="24"/>
          <w:shd w:val="clear" w:color="auto" w:fill="F0F0F0"/>
          <w14:ligatures w14:val="none"/>
        </w:rPr>
        <w:t xml:space="preserve">   basics   </w:t>
      </w:r>
    </w:p>
    <w:p w14:paraId="389315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EBITDA        </w:t>
      </w:r>
      <w:r w:rsidRPr="005E7B64">
        <w:rPr>
          <w:rFonts w:ascii="Source Code Pro" w:eastAsia="宋体" w:hAnsi="Source Code Pro" w:cs="宋体"/>
          <w:color w:val="000000"/>
          <w:kern w:val="0"/>
          <w:sz w:val="24"/>
          <w:szCs w:val="24"/>
          <w:shd w:val="clear" w:color="auto" w:fill="F0F0F0"/>
          <w14:ligatures w14:val="none"/>
        </w:rPr>
        <w:t>息税折旧摊销前利润</w:t>
      </w:r>
      <w:r w:rsidRPr="005E7B64">
        <w:rPr>
          <w:rFonts w:ascii="Source Code Pro" w:eastAsia="宋体" w:hAnsi="Source Code Pro" w:cs="宋体"/>
          <w:color w:val="000000"/>
          <w:kern w:val="0"/>
          <w:sz w:val="24"/>
          <w:szCs w:val="24"/>
          <w:shd w:val="clear" w:color="auto" w:fill="F0F0F0"/>
          <w14:ligatures w14:val="none"/>
        </w:rPr>
        <w:t xml:space="preserve">   basics   </w:t>
      </w:r>
    </w:p>
    <w:p w14:paraId="7DB2DF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lastRenderedPageBreak/>
        <w:t>4</w:t>
      </w:r>
      <w:r w:rsidRPr="005E7B64">
        <w:rPr>
          <w:rFonts w:ascii="Source Code Pro" w:eastAsia="宋体" w:hAnsi="Source Code Pro" w:cs="宋体"/>
          <w:color w:val="000000"/>
          <w:kern w:val="0"/>
          <w:sz w:val="24"/>
          <w:szCs w:val="24"/>
          <w:shd w:val="clear" w:color="auto" w:fill="F0F0F0"/>
          <w14:ligatures w14:val="none"/>
        </w:rPr>
        <w:t xml:space="preserve">                           financial_expense_ttm          </w:t>
      </w:r>
      <w:r w:rsidRPr="005E7B64">
        <w:rPr>
          <w:rFonts w:ascii="Source Code Pro" w:eastAsia="宋体" w:hAnsi="Source Code Pro" w:cs="宋体"/>
          <w:color w:val="000000"/>
          <w:kern w:val="0"/>
          <w:sz w:val="24"/>
          <w:szCs w:val="24"/>
          <w:shd w:val="clear" w:color="auto" w:fill="F0F0F0"/>
          <w14:ligatures w14:val="none"/>
        </w:rPr>
        <w:t>财务费用</w:t>
      </w:r>
      <w:r w:rsidRPr="005E7B64">
        <w:rPr>
          <w:rFonts w:ascii="Source Code Pro" w:eastAsia="宋体" w:hAnsi="Source Code Pro" w:cs="宋体"/>
          <w:color w:val="000000"/>
          <w:kern w:val="0"/>
          <w:sz w:val="24"/>
          <w:szCs w:val="24"/>
          <w:shd w:val="clear" w:color="auto" w:fill="F0F0F0"/>
          <w14:ligatures w14:val="none"/>
        </w:rPr>
        <w:t xml:space="preserve">TTM   basics   </w:t>
      </w:r>
    </w:p>
    <w:p w14:paraId="524506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goods_sale_and_service_render_cash_ttm    </w:t>
      </w:r>
      <w:r w:rsidRPr="005E7B64">
        <w:rPr>
          <w:rFonts w:ascii="Source Code Pro" w:eastAsia="宋体" w:hAnsi="Source Code Pro" w:cs="宋体"/>
          <w:color w:val="000000"/>
          <w:kern w:val="0"/>
          <w:sz w:val="24"/>
          <w:szCs w:val="24"/>
          <w:shd w:val="clear" w:color="auto" w:fill="F0F0F0"/>
          <w14:ligatures w14:val="none"/>
        </w:rPr>
        <w:t>销售商品提供劳务收到的现金</w:t>
      </w:r>
      <w:r w:rsidRPr="005E7B64">
        <w:rPr>
          <w:rFonts w:ascii="Source Code Pro" w:eastAsia="宋体" w:hAnsi="Source Code Pro" w:cs="宋体"/>
          <w:color w:val="000000"/>
          <w:kern w:val="0"/>
          <w:sz w:val="24"/>
          <w:szCs w:val="24"/>
          <w:shd w:val="clear" w:color="auto" w:fill="F0F0F0"/>
          <w14:ligatures w14:val="none"/>
        </w:rPr>
        <w:t xml:space="preserve">   basics    </w:t>
      </w:r>
    </w:p>
    <w:p w14:paraId="3D2864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519DD25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get_factor_values 质量、基础、情绪、成长、风险、每股等数百个因子数据</w:t>
      </w:r>
    </w:p>
    <w:p w14:paraId="2E9C30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导入函数库</w:t>
      </w:r>
    </w:p>
    <w:p w14:paraId="38FF40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get_factor_values</w:t>
      </w:r>
    </w:p>
    <w:p w14:paraId="3368BF4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取值函数</w:t>
      </w:r>
    </w:p>
    <w:p w14:paraId="547F8BF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get_factor_</w:t>
      </w:r>
      <w:proofErr w:type="gramStart"/>
      <w:r w:rsidRPr="005E7B64">
        <w:rPr>
          <w:rFonts w:ascii="Source Code Pro" w:eastAsia="宋体" w:hAnsi="Source Code Pro" w:cs="宋体"/>
          <w:color w:val="000000"/>
          <w:kern w:val="0"/>
          <w:sz w:val="24"/>
          <w:szCs w:val="24"/>
          <w:shd w:val="clear" w:color="auto" w:fill="F0F0F0"/>
          <w14:ligatures w14:val="none"/>
        </w:rPr>
        <w:t>values(</w:t>
      </w:r>
      <w:proofErr w:type="gramEnd"/>
      <w:r w:rsidRPr="005E7B64">
        <w:rPr>
          <w:rFonts w:ascii="Source Code Pro" w:eastAsia="宋体" w:hAnsi="Source Code Pro" w:cs="宋体"/>
          <w:color w:val="000000"/>
          <w:kern w:val="0"/>
          <w:sz w:val="24"/>
          <w:szCs w:val="24"/>
          <w:shd w:val="clear" w:color="auto" w:fill="F0F0F0"/>
          <w14:ligatures w14:val="none"/>
        </w:rPr>
        <w:t>securities, factors, start_date, end_date, count)</w:t>
      </w:r>
    </w:p>
    <w:p w14:paraId="3C2A70C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获取质量因子、基础因子、情绪因子、成长因子、风险因子、每股因子等数百个因子数据，详细的因子</w:t>
      </w:r>
      <w:proofErr w:type="gramStart"/>
      <w:r w:rsidRPr="005E7B64">
        <w:rPr>
          <w:rFonts w:ascii="宋体" w:eastAsia="宋体" w:hAnsi="宋体" w:cs="宋体"/>
          <w:kern w:val="0"/>
          <w:sz w:val="24"/>
          <w:szCs w:val="24"/>
          <w14:ligatures w14:val="none"/>
        </w:rPr>
        <w:t>列表请</w:t>
      </w:r>
      <w:proofErr w:type="gramEnd"/>
      <w:r w:rsidRPr="005E7B64">
        <w:rPr>
          <w:rFonts w:ascii="宋体" w:eastAsia="宋体" w:hAnsi="宋体" w:cs="宋体"/>
          <w:kern w:val="0"/>
          <w:sz w:val="24"/>
          <w:szCs w:val="24"/>
          <w14:ligatures w14:val="none"/>
        </w:rPr>
        <w:t>参考</w:t>
      </w:r>
      <w:hyperlink r:id="rId155" w:history="1">
        <w:r w:rsidRPr="005E7B64">
          <w:rPr>
            <w:rFonts w:ascii="宋体" w:eastAsia="宋体" w:hAnsi="宋体" w:cs="宋体"/>
            <w:color w:val="0E90D2"/>
            <w:kern w:val="0"/>
            <w:sz w:val="24"/>
            <w:szCs w:val="24"/>
            <w:u w:val="single"/>
            <w14:ligatures w14:val="none"/>
          </w:rPr>
          <w:t>因子库</w:t>
        </w:r>
      </w:hyperlink>
    </w:p>
    <w:p w14:paraId="4334820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06CAE7E" w14:textId="77777777" w:rsidR="005E7B64" w:rsidRPr="005E7B64" w:rsidRDefault="005E7B64" w:rsidP="005E7B64">
      <w:pPr>
        <w:widowControl/>
        <w:numPr>
          <w:ilvl w:val="0"/>
          <w:numId w:val="8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securities:股票池，单只股票（字符串）或一个股票列表</w:t>
      </w:r>
    </w:p>
    <w:p w14:paraId="746EE5D9" w14:textId="77777777" w:rsidR="005E7B64" w:rsidRPr="005E7B64" w:rsidRDefault="005E7B64" w:rsidP="005E7B64">
      <w:pPr>
        <w:widowControl/>
        <w:numPr>
          <w:ilvl w:val="0"/>
          <w:numId w:val="8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factors: 因子名称，单个因子（字符串）或一个因子列表</w:t>
      </w:r>
    </w:p>
    <w:p w14:paraId="5D749A02" w14:textId="77777777" w:rsidR="005E7B64" w:rsidRPr="005E7B64" w:rsidRDefault="005E7B64" w:rsidP="005E7B64">
      <w:pPr>
        <w:widowControl/>
        <w:numPr>
          <w:ilvl w:val="0"/>
          <w:numId w:val="8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start_date:开始日期，字符串或 datetime 对象，与 coun t参数二选一</w:t>
      </w:r>
    </w:p>
    <w:p w14:paraId="5D453962" w14:textId="77777777" w:rsidR="005E7B64" w:rsidRPr="005E7B64" w:rsidRDefault="005E7B64" w:rsidP="005E7B64">
      <w:pPr>
        <w:widowControl/>
        <w:numPr>
          <w:ilvl w:val="0"/>
          <w:numId w:val="8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结束日期， 字符串或 datetime 对象，可以与 start_date 或 count 配合使用</w:t>
      </w:r>
    </w:p>
    <w:p w14:paraId="43B74BB4" w14:textId="77777777" w:rsidR="005E7B64" w:rsidRPr="005E7B64" w:rsidRDefault="005E7B64" w:rsidP="005E7B64">
      <w:pPr>
        <w:widowControl/>
        <w:numPr>
          <w:ilvl w:val="0"/>
          <w:numId w:val="8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截止 end_date 之前交易日的数量（含 end_date 当日），与 start_date 参数二选一</w:t>
      </w:r>
    </w:p>
    <w:p w14:paraId="69E00FD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53CC373E" w14:textId="77777777" w:rsidR="005E7B64" w:rsidRPr="005E7B64" w:rsidRDefault="005E7B64" w:rsidP="005E7B64">
      <w:pPr>
        <w:widowControl/>
        <w:numPr>
          <w:ilvl w:val="0"/>
          <w:numId w:val="8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 dict： key 是因子名称， value 是 pandas.dataframe。</w:t>
      </w:r>
    </w:p>
    <w:p w14:paraId="5C702FB2" w14:textId="77777777" w:rsidR="005E7B64" w:rsidRPr="005E7B64" w:rsidRDefault="005E7B64" w:rsidP="005E7B64">
      <w:pPr>
        <w:widowControl/>
        <w:numPr>
          <w:ilvl w:val="0"/>
          <w:numId w:val="8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dataframe 的 index 是日期， column 是股票代码， value 是因子值</w:t>
      </w:r>
    </w:p>
    <w:p w14:paraId="56E2A843" w14:textId="77777777" w:rsidR="005E7B64" w:rsidRPr="005E7B64" w:rsidRDefault="005E7B64" w:rsidP="005E7B64">
      <w:pPr>
        <w:widowControl/>
        <w:numPr>
          <w:ilvl w:val="0"/>
          <w:numId w:val="8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为了防止单次返回数据时间过长，每次调用 api 请求的因子值(因子</w:t>
      </w:r>
      <w:proofErr w:type="gramStart"/>
      <w:r w:rsidRPr="005E7B64">
        <w:rPr>
          <w:rFonts w:ascii="宋体" w:eastAsia="宋体" w:hAnsi="宋体" w:cs="宋体"/>
          <w:kern w:val="0"/>
          <w:sz w:val="24"/>
          <w:szCs w:val="24"/>
          <w14:ligatures w14:val="none"/>
        </w:rPr>
        <w:t>数</w:t>
      </w:r>
      <w:r w:rsidRPr="005E7B64">
        <w:rPr>
          <w:rFonts w:ascii="宋体" w:eastAsia="宋体" w:hAnsi="宋体" w:cs="宋体"/>
          <w:i/>
          <w:iCs/>
          <w:kern w:val="0"/>
          <w:sz w:val="24"/>
          <w:szCs w:val="24"/>
          <w14:ligatures w14:val="none"/>
        </w:rPr>
        <w:t>股票数</w:t>
      </w:r>
      <w:r w:rsidRPr="005E7B64">
        <w:rPr>
          <w:rFonts w:ascii="宋体" w:eastAsia="宋体" w:hAnsi="宋体" w:cs="宋体"/>
          <w:kern w:val="0"/>
          <w:sz w:val="24"/>
          <w:szCs w:val="24"/>
          <w14:ligatures w14:val="none"/>
        </w:rPr>
        <w:t>交易</w:t>
      </w:r>
      <w:proofErr w:type="gramEnd"/>
      <w:r w:rsidRPr="005E7B64">
        <w:rPr>
          <w:rFonts w:ascii="宋体" w:eastAsia="宋体" w:hAnsi="宋体" w:cs="宋体"/>
          <w:kern w:val="0"/>
          <w:sz w:val="24"/>
          <w:szCs w:val="24"/>
          <w14:ligatures w14:val="none"/>
        </w:rPr>
        <w:t xml:space="preserve">日数)不能超过 200000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 </w:t>
      </w:r>
      <w:r w:rsidRPr="005E7B64">
        <w:rPr>
          <w:rFonts w:ascii="宋体" w:eastAsia="宋体" w:hAnsi="宋体" w:cs="宋体"/>
          <w:b/>
          <w:bCs/>
          <w:kern w:val="0"/>
          <w:sz w:val="24"/>
          <w:szCs w:val="24"/>
          <w14:ligatures w14:val="none"/>
        </w:rPr>
        <w:t>示例</w:t>
      </w:r>
    </w:p>
    <w:p w14:paraId="505E02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导入函数库</w:t>
      </w:r>
    </w:p>
    <w:p w14:paraId="4181CC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get_factor_values</w:t>
      </w:r>
    </w:p>
    <w:p w14:paraId="2B93BB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D7C43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获取因子</w:t>
      </w:r>
      <w:r w:rsidRPr="005E7B64">
        <w:rPr>
          <w:rFonts w:ascii="Source Code Pro" w:eastAsia="宋体" w:hAnsi="Source Code Pro" w:cs="宋体"/>
          <w:color w:val="888888"/>
          <w:kern w:val="0"/>
          <w:sz w:val="24"/>
          <w:szCs w:val="24"/>
          <w:shd w:val="clear" w:color="auto" w:fill="F0F0F0"/>
          <w14:ligatures w14:val="none"/>
        </w:rPr>
        <w:t>Skewness60(</w:t>
      </w:r>
      <w:r w:rsidRPr="005E7B64">
        <w:rPr>
          <w:rFonts w:ascii="Source Code Pro" w:eastAsia="宋体" w:hAnsi="Source Code Pro" w:cs="宋体"/>
          <w:color w:val="888888"/>
          <w:kern w:val="0"/>
          <w:sz w:val="24"/>
          <w:szCs w:val="24"/>
          <w:shd w:val="clear" w:color="auto" w:fill="F0F0F0"/>
          <w14:ligatures w14:val="none"/>
        </w:rPr>
        <w:t>个股收益的</w:t>
      </w:r>
      <w:r w:rsidRPr="005E7B64">
        <w:rPr>
          <w:rFonts w:ascii="Source Code Pro" w:eastAsia="宋体" w:hAnsi="Source Code Pro" w:cs="宋体"/>
          <w:color w:val="888888"/>
          <w:kern w:val="0"/>
          <w:sz w:val="24"/>
          <w:szCs w:val="24"/>
          <w:shd w:val="clear" w:color="auto" w:fill="F0F0F0"/>
          <w14:ligatures w14:val="none"/>
        </w:rPr>
        <w:t>60</w:t>
      </w:r>
      <w:r w:rsidRPr="005E7B64">
        <w:rPr>
          <w:rFonts w:ascii="Source Code Pro" w:eastAsia="宋体" w:hAnsi="Source Code Pro" w:cs="宋体"/>
          <w:color w:val="888888"/>
          <w:kern w:val="0"/>
          <w:sz w:val="24"/>
          <w:szCs w:val="24"/>
          <w:shd w:val="clear" w:color="auto" w:fill="F0F0F0"/>
          <w14:ligatures w14:val="none"/>
        </w:rPr>
        <w:t>日偏度</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从</w:t>
      </w:r>
      <w:r w:rsidRPr="005E7B64">
        <w:rPr>
          <w:rFonts w:ascii="Source Code Pro" w:eastAsia="宋体" w:hAnsi="Source Code Pro" w:cs="宋体"/>
          <w:color w:val="888888"/>
          <w:kern w:val="0"/>
          <w:sz w:val="24"/>
          <w:szCs w:val="24"/>
          <w:shd w:val="clear" w:color="auto" w:fill="F0F0F0"/>
          <w14:ligatures w14:val="none"/>
        </w:rPr>
        <w:t xml:space="preserve"> 2017-01-01 </w:t>
      </w:r>
      <w:r w:rsidRPr="005E7B64">
        <w:rPr>
          <w:rFonts w:ascii="Source Code Pro" w:eastAsia="宋体" w:hAnsi="Source Code Pro" w:cs="宋体"/>
          <w:color w:val="888888"/>
          <w:kern w:val="0"/>
          <w:sz w:val="24"/>
          <w:szCs w:val="24"/>
          <w:shd w:val="clear" w:color="auto" w:fill="F0F0F0"/>
          <w14:ligatures w14:val="none"/>
        </w:rPr>
        <w:t>至</w:t>
      </w:r>
      <w:r w:rsidRPr="005E7B64">
        <w:rPr>
          <w:rFonts w:ascii="Source Code Pro" w:eastAsia="宋体" w:hAnsi="Source Code Pro" w:cs="宋体"/>
          <w:color w:val="888888"/>
          <w:kern w:val="0"/>
          <w:sz w:val="24"/>
          <w:szCs w:val="24"/>
          <w:shd w:val="clear" w:color="auto" w:fill="F0F0F0"/>
          <w14:ligatures w14:val="none"/>
        </w:rPr>
        <w:t xml:space="preserve"> 2017-03-04 </w:t>
      </w:r>
      <w:r w:rsidRPr="005E7B64">
        <w:rPr>
          <w:rFonts w:ascii="Source Code Pro" w:eastAsia="宋体" w:hAnsi="Source Code Pro" w:cs="宋体"/>
          <w:color w:val="888888"/>
          <w:kern w:val="0"/>
          <w:sz w:val="24"/>
          <w:szCs w:val="24"/>
          <w:shd w:val="clear" w:color="auto" w:fill="F0F0F0"/>
          <w14:ligatures w14:val="none"/>
        </w:rPr>
        <w:t>的因子值</w:t>
      </w:r>
    </w:p>
    <w:p w14:paraId="033E4A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factor_data = get_factor_values(securities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factors=[</w:t>
      </w:r>
      <w:r w:rsidRPr="005E7B64">
        <w:rPr>
          <w:rFonts w:ascii="Source Code Pro" w:eastAsia="宋体" w:hAnsi="Source Code Pro" w:cs="宋体"/>
          <w:color w:val="880000"/>
          <w:kern w:val="0"/>
          <w:sz w:val="24"/>
          <w:szCs w:val="24"/>
          <w:shd w:val="clear" w:color="auto" w:fill="F0F0F0"/>
          <w14:ligatures w14:val="none"/>
        </w:rPr>
        <w:t>'Skewness60'</w:t>
      </w:r>
      <w:r w:rsidRPr="005E7B64">
        <w:rPr>
          <w:rFonts w:ascii="Source Code Pro" w:eastAsia="宋体" w:hAnsi="Source Code Pro" w:cs="宋体"/>
          <w:color w:val="000000"/>
          <w:kern w:val="0"/>
          <w:sz w:val="24"/>
          <w:szCs w:val="24"/>
          <w:shd w:val="clear" w:color="auto" w:fill="F0F0F0"/>
          <w14:ligatures w14:val="none"/>
        </w:rPr>
        <w:t>], start_date=</w:t>
      </w:r>
      <w:r w:rsidRPr="005E7B64">
        <w:rPr>
          <w:rFonts w:ascii="Source Code Pro" w:eastAsia="宋体" w:hAnsi="Source Code Pro" w:cs="宋体"/>
          <w:color w:val="880000"/>
          <w:kern w:val="0"/>
          <w:sz w:val="24"/>
          <w:szCs w:val="24"/>
          <w:shd w:val="clear" w:color="auto" w:fill="F0F0F0"/>
          <w14:ligatures w14:val="none"/>
        </w:rPr>
        <w:t>'2017-01-01'</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'2017-03-04'</w:t>
      </w:r>
      <w:r w:rsidRPr="005E7B64">
        <w:rPr>
          <w:rFonts w:ascii="Source Code Pro" w:eastAsia="宋体" w:hAnsi="Source Code Pro" w:cs="宋体"/>
          <w:color w:val="000000"/>
          <w:kern w:val="0"/>
          <w:sz w:val="24"/>
          <w:szCs w:val="24"/>
          <w:shd w:val="clear" w:color="auto" w:fill="F0F0F0"/>
          <w14:ligatures w14:val="none"/>
        </w:rPr>
        <w:t>)</w:t>
      </w:r>
    </w:p>
    <w:p w14:paraId="07A9B4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查看因子值</w:t>
      </w:r>
    </w:p>
    <w:p w14:paraId="1475A5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factor_data[</w:t>
      </w:r>
      <w:r w:rsidRPr="005E7B64">
        <w:rPr>
          <w:rFonts w:ascii="Source Code Pro" w:eastAsia="宋体" w:hAnsi="Source Code Pro" w:cs="宋体"/>
          <w:color w:val="880000"/>
          <w:kern w:val="0"/>
          <w:sz w:val="24"/>
          <w:szCs w:val="24"/>
          <w:shd w:val="clear" w:color="auto" w:fill="F0F0F0"/>
          <w14:ligatures w14:val="none"/>
        </w:rPr>
        <w:t>'Skewness60'</w:t>
      </w:r>
      <w:r w:rsidRPr="005E7B64">
        <w:rPr>
          <w:rFonts w:ascii="Source Code Pro" w:eastAsia="宋体" w:hAnsi="Source Code Pro" w:cs="宋体"/>
          <w:color w:val="000000"/>
          <w:kern w:val="0"/>
          <w:sz w:val="24"/>
          <w:szCs w:val="24"/>
          <w:shd w:val="clear" w:color="auto" w:fill="F0F0F0"/>
          <w14:ligatures w14:val="none"/>
        </w:rPr>
        <w:t>]</w:t>
      </w:r>
    </w:p>
    <w:p w14:paraId="006813B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get_factor_kanban_values 获取因子看板列表数据</w:t>
      </w:r>
    </w:p>
    <w:p w14:paraId="33C956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4E0DBD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get_factor_kanban_values(universe=</w:t>
      </w:r>
      <w:r w:rsidRPr="005E7B64">
        <w:rPr>
          <w:rFonts w:ascii="Source Code Pro" w:eastAsia="宋体" w:hAnsi="Source Code Pro" w:cs="宋体"/>
          <w:color w:val="880000"/>
          <w:kern w:val="0"/>
          <w:sz w:val="24"/>
          <w:szCs w:val="24"/>
          <w:shd w:val="clear" w:color="auto" w:fill="F0F0F0"/>
          <w14:ligatures w14:val="none"/>
        </w:rPr>
        <w:t>'hs300</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,bt</w:t>
      </w:r>
      <w:proofErr w:type="gramEnd"/>
      <w:r w:rsidRPr="005E7B64">
        <w:rPr>
          <w:rFonts w:ascii="Source Code Pro" w:eastAsia="宋体" w:hAnsi="Source Code Pro" w:cs="宋体"/>
          <w:color w:val="000000"/>
          <w:kern w:val="0"/>
          <w:sz w:val="24"/>
          <w:szCs w:val="24"/>
          <w:shd w:val="clear" w:color="auto" w:fill="F0F0F0"/>
          <w14:ligatures w14:val="none"/>
        </w:rPr>
        <w:t>_cycle=</w:t>
      </w:r>
      <w:r w:rsidRPr="005E7B64">
        <w:rPr>
          <w:rFonts w:ascii="Source Code Pro" w:eastAsia="宋体" w:hAnsi="Source Code Pro" w:cs="宋体"/>
          <w:color w:val="880000"/>
          <w:kern w:val="0"/>
          <w:sz w:val="24"/>
          <w:szCs w:val="24"/>
          <w:shd w:val="clear" w:color="auto" w:fill="F0F0F0"/>
          <w14:ligatures w14:val="none"/>
        </w:rPr>
        <w:t>'month_3'</w:t>
      </w:r>
      <w:r w:rsidRPr="005E7B64">
        <w:rPr>
          <w:rFonts w:ascii="Source Code Pro" w:eastAsia="宋体" w:hAnsi="Source Code Pro" w:cs="宋体"/>
          <w:color w:val="000000"/>
          <w:kern w:val="0"/>
          <w:sz w:val="24"/>
          <w:szCs w:val="24"/>
          <w:shd w:val="clear" w:color="auto" w:fill="F0F0F0"/>
          <w14:ligatures w14:val="none"/>
        </w:rPr>
        <w:t>,model=</w:t>
      </w:r>
      <w:r w:rsidRPr="005E7B64">
        <w:rPr>
          <w:rFonts w:ascii="Source Code Pro" w:eastAsia="宋体" w:hAnsi="Source Code Pro" w:cs="宋体"/>
          <w:color w:val="880000"/>
          <w:kern w:val="0"/>
          <w:sz w:val="24"/>
          <w:szCs w:val="24"/>
          <w:shd w:val="clear" w:color="auto" w:fill="F0F0F0"/>
          <w14:ligatures w14:val="none"/>
        </w:rPr>
        <w:t>'long_only'</w:t>
      </w:r>
      <w:r w:rsidRPr="005E7B64">
        <w:rPr>
          <w:rFonts w:ascii="Source Code Pro" w:eastAsia="宋体" w:hAnsi="Source Code Pro" w:cs="宋体"/>
          <w:color w:val="000000"/>
          <w:kern w:val="0"/>
          <w:sz w:val="24"/>
          <w:szCs w:val="24"/>
          <w:shd w:val="clear" w:color="auto" w:fill="F0F0F0"/>
          <w14:ligatures w14:val="none"/>
        </w:rPr>
        <w:t>,category=[</w:t>
      </w:r>
      <w:r w:rsidRPr="005E7B64">
        <w:rPr>
          <w:rFonts w:ascii="Source Code Pro" w:eastAsia="宋体" w:hAnsi="Source Code Pro" w:cs="宋体"/>
          <w:color w:val="880000"/>
          <w:kern w:val="0"/>
          <w:sz w:val="24"/>
          <w:szCs w:val="24"/>
          <w:shd w:val="clear" w:color="auto" w:fill="F0F0F0"/>
          <w14:ligatures w14:val="none"/>
        </w:rPr>
        <w:t>'quality'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'basics'</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'emoti</w:t>
      </w:r>
      <w:r w:rsidRPr="005E7B64">
        <w:rPr>
          <w:rFonts w:ascii="Source Code Pro" w:eastAsia="宋体" w:hAnsi="Source Code Pro" w:cs="宋体"/>
          <w:color w:val="880000"/>
          <w:kern w:val="0"/>
          <w:sz w:val="24"/>
          <w:szCs w:val="24"/>
          <w:shd w:val="clear" w:color="auto" w:fill="F0F0F0"/>
          <w14:ligatures w14:val="none"/>
        </w:rPr>
        <w:lastRenderedPageBreak/>
        <w:t>on'</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'growth'</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'risk'</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'pershare'</w:t>
      </w:r>
      <w:r w:rsidRPr="005E7B64">
        <w:rPr>
          <w:rFonts w:ascii="Source Code Pro" w:eastAsia="宋体" w:hAnsi="Source Code Pro" w:cs="宋体"/>
          <w:color w:val="000000"/>
          <w:kern w:val="0"/>
          <w:sz w:val="24"/>
          <w:szCs w:val="24"/>
          <w:shd w:val="clear" w:color="auto" w:fill="F0F0F0"/>
          <w14:ligatures w14:val="none"/>
        </w:rPr>
        <w:t>],skip_paused=</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,commision_slippage=</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01DD9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w:t>
      </w:r>
    </w:p>
    <w:p w14:paraId="1427DD3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85F1F96"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universe：股票池</w:t>
      </w:r>
    </w:p>
    <w:p w14:paraId="544BAF10"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'hs300': 沪深300</w:t>
      </w:r>
    </w:p>
    <w:p w14:paraId="7687E89A"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'zz500': 中证500</w:t>
      </w:r>
    </w:p>
    <w:p w14:paraId="56F35C72"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'zz800': 中证800</w:t>
      </w:r>
    </w:p>
    <w:p w14:paraId="512E6F09"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'zz1000': 中证1000</w:t>
      </w:r>
    </w:p>
    <w:p w14:paraId="7D667C24"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'zzqz': </w:t>
      </w:r>
      <w:proofErr w:type="gramStart"/>
      <w:r w:rsidRPr="005E7B64">
        <w:rPr>
          <w:rFonts w:ascii="宋体" w:eastAsia="宋体" w:hAnsi="宋体" w:cs="宋体"/>
          <w:kern w:val="0"/>
          <w:sz w:val="24"/>
          <w:szCs w:val="24"/>
          <w14:ligatures w14:val="none"/>
        </w:rPr>
        <w:t>中证全指</w:t>
      </w:r>
      <w:proofErr w:type="gramEnd"/>
    </w:p>
    <w:p w14:paraId="5FB5630B"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bt_cycle：测试周期</w:t>
      </w:r>
    </w:p>
    <w:p w14:paraId="4CA58179"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'month_3'：近三个月</w:t>
      </w:r>
    </w:p>
    <w:p w14:paraId="0464EF0E"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'year_1'：近一年</w:t>
      </w:r>
    </w:p>
    <w:p w14:paraId="2F33955F"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year_3'：近三年</w:t>
      </w:r>
    </w:p>
    <w:p w14:paraId="68F63A92"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year_10'：近十年</w:t>
      </w:r>
    </w:p>
    <w:p w14:paraId="4931E3CE"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model：组合构建模型</w:t>
      </w:r>
    </w:p>
    <w:p w14:paraId="19FD3DD7"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'long_only'：纯多头组合</w:t>
      </w:r>
    </w:p>
    <w:p w14:paraId="233A1914"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'long_short'：多空组合</w:t>
      </w:r>
    </w:p>
    <w:p w14:paraId="06E0E20C"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category：分类</w:t>
      </w:r>
    </w:p>
    <w:p w14:paraId="7C4C884C"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'quality': 质量类</w:t>
      </w:r>
    </w:p>
    <w:p w14:paraId="1F15D6AE"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'basics': 基础类</w:t>
      </w:r>
    </w:p>
    <w:p w14:paraId="23D9897C"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'emotion': 情绪类</w:t>
      </w:r>
    </w:p>
    <w:p w14:paraId="6B7C1D55"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'growth': 成长类</w:t>
      </w:r>
    </w:p>
    <w:p w14:paraId="137E2411"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'risk': 风险类</w:t>
      </w:r>
    </w:p>
    <w:p w14:paraId="693A6016"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'pershare': 每股类</w:t>
      </w:r>
    </w:p>
    <w:p w14:paraId="7F8529DE"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'style': 风险因子 - 风格因子</w:t>
      </w:r>
    </w:p>
    <w:p w14:paraId="32A42FD9"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'technical': 技术类</w:t>
      </w:r>
    </w:p>
    <w:p w14:paraId="5FCC5798"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'momentum': 动量类</w:t>
      </w:r>
    </w:p>
    <w:p w14:paraId="3D495229"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过滤涨停及停牌股</w:t>
      </w:r>
    </w:p>
    <w:p w14:paraId="40E1D6F8"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False: </w:t>
      </w:r>
      <w:proofErr w:type="gramStart"/>
      <w:r w:rsidRPr="005E7B64">
        <w:rPr>
          <w:rFonts w:ascii="宋体" w:eastAsia="宋体" w:hAnsi="宋体" w:cs="宋体"/>
          <w:kern w:val="0"/>
          <w:sz w:val="24"/>
          <w:szCs w:val="24"/>
          <w14:ligatures w14:val="none"/>
        </w:rPr>
        <w:t>否</w:t>
      </w:r>
      <w:proofErr w:type="gramEnd"/>
    </w:p>
    <w:p w14:paraId="3300CD66"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True: 是</w:t>
      </w:r>
    </w:p>
    <w:p w14:paraId="40D48BB6" w14:textId="77777777" w:rsidR="005E7B64" w:rsidRPr="005E7B64" w:rsidRDefault="005E7B64" w:rsidP="005E7B64">
      <w:pPr>
        <w:widowControl/>
        <w:numPr>
          <w:ilvl w:val="0"/>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commision_slippage: 手续费及滑点</w:t>
      </w:r>
    </w:p>
    <w:p w14:paraId="35008DCC"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0: 无</w:t>
      </w:r>
    </w:p>
    <w:p w14:paraId="714CAC4A"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 3</w:t>
      </w:r>
      <w:r w:rsidRPr="005E7B64">
        <w:rPr>
          <w:rFonts w:ascii="MS Gothic" w:eastAsia="MS Gothic" w:hAnsi="MS Gothic" w:cs="MS Gothic" w:hint="eastAsia"/>
          <w:kern w:val="0"/>
          <w:sz w:val="24"/>
          <w:szCs w:val="24"/>
          <w14:ligatures w14:val="none"/>
        </w:rPr>
        <w:t>‱</w:t>
      </w:r>
      <w:r w:rsidRPr="005E7B64">
        <w:rPr>
          <w:rFonts w:ascii="宋体" w:eastAsia="宋体" w:hAnsi="宋体" w:cs="宋体"/>
          <w:kern w:val="0"/>
          <w:sz w:val="24"/>
          <w:szCs w:val="24"/>
          <w14:ligatures w14:val="none"/>
        </w:rPr>
        <w:t>佣金+1‰印花税+无滑点</w:t>
      </w:r>
    </w:p>
    <w:p w14:paraId="257A8347" w14:textId="77777777" w:rsidR="005E7B64" w:rsidRPr="005E7B64" w:rsidRDefault="005E7B64" w:rsidP="005E7B64">
      <w:pPr>
        <w:widowControl/>
        <w:numPr>
          <w:ilvl w:val="1"/>
          <w:numId w:val="8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2: 3</w:t>
      </w:r>
      <w:r w:rsidRPr="005E7B64">
        <w:rPr>
          <w:rFonts w:ascii="MS Gothic" w:eastAsia="MS Gothic" w:hAnsi="MS Gothic" w:cs="MS Gothic" w:hint="eastAsia"/>
          <w:kern w:val="0"/>
          <w:sz w:val="24"/>
          <w:szCs w:val="24"/>
          <w14:ligatures w14:val="none"/>
        </w:rPr>
        <w:t>‱</w:t>
      </w:r>
      <w:r w:rsidRPr="005E7B64">
        <w:rPr>
          <w:rFonts w:ascii="宋体" w:eastAsia="宋体" w:hAnsi="宋体" w:cs="宋体"/>
          <w:kern w:val="0"/>
          <w:sz w:val="24"/>
          <w:szCs w:val="24"/>
          <w14:ligatures w14:val="none"/>
        </w:rPr>
        <w:t>佣金+1‰印花税+1‰滑点</w:t>
      </w:r>
    </w:p>
    <w:p w14:paraId="680AFFF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090A003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 针对 [model - 组合构建模型]选择的不同，返回的结构有所差异</w:t>
      </w:r>
    </w:p>
    <w:p w14:paraId="5FB7303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一、long_only - 纯多头组合</w:t>
      </w:r>
    </w:p>
    <w:p w14:paraId="11C2BACE" w14:textId="77777777" w:rsidR="005E7B64" w:rsidRPr="005E7B64" w:rsidRDefault="005E7B64" w:rsidP="005E7B64">
      <w:pPr>
        <w:widowControl/>
        <w:numPr>
          <w:ilvl w:val="0"/>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index：自然增长的数字，从0开始，无意义</w:t>
      </w:r>
    </w:p>
    <w:p w14:paraId="7685231C" w14:textId="77777777" w:rsidR="005E7B64" w:rsidRPr="005E7B64" w:rsidRDefault="005E7B64" w:rsidP="005E7B64">
      <w:pPr>
        <w:widowControl/>
        <w:numPr>
          <w:ilvl w:val="0"/>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column：</w:t>
      </w:r>
    </w:p>
    <w:p w14:paraId="6CA0E4CD"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date：数据的更新日期，因子的收益需要下一交易日才可得到 ,因此实际数据的时间比date晚一天(T日收盘后的因子收益需要</w:t>
      </w:r>
      <w:r w:rsidRPr="005E7B64">
        <w:rPr>
          <w:rFonts w:ascii="宋体" w:eastAsia="宋体" w:hAnsi="宋体" w:cs="宋体"/>
          <w:kern w:val="0"/>
          <w:sz w:val="24"/>
          <w:szCs w:val="24"/>
          <w14:ligatures w14:val="none"/>
        </w:rPr>
        <w:lastRenderedPageBreak/>
        <w:t>T+1的收盘价才可得出，数据需要在T+2日凌晨3点计算之后才可得到)</w:t>
      </w:r>
    </w:p>
    <w:p w14:paraId="73768195"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universe: 股票池</w:t>
      </w:r>
    </w:p>
    <w:p w14:paraId="24562DBD"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bt_cycle: 测试周期</w:t>
      </w:r>
    </w:p>
    <w:p w14:paraId="192561D6"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过滤涨停及停牌股</w:t>
      </w:r>
    </w:p>
    <w:p w14:paraId="4A270EBB"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commision_slippage: 手续费及滑点</w:t>
      </w:r>
    </w:p>
    <w:p w14:paraId="576CFA6B"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category: 因子分类</w:t>
      </w:r>
    </w:p>
    <w:p w14:paraId="0ACFB696"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code：因子代码</w:t>
      </w:r>
    </w:p>
    <w:p w14:paraId="5D9C588E"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compound_return_1q：</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分位数累积收益</w:t>
      </w:r>
    </w:p>
    <w:p w14:paraId="51FE250A"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compound_return_5q：五分位数累积收益</w:t>
      </w:r>
    </w:p>
    <w:p w14:paraId="1DDFC83A"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annualized_return_1q：一</w:t>
      </w:r>
      <w:proofErr w:type="gramStart"/>
      <w:r w:rsidRPr="005E7B64">
        <w:rPr>
          <w:rFonts w:ascii="宋体" w:eastAsia="宋体" w:hAnsi="宋体" w:cs="宋体"/>
          <w:kern w:val="0"/>
          <w:sz w:val="24"/>
          <w:szCs w:val="24"/>
          <w14:ligatures w14:val="none"/>
        </w:rPr>
        <w:t>分位数年化收益率</w:t>
      </w:r>
      <w:proofErr w:type="gramEnd"/>
    </w:p>
    <w:p w14:paraId="2D111983"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annualized_return_5q：五</w:t>
      </w:r>
      <w:proofErr w:type="gramStart"/>
      <w:r w:rsidRPr="005E7B64">
        <w:rPr>
          <w:rFonts w:ascii="宋体" w:eastAsia="宋体" w:hAnsi="宋体" w:cs="宋体"/>
          <w:kern w:val="0"/>
          <w:sz w:val="24"/>
          <w:szCs w:val="24"/>
          <w14:ligatures w14:val="none"/>
        </w:rPr>
        <w:t>分位数年化收益率</w:t>
      </w:r>
      <w:proofErr w:type="gramEnd"/>
    </w:p>
    <w:p w14:paraId="040C7229"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max_drawdown_1q：</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分位数最大回撤</w:t>
      </w:r>
    </w:p>
    <w:p w14:paraId="6C8451E1"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max_drawdown_5q：五分位数最大回撤</w:t>
      </w:r>
    </w:p>
    <w:p w14:paraId="2B460D6A"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sharpe_1q：</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分位数夏普比率</w:t>
      </w:r>
    </w:p>
    <w:p w14:paraId="397D6BE8"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sharpe_5q：五分位数夏普比率</w:t>
      </w:r>
    </w:p>
    <w:p w14:paraId="1BA1794D"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turnover_ratio_1q：</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分位数换手率</w:t>
      </w:r>
    </w:p>
    <w:p w14:paraId="1CB74688"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turnover_ratio_5q：五分位数换手率</w:t>
      </w:r>
    </w:p>
    <w:p w14:paraId="3E1994CA"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annual_return_bm：基准</w:t>
      </w:r>
      <w:proofErr w:type="gramStart"/>
      <w:r w:rsidRPr="005E7B64">
        <w:rPr>
          <w:rFonts w:ascii="宋体" w:eastAsia="宋体" w:hAnsi="宋体" w:cs="宋体"/>
          <w:kern w:val="0"/>
          <w:sz w:val="24"/>
          <w:szCs w:val="24"/>
          <w14:ligatures w14:val="none"/>
        </w:rPr>
        <w:t>指数年化收益率</w:t>
      </w:r>
      <w:proofErr w:type="gramEnd"/>
    </w:p>
    <w:p w14:paraId="766DEADD"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ic_mean：IC均值</w:t>
      </w:r>
    </w:p>
    <w:p w14:paraId="71D8062F"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ir：IR值</w:t>
      </w:r>
    </w:p>
    <w:p w14:paraId="07723A7B" w14:textId="77777777" w:rsidR="005E7B64" w:rsidRPr="005E7B64" w:rsidRDefault="005E7B64" w:rsidP="005E7B64">
      <w:pPr>
        <w:widowControl/>
        <w:numPr>
          <w:ilvl w:val="1"/>
          <w:numId w:val="8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good_ic：IC绝对值大于0.02的比率</w:t>
      </w:r>
    </w:p>
    <w:p w14:paraId="443A287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二、long_short - 多空组合</w:t>
      </w:r>
    </w:p>
    <w:p w14:paraId="062F6EBF" w14:textId="77777777" w:rsidR="005E7B64" w:rsidRPr="005E7B64" w:rsidRDefault="005E7B64" w:rsidP="005E7B64">
      <w:pPr>
        <w:widowControl/>
        <w:numPr>
          <w:ilvl w:val="0"/>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index：自然增长的数字，从0开始，无意义</w:t>
      </w:r>
    </w:p>
    <w:p w14:paraId="64B83F1F" w14:textId="77777777" w:rsidR="005E7B64" w:rsidRPr="005E7B64" w:rsidRDefault="005E7B64" w:rsidP="005E7B64">
      <w:pPr>
        <w:widowControl/>
        <w:numPr>
          <w:ilvl w:val="0"/>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column：</w:t>
      </w:r>
    </w:p>
    <w:p w14:paraId="0B5A68C6"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date：数据的更新日期，因子的收益需要下一交易日才可得到 ,因此实际数据的时间比date晚一天(T日收盘后的因子收益需要T+1的收盘价才可得出，数据需要在T+2日凌晨3点计算之后才可得到)</w:t>
      </w:r>
    </w:p>
    <w:p w14:paraId="2672259C"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universe: 股票池</w:t>
      </w:r>
    </w:p>
    <w:p w14:paraId="04199590"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bt_cycle: 测试周期</w:t>
      </w:r>
    </w:p>
    <w:p w14:paraId="648B5827"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skip_paused: 过滤涨停及停牌股</w:t>
      </w:r>
    </w:p>
    <w:p w14:paraId="50C1BBC4"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commision_slippage: 手续费及滑点</w:t>
      </w:r>
    </w:p>
    <w:p w14:paraId="334D21C0"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category: 因子分类</w:t>
      </w:r>
    </w:p>
    <w:p w14:paraId="31148A88"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code：因子代码</w:t>
      </w:r>
    </w:p>
    <w:p w14:paraId="7C135DB1"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compound_return_ls：累积收益</w:t>
      </w:r>
    </w:p>
    <w:p w14:paraId="0DFE4AC9"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annualized_return_ls：</w:t>
      </w:r>
      <w:proofErr w:type="gramStart"/>
      <w:r w:rsidRPr="005E7B64">
        <w:rPr>
          <w:rFonts w:ascii="宋体" w:eastAsia="宋体" w:hAnsi="宋体" w:cs="宋体"/>
          <w:kern w:val="0"/>
          <w:sz w:val="24"/>
          <w:szCs w:val="24"/>
          <w14:ligatures w14:val="none"/>
        </w:rPr>
        <w:t>年化收益率</w:t>
      </w:r>
      <w:proofErr w:type="gramEnd"/>
    </w:p>
    <w:p w14:paraId="6F87C1AE"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max_drawdown_ls：最大回撤</w:t>
      </w:r>
    </w:p>
    <w:p w14:paraId="461E270C"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sharpe_ls：夏普比率</w:t>
      </w:r>
    </w:p>
    <w:p w14:paraId="0DCCD480"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turnover_ratio_ls：换手率</w:t>
      </w:r>
    </w:p>
    <w:p w14:paraId="0600DD83"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annual_return_bm：基准</w:t>
      </w:r>
      <w:proofErr w:type="gramStart"/>
      <w:r w:rsidRPr="005E7B64">
        <w:rPr>
          <w:rFonts w:ascii="宋体" w:eastAsia="宋体" w:hAnsi="宋体" w:cs="宋体"/>
          <w:kern w:val="0"/>
          <w:sz w:val="24"/>
          <w:szCs w:val="24"/>
          <w14:ligatures w14:val="none"/>
        </w:rPr>
        <w:t>指数年化收益率</w:t>
      </w:r>
      <w:proofErr w:type="gramEnd"/>
    </w:p>
    <w:p w14:paraId="6A3EA81B"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ic_mean：IC均值</w:t>
      </w:r>
    </w:p>
    <w:p w14:paraId="00C3F286"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ir：IR值</w:t>
      </w:r>
    </w:p>
    <w:p w14:paraId="783BA291" w14:textId="77777777" w:rsidR="005E7B64" w:rsidRPr="005E7B64" w:rsidRDefault="005E7B64" w:rsidP="005E7B64">
      <w:pPr>
        <w:widowControl/>
        <w:numPr>
          <w:ilvl w:val="1"/>
          <w:numId w:val="9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good_ic：IC绝对值大于0.02的比率</w:t>
      </w:r>
    </w:p>
    <w:p w14:paraId="22D8951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get_fundamentals 查询财务数据</w:t>
      </w:r>
    </w:p>
    <w:p w14:paraId="69DCF88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query_object,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statDate=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5D38784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查询财务数据，详细的财务数据表及字段描述请点击</w:t>
      </w:r>
      <w:hyperlink r:id="rId156" w:anchor="%E8%8E%B7%E5%8F%96%E5%8D%95%E5%AD%A3%E5%BA%A6%E5%B9%B4%E5%BA%A6%E8%B4%A2%E5%8A%A1%E6%95%B0%E6%8D%AE" w:history="1">
        <w:r w:rsidRPr="005E7B64">
          <w:rPr>
            <w:rFonts w:ascii="宋体" w:eastAsia="宋体" w:hAnsi="宋体" w:cs="宋体"/>
            <w:color w:val="0E90D2"/>
            <w:kern w:val="0"/>
            <w:sz w:val="24"/>
            <w:szCs w:val="24"/>
            <w:u w:val="single"/>
            <w14:ligatures w14:val="none"/>
          </w:rPr>
          <w:t>财务数据文档</w:t>
        </w:r>
      </w:hyperlink>
      <w:r w:rsidRPr="005E7B64">
        <w:rPr>
          <w:rFonts w:ascii="宋体" w:eastAsia="宋体" w:hAnsi="宋体" w:cs="宋体"/>
          <w:kern w:val="0"/>
          <w:sz w:val="24"/>
          <w:szCs w:val="24"/>
          <w14:ligatures w14:val="none"/>
        </w:rPr>
        <w:t>查看，Query 对象的使用方法请参考</w:t>
      </w:r>
      <w:hyperlink r:id="rId157" w:history="1">
        <w:r w:rsidRPr="005E7B64">
          <w:rPr>
            <w:rFonts w:ascii="宋体" w:eastAsia="宋体" w:hAnsi="宋体" w:cs="宋体"/>
            <w:color w:val="0E90D2"/>
            <w:kern w:val="0"/>
            <w:sz w:val="24"/>
            <w:szCs w:val="24"/>
            <w:u w:val="single"/>
            <w14:ligatures w14:val="none"/>
          </w:rPr>
          <w:t>Query的简单教程</w:t>
        </w:r>
      </w:hyperlink>
    </w:p>
    <w:p w14:paraId="5A6B8FC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date和statDate参数只能传入一个:</w:t>
      </w:r>
    </w:p>
    <w:p w14:paraId="6B7726B8" w14:textId="77777777" w:rsidR="005E7B64" w:rsidRPr="005E7B64" w:rsidRDefault="005E7B64" w:rsidP="005E7B64">
      <w:pPr>
        <w:widowControl/>
        <w:numPr>
          <w:ilvl w:val="0"/>
          <w:numId w:val="9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传入date时, 查询</w:t>
      </w:r>
      <w:r w:rsidRPr="005E7B64">
        <w:rPr>
          <w:rFonts w:ascii="宋体" w:eastAsia="宋体" w:hAnsi="宋体" w:cs="宋体"/>
          <w:b/>
          <w:bCs/>
          <w:kern w:val="0"/>
          <w:sz w:val="24"/>
          <w:szCs w:val="24"/>
          <w14:ligatures w14:val="none"/>
        </w:rPr>
        <w:t>指定日期date收盘后所能看到的最近(对</w:t>
      </w:r>
      <w:proofErr w:type="gramStart"/>
      <w:r w:rsidRPr="005E7B64">
        <w:rPr>
          <w:rFonts w:ascii="宋体" w:eastAsia="宋体" w:hAnsi="宋体" w:cs="宋体"/>
          <w:b/>
          <w:bCs/>
          <w:kern w:val="0"/>
          <w:sz w:val="24"/>
          <w:szCs w:val="24"/>
          <w14:ligatures w14:val="none"/>
        </w:rPr>
        <w:t>市值表来说</w:t>
      </w:r>
      <w:proofErr w:type="gramEnd"/>
      <w:r w:rsidRPr="005E7B64">
        <w:rPr>
          <w:rFonts w:ascii="宋体" w:eastAsia="宋体" w:hAnsi="宋体" w:cs="宋体"/>
          <w:b/>
          <w:bCs/>
          <w:kern w:val="0"/>
          <w:sz w:val="24"/>
          <w:szCs w:val="24"/>
          <w14:ligatures w14:val="none"/>
        </w:rPr>
        <w:t>, 最近一天, 对其他</w:t>
      </w:r>
      <w:proofErr w:type="gramStart"/>
      <w:r w:rsidRPr="005E7B64">
        <w:rPr>
          <w:rFonts w:ascii="宋体" w:eastAsia="宋体" w:hAnsi="宋体" w:cs="宋体"/>
          <w:b/>
          <w:bCs/>
          <w:kern w:val="0"/>
          <w:sz w:val="24"/>
          <w:szCs w:val="24"/>
          <w14:ligatures w14:val="none"/>
        </w:rPr>
        <w:t>表来说</w:t>
      </w:r>
      <w:proofErr w:type="gramEnd"/>
      <w:r w:rsidRPr="005E7B64">
        <w:rPr>
          <w:rFonts w:ascii="宋体" w:eastAsia="宋体" w:hAnsi="宋体" w:cs="宋体"/>
          <w:b/>
          <w:bCs/>
          <w:kern w:val="0"/>
          <w:sz w:val="24"/>
          <w:szCs w:val="24"/>
          <w14:ligatures w14:val="none"/>
        </w:rPr>
        <w:t>, 最近一个季度)的数据</w:t>
      </w:r>
      <w:r w:rsidRPr="005E7B64">
        <w:rPr>
          <w:rFonts w:ascii="宋体" w:eastAsia="宋体" w:hAnsi="宋体" w:cs="宋体"/>
          <w:kern w:val="0"/>
          <w:sz w:val="24"/>
          <w:szCs w:val="24"/>
          <w14:ligatures w14:val="none"/>
        </w:rPr>
        <w:t>, 我们会查找上市公司在这个日期之前(包括此日期)发布的数据, 不会有未来函数.</w:t>
      </w:r>
    </w:p>
    <w:p w14:paraId="55155CD9" w14:textId="77777777" w:rsidR="005E7B64" w:rsidRPr="005E7B64" w:rsidRDefault="005E7B64" w:rsidP="005E7B64">
      <w:pPr>
        <w:widowControl/>
        <w:numPr>
          <w:ilvl w:val="0"/>
          <w:numId w:val="9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传入statDate时, 查询 </w:t>
      </w:r>
      <w:r w:rsidRPr="005E7B64">
        <w:rPr>
          <w:rFonts w:ascii="宋体" w:eastAsia="宋体" w:hAnsi="宋体" w:cs="宋体"/>
          <w:b/>
          <w:bCs/>
          <w:kern w:val="0"/>
          <w:sz w:val="24"/>
          <w:szCs w:val="24"/>
          <w14:ligatures w14:val="none"/>
        </w:rPr>
        <w:t>statDate 指定的季度或者年份的财务数据</w:t>
      </w:r>
      <w:r w:rsidRPr="005E7B64">
        <w:rPr>
          <w:rFonts w:ascii="宋体" w:eastAsia="宋体" w:hAnsi="宋体" w:cs="宋体"/>
          <w:kern w:val="0"/>
          <w:sz w:val="24"/>
          <w:szCs w:val="24"/>
          <w14:ligatures w14:val="none"/>
        </w:rPr>
        <w:t>. 注意:</w:t>
      </w:r>
    </w:p>
    <w:p w14:paraId="2F97E25A" w14:textId="77777777" w:rsidR="005E7B64" w:rsidRPr="005E7B64" w:rsidRDefault="005E7B64" w:rsidP="005E7B64">
      <w:pPr>
        <w:widowControl/>
        <w:numPr>
          <w:ilvl w:val="0"/>
          <w:numId w:val="9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由于公司</w:t>
      </w:r>
      <w:proofErr w:type="gramStart"/>
      <w:r w:rsidRPr="005E7B64">
        <w:rPr>
          <w:rFonts w:ascii="宋体" w:eastAsia="宋体" w:hAnsi="宋体" w:cs="宋体"/>
          <w:kern w:val="0"/>
          <w:sz w:val="24"/>
          <w:szCs w:val="24"/>
          <w14:ligatures w14:val="none"/>
        </w:rPr>
        <w:t>发布财报不</w:t>
      </w:r>
      <w:proofErr w:type="gramEnd"/>
      <w:r w:rsidRPr="005E7B64">
        <w:rPr>
          <w:rFonts w:ascii="宋体" w:eastAsia="宋体" w:hAnsi="宋体" w:cs="宋体"/>
          <w:kern w:val="0"/>
          <w:sz w:val="24"/>
          <w:szCs w:val="24"/>
          <w14:ligatures w14:val="none"/>
        </w:rPr>
        <w:t xml:space="preserve">及时, 一般是看不到当季度或年份的财务报表的, </w:t>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使用这个数据可能会有未来函数, 请注意规避.</w:t>
      </w:r>
    </w:p>
    <w:p w14:paraId="70D35149" w14:textId="77777777" w:rsidR="005E7B64" w:rsidRPr="005E7B64" w:rsidRDefault="005E7B64" w:rsidP="005E7B64">
      <w:pPr>
        <w:widowControl/>
        <w:numPr>
          <w:ilvl w:val="0"/>
          <w:numId w:val="9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由于估值</w:t>
      </w:r>
      <w:proofErr w:type="gramStart"/>
      <w:r w:rsidRPr="005E7B64">
        <w:rPr>
          <w:rFonts w:ascii="宋体" w:eastAsia="宋体" w:hAnsi="宋体" w:cs="宋体"/>
          <w:kern w:val="0"/>
          <w:sz w:val="24"/>
          <w:szCs w:val="24"/>
          <w14:ligatures w14:val="none"/>
        </w:rPr>
        <w:t>表每天</w:t>
      </w:r>
      <w:proofErr w:type="gramEnd"/>
      <w:r w:rsidRPr="005E7B64">
        <w:rPr>
          <w:rFonts w:ascii="宋体" w:eastAsia="宋体" w:hAnsi="宋体" w:cs="宋体"/>
          <w:kern w:val="0"/>
          <w:sz w:val="24"/>
          <w:szCs w:val="24"/>
          <w14:ligatures w14:val="none"/>
        </w:rPr>
        <w:t>更新, 当按季度或者年份查询时, 返回季度或者年份最后一天的数据</w:t>
      </w:r>
    </w:p>
    <w:p w14:paraId="75E25F5E" w14:textId="77777777" w:rsidR="005E7B64" w:rsidRPr="005E7B64" w:rsidRDefault="005E7B64" w:rsidP="005E7B64">
      <w:pPr>
        <w:widowControl/>
        <w:numPr>
          <w:ilvl w:val="0"/>
          <w:numId w:val="9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由于“资产负债数据”这个表是存量性质的， 查询年度数据是返回第四季度的数据。</w:t>
      </w:r>
    </w:p>
    <w:p w14:paraId="0871911D" w14:textId="77777777" w:rsidR="005E7B64" w:rsidRPr="005E7B64" w:rsidRDefault="005E7B64" w:rsidP="005E7B64">
      <w:pPr>
        <w:widowControl/>
        <w:numPr>
          <w:ilvl w:val="0"/>
          <w:numId w:val="9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银行业、券商、保险专项数据只有年报数据，需传入statDate参数，当传入 date 参数 或 statDate 传入季度时返回空，请自行避免未来函数。</w:t>
      </w:r>
    </w:p>
    <w:p w14:paraId="07D8B1A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 date 和 statDate 都不传入时, 相当于使用 date 参数, date 的默认值下面会描述.</w:t>
      </w:r>
    </w:p>
    <w:p w14:paraId="1F24C67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0DD7DF1" w14:textId="77777777" w:rsidR="005E7B64" w:rsidRPr="005E7B64" w:rsidRDefault="005E7B64" w:rsidP="005E7B64">
      <w:pPr>
        <w:widowControl/>
        <w:numPr>
          <w:ilvl w:val="0"/>
          <w:numId w:val="9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query_object: 一个</w:t>
      </w:r>
      <w:hyperlink r:id="rId158" w:history="1">
        <w:r w:rsidRPr="005E7B64">
          <w:rPr>
            <w:rFonts w:ascii="宋体" w:eastAsia="宋体" w:hAnsi="宋体" w:cs="宋体"/>
            <w:color w:val="0E90D2"/>
            <w:kern w:val="0"/>
            <w:sz w:val="24"/>
            <w:szCs w:val="24"/>
            <w:u w:val="single"/>
            <w14:ligatures w14:val="none"/>
          </w:rPr>
          <w:t>sqlalchemy.orm.query.Query对象</w:t>
        </w:r>
      </w:hyperlink>
      <w:r w:rsidRPr="005E7B64">
        <w:rPr>
          <w:rFonts w:ascii="宋体" w:eastAsia="宋体" w:hAnsi="宋体" w:cs="宋体"/>
          <w:kern w:val="0"/>
          <w:sz w:val="24"/>
          <w:szCs w:val="24"/>
          <w14:ligatures w14:val="none"/>
        </w:rPr>
        <w:t>, 可以通过全局的 query 函数获取 Query 对象,</w:t>
      </w:r>
      <w:hyperlink r:id="rId159" w:history="1">
        <w:r w:rsidRPr="005E7B64">
          <w:rPr>
            <w:rFonts w:ascii="宋体" w:eastAsia="宋体" w:hAnsi="宋体" w:cs="宋体"/>
            <w:color w:val="0E90D2"/>
            <w:kern w:val="0"/>
            <w:sz w:val="24"/>
            <w:szCs w:val="24"/>
            <w:u w:val="single"/>
            <w14:ligatures w14:val="none"/>
          </w:rPr>
          <w:t>Query对象的简单使用教程</w:t>
        </w:r>
      </w:hyperlink>
    </w:p>
    <w:p w14:paraId="2C357CCA" w14:textId="77777777" w:rsidR="005E7B64" w:rsidRPr="005E7B64" w:rsidRDefault="005E7B64" w:rsidP="005E7B64">
      <w:pPr>
        <w:widowControl/>
        <w:numPr>
          <w:ilvl w:val="0"/>
          <w:numId w:val="9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查询日期, 一个字符串(格式类似'2015-10-15')或者[datetime.date]/[datetime.datetime]对象, 可以是None, 使用默认日期. 这个默认日期</w:t>
      </w:r>
      <w:proofErr w:type="gramStart"/>
      <w:r w:rsidRPr="005E7B64">
        <w:rPr>
          <w:rFonts w:ascii="宋体" w:eastAsia="宋体" w:hAnsi="宋体" w:cs="宋体"/>
          <w:kern w:val="0"/>
          <w:sz w:val="24"/>
          <w:szCs w:val="24"/>
          <w14:ligatures w14:val="none"/>
        </w:rPr>
        <w:t>在回测和</w:t>
      </w:r>
      <w:proofErr w:type="gramEnd"/>
      <w:r w:rsidRPr="005E7B64">
        <w:rPr>
          <w:rFonts w:ascii="宋体" w:eastAsia="宋体" w:hAnsi="宋体" w:cs="宋体"/>
          <w:kern w:val="0"/>
          <w:sz w:val="24"/>
          <w:szCs w:val="24"/>
          <w14:ligatures w14:val="none"/>
        </w:rPr>
        <w:t>研究模块上有点差别:</w:t>
      </w:r>
    </w:p>
    <w:p w14:paraId="1B011CFD" w14:textId="77777777" w:rsidR="005E7B64" w:rsidRPr="005E7B64" w:rsidRDefault="005E7B64" w:rsidP="005E7B64">
      <w:pPr>
        <w:widowControl/>
        <w:numPr>
          <w:ilvl w:val="0"/>
          <w:numId w:val="94"/>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回测模块</w:t>
      </w:r>
      <w:proofErr w:type="gramEnd"/>
      <w:r w:rsidRPr="005E7B64">
        <w:rPr>
          <w:rFonts w:ascii="宋体" w:eastAsia="宋体" w:hAnsi="宋体" w:cs="宋体"/>
          <w:kern w:val="0"/>
          <w:sz w:val="24"/>
          <w:szCs w:val="24"/>
          <w14:ligatures w14:val="none"/>
        </w:rPr>
        <w:t>: 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 context.current_dt 的前一天(实际生活中我们只能看到前一天</w:t>
      </w:r>
      <w:proofErr w:type="gramStart"/>
      <w:r w:rsidRPr="005E7B64">
        <w:rPr>
          <w:rFonts w:ascii="宋体" w:eastAsia="宋体" w:hAnsi="宋体" w:cs="宋体"/>
          <w:kern w:val="0"/>
          <w:sz w:val="24"/>
          <w:szCs w:val="24"/>
          <w14:ligatures w14:val="none"/>
        </w:rPr>
        <w:t>的财报和</w:t>
      </w:r>
      <w:proofErr w:type="gramEnd"/>
      <w:r w:rsidRPr="005E7B64">
        <w:rPr>
          <w:rFonts w:ascii="宋体" w:eastAsia="宋体" w:hAnsi="宋体" w:cs="宋体"/>
          <w:kern w:val="0"/>
          <w:sz w:val="24"/>
          <w:szCs w:val="24"/>
          <w14:ligatures w14:val="none"/>
        </w:rPr>
        <w:t>市值数据, 所以要用前一天)</w:t>
      </w:r>
    </w:p>
    <w:p w14:paraId="14C1D3F4" w14:textId="77777777" w:rsidR="005E7B64" w:rsidRPr="005E7B64" w:rsidRDefault="005E7B64" w:rsidP="005E7B64">
      <w:pPr>
        <w:widowControl/>
        <w:numPr>
          <w:ilvl w:val="0"/>
          <w:numId w:val="9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研究模块: 使用平台财务数据的最新日期, 一般是昨天.</w:t>
      </w:r>
    </w:p>
    <w:p w14:paraId="6AECFA66" w14:textId="77777777" w:rsidR="005E7B64" w:rsidRPr="005E7B64" w:rsidRDefault="005E7B64" w:rsidP="005E7B64">
      <w:pPr>
        <w:widowControl/>
        <w:numPr>
          <w:ilvl w:val="0"/>
          <w:numId w:val="9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statDate: </w:t>
      </w:r>
      <w:proofErr w:type="gramStart"/>
      <w:r w:rsidRPr="005E7B64">
        <w:rPr>
          <w:rFonts w:ascii="宋体" w:eastAsia="宋体" w:hAnsi="宋体" w:cs="宋体"/>
          <w:kern w:val="0"/>
          <w:sz w:val="24"/>
          <w:szCs w:val="24"/>
          <w14:ligatures w14:val="none"/>
        </w:rPr>
        <w:t>财报统计</w:t>
      </w:r>
      <w:proofErr w:type="gramEnd"/>
      <w:r w:rsidRPr="005E7B64">
        <w:rPr>
          <w:rFonts w:ascii="宋体" w:eastAsia="宋体" w:hAnsi="宋体" w:cs="宋体"/>
          <w:kern w:val="0"/>
          <w:sz w:val="24"/>
          <w:szCs w:val="24"/>
          <w14:ligatures w14:val="none"/>
        </w:rPr>
        <w:t>的季度或者年份, 一个字符串, 有两种格式:</w:t>
      </w:r>
    </w:p>
    <w:p w14:paraId="204F1531" w14:textId="77777777" w:rsidR="005E7B64" w:rsidRPr="005E7B64" w:rsidRDefault="005E7B64" w:rsidP="005E7B64">
      <w:pPr>
        <w:widowControl/>
        <w:numPr>
          <w:ilvl w:val="0"/>
          <w:numId w:val="9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季度: 格式是: </w:t>
      </w:r>
      <w:r w:rsidRPr="005E7B64">
        <w:rPr>
          <w:rFonts w:ascii="宋体" w:eastAsia="宋体" w:hAnsi="宋体" w:cs="宋体"/>
          <w:b/>
          <w:bCs/>
          <w:kern w:val="0"/>
          <w:sz w:val="24"/>
          <w:szCs w:val="24"/>
          <w14:ligatures w14:val="none"/>
        </w:rPr>
        <w:t>年 + 'q' + 季度序号</w:t>
      </w:r>
      <w:r w:rsidRPr="005E7B64">
        <w:rPr>
          <w:rFonts w:ascii="宋体" w:eastAsia="宋体" w:hAnsi="宋体" w:cs="宋体"/>
          <w:kern w:val="0"/>
          <w:sz w:val="24"/>
          <w:szCs w:val="24"/>
          <w14:ligatures w14:val="none"/>
        </w:rPr>
        <w:t>, 例如: '2015q1', '2013q4'.</w:t>
      </w:r>
    </w:p>
    <w:p w14:paraId="14ECAF47" w14:textId="77777777" w:rsidR="005E7B64" w:rsidRPr="005E7B64" w:rsidRDefault="005E7B64" w:rsidP="005E7B64">
      <w:pPr>
        <w:widowControl/>
        <w:numPr>
          <w:ilvl w:val="0"/>
          <w:numId w:val="9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年份: 格式就是年份的数字, 例如: '2015', '2016'.</w:t>
      </w:r>
    </w:p>
    <w:p w14:paraId="570CEC4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 [pandas.DataFrame], 每一行对应数据库返回的每一行(可能是几个表的联合查询结果的一行), 列索引是你查询的所有字段 注意：</w:t>
      </w:r>
    </w:p>
    <w:p w14:paraId="25D1C740" w14:textId="77777777" w:rsidR="005E7B64" w:rsidRPr="005E7B64" w:rsidRDefault="005E7B64" w:rsidP="005E7B64">
      <w:pPr>
        <w:widowControl/>
        <w:numPr>
          <w:ilvl w:val="0"/>
          <w:numId w:val="9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为了防止返回数据量过大, 我们每次最多返回5000行</w:t>
      </w:r>
    </w:p>
    <w:p w14:paraId="7BD59918" w14:textId="77777777" w:rsidR="005E7B64" w:rsidRPr="005E7B64" w:rsidRDefault="005E7B64" w:rsidP="005E7B64">
      <w:pPr>
        <w:widowControl/>
        <w:numPr>
          <w:ilvl w:val="0"/>
          <w:numId w:val="97"/>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当相关</w:t>
      </w:r>
      <w:proofErr w:type="gramEnd"/>
      <w:r w:rsidRPr="005E7B64">
        <w:rPr>
          <w:rFonts w:ascii="宋体" w:eastAsia="宋体" w:hAnsi="宋体" w:cs="宋体"/>
          <w:kern w:val="0"/>
          <w:sz w:val="24"/>
          <w:szCs w:val="24"/>
          <w14:ligatures w14:val="none"/>
        </w:rPr>
        <w:t>股票上市前、退市后，财务数据返回各字段为空</w:t>
      </w:r>
    </w:p>
    <w:p w14:paraId="4C5F2C6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7A380B1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w:t>
      </w:r>
      <w:r w:rsidRPr="005E7B64">
        <w:rPr>
          <w:rFonts w:ascii="Source Code Pro" w:eastAsia="宋体" w:hAnsi="Source Code Pro" w:cs="宋体"/>
          <w:color w:val="888888"/>
          <w:kern w:val="0"/>
          <w:sz w:val="24"/>
          <w:szCs w:val="24"/>
          <w:shd w:val="clear" w:color="auto" w:fill="F0F0F0"/>
          <w14:ligatures w14:val="none"/>
        </w:rPr>
        <w:t>'000001.XSHE'</w:t>
      </w:r>
      <w:r w:rsidRPr="005E7B64">
        <w:rPr>
          <w:rFonts w:ascii="Source Code Pro" w:eastAsia="宋体" w:hAnsi="Source Code Pro" w:cs="宋体"/>
          <w:color w:val="888888"/>
          <w:kern w:val="0"/>
          <w:sz w:val="24"/>
          <w:szCs w:val="24"/>
          <w:shd w:val="clear" w:color="auto" w:fill="F0F0F0"/>
          <w14:ligatures w14:val="none"/>
        </w:rPr>
        <w:t>的所有市值数据</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时间是</w:t>
      </w:r>
      <w:r w:rsidRPr="005E7B64">
        <w:rPr>
          <w:rFonts w:ascii="Source Code Pro" w:eastAsia="宋体" w:hAnsi="Source Code Pro" w:cs="宋体"/>
          <w:color w:val="888888"/>
          <w:kern w:val="0"/>
          <w:sz w:val="24"/>
          <w:szCs w:val="24"/>
          <w:shd w:val="clear" w:color="auto" w:fill="F0F0F0"/>
          <w14:ligatures w14:val="none"/>
        </w:rPr>
        <w:t>2015-10-15</w:t>
      </w:r>
    </w:p>
    <w:p w14:paraId="530D71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p>
    <w:p w14:paraId="45BDA73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valuation</w:t>
      </w:r>
    </w:p>
    <w:p w14:paraId="17C3FCF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lastRenderedPageBreak/>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54CB398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valuation.code</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136A248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6A07B2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 xml:space="preserve">q, </w:t>
      </w:r>
      <w:r w:rsidRPr="005E7B64">
        <w:rPr>
          <w:rFonts w:ascii="Source Code Pro" w:eastAsia="宋体" w:hAnsi="Source Code Pro" w:cs="宋体"/>
          <w:color w:val="880000"/>
          <w:kern w:val="0"/>
          <w:sz w:val="24"/>
          <w:szCs w:val="24"/>
          <w:shd w:val="clear" w:color="auto" w:fill="F0F0F0"/>
          <w14:ligatures w14:val="none"/>
        </w:rPr>
        <w:t>'2015-10-15'</w:t>
      </w:r>
      <w:r w:rsidRPr="005E7B64">
        <w:rPr>
          <w:rFonts w:ascii="Source Code Pro" w:eastAsia="宋体" w:hAnsi="Source Code Pro" w:cs="宋体"/>
          <w:color w:val="000000"/>
          <w:kern w:val="0"/>
          <w:sz w:val="24"/>
          <w:szCs w:val="24"/>
          <w:shd w:val="clear" w:color="auto" w:fill="F0F0F0"/>
          <w14:ligatures w14:val="none"/>
        </w:rPr>
        <w:t>)</w:t>
      </w:r>
    </w:p>
    <w:p w14:paraId="444C04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打印出总市值</w:t>
      </w:r>
    </w:p>
    <w:p w14:paraId="335A4D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log.info(df[</w:t>
      </w:r>
      <w:r w:rsidRPr="005E7B64">
        <w:rPr>
          <w:rFonts w:ascii="Source Code Pro" w:eastAsia="宋体" w:hAnsi="Source Code Pro" w:cs="宋体"/>
          <w:color w:val="880000"/>
          <w:kern w:val="0"/>
          <w:sz w:val="24"/>
          <w:szCs w:val="24"/>
          <w:shd w:val="clear" w:color="auto" w:fill="F0F0F0"/>
          <w14:ligatures w14:val="none"/>
        </w:rPr>
        <w:t>'market_cap'</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A5C56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获取多只股票在某一日期的市值</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利润</w:t>
      </w:r>
    </w:p>
    <w:p w14:paraId="337C04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query(</w:t>
      </w:r>
    </w:p>
    <w:p w14:paraId="37CDCA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valuation, income</w:t>
      </w:r>
    </w:p>
    <w:p w14:paraId="6CDBB1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433B4F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这里不能使用</w:t>
      </w:r>
      <w:r w:rsidRPr="005E7B64">
        <w:rPr>
          <w:rFonts w:ascii="Source Code Pro" w:eastAsia="宋体" w:hAnsi="Source Code Pro" w:cs="宋体"/>
          <w:color w:val="888888"/>
          <w:kern w:val="0"/>
          <w:sz w:val="24"/>
          <w:szCs w:val="24"/>
          <w:shd w:val="clear" w:color="auto" w:fill="F0F0F0"/>
          <w14:ligatures w14:val="none"/>
        </w:rPr>
        <w:t xml:space="preserve"> in </w:t>
      </w:r>
      <w:r w:rsidRPr="005E7B64">
        <w:rPr>
          <w:rFonts w:ascii="Source Code Pro" w:eastAsia="宋体" w:hAnsi="Source Code Pro" w:cs="宋体"/>
          <w:color w:val="888888"/>
          <w:kern w:val="0"/>
          <w:sz w:val="24"/>
          <w:szCs w:val="24"/>
          <w:shd w:val="clear" w:color="auto" w:fill="F0F0F0"/>
          <w14:ligatures w14:val="none"/>
        </w:rPr>
        <w:t>操作</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要使用</w:t>
      </w:r>
      <w:r w:rsidRPr="005E7B64">
        <w:rPr>
          <w:rFonts w:ascii="Source Code Pro" w:eastAsia="宋体" w:hAnsi="Source Code Pro" w:cs="宋体"/>
          <w:color w:val="888888"/>
          <w:kern w:val="0"/>
          <w:sz w:val="24"/>
          <w:szCs w:val="24"/>
          <w:shd w:val="clear" w:color="auto" w:fill="F0F0F0"/>
          <w14:ligatures w14:val="none"/>
        </w:rPr>
        <w:t>in_()</w:t>
      </w:r>
      <w:r w:rsidRPr="005E7B64">
        <w:rPr>
          <w:rFonts w:ascii="Source Code Pro" w:eastAsia="宋体" w:hAnsi="Source Code Pro" w:cs="宋体"/>
          <w:color w:val="888888"/>
          <w:kern w:val="0"/>
          <w:sz w:val="24"/>
          <w:szCs w:val="24"/>
          <w:shd w:val="clear" w:color="auto" w:fill="F0F0F0"/>
          <w14:ligatures w14:val="none"/>
        </w:rPr>
        <w:t>函数</w:t>
      </w:r>
    </w:p>
    <w:p w14:paraId="556F4A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valuation.code.in_(</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299549F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 date=</w:t>
      </w:r>
      <w:r w:rsidRPr="005E7B64">
        <w:rPr>
          <w:rFonts w:ascii="Source Code Pro" w:eastAsia="宋体" w:hAnsi="Source Code Pro" w:cs="宋体"/>
          <w:color w:val="880000"/>
          <w:kern w:val="0"/>
          <w:sz w:val="24"/>
          <w:szCs w:val="24"/>
          <w:shd w:val="clear" w:color="auto" w:fill="F0F0F0"/>
          <w14:ligatures w14:val="none"/>
        </w:rPr>
        <w:t>'2015-10-15'</w:t>
      </w:r>
      <w:r w:rsidRPr="005E7B64">
        <w:rPr>
          <w:rFonts w:ascii="Source Code Pro" w:eastAsia="宋体" w:hAnsi="Source Code Pro" w:cs="宋体"/>
          <w:color w:val="000000"/>
          <w:kern w:val="0"/>
          <w:sz w:val="24"/>
          <w:szCs w:val="24"/>
          <w:shd w:val="clear" w:color="auto" w:fill="F0F0F0"/>
          <w14:ligatures w14:val="none"/>
        </w:rPr>
        <w:t>)</w:t>
      </w:r>
    </w:p>
    <w:p w14:paraId="5F43DB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选出所有的总市值大于</w:t>
      </w:r>
      <w:r w:rsidRPr="005E7B64">
        <w:rPr>
          <w:rFonts w:ascii="Source Code Pro" w:eastAsia="宋体" w:hAnsi="Source Code Pro" w:cs="宋体"/>
          <w:color w:val="888888"/>
          <w:kern w:val="0"/>
          <w:sz w:val="24"/>
          <w:szCs w:val="24"/>
          <w:shd w:val="clear" w:color="auto" w:fill="F0F0F0"/>
          <w14:ligatures w14:val="none"/>
        </w:rPr>
        <w:t>1000</w:t>
      </w:r>
      <w:r w:rsidRPr="005E7B64">
        <w:rPr>
          <w:rFonts w:ascii="Source Code Pro" w:eastAsia="宋体" w:hAnsi="Source Code Pro" w:cs="宋体"/>
          <w:color w:val="888888"/>
          <w:kern w:val="0"/>
          <w:sz w:val="24"/>
          <w:szCs w:val="24"/>
          <w:shd w:val="clear" w:color="auto" w:fill="F0F0F0"/>
          <w14:ligatures w14:val="none"/>
        </w:rPr>
        <w:t>亿元</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市盈率小于</w:t>
      </w:r>
      <w:r w:rsidRPr="005E7B64">
        <w:rPr>
          <w:rFonts w:ascii="Source Code Pro" w:eastAsia="宋体" w:hAnsi="Source Code Pro" w:cs="宋体"/>
          <w:color w:val="888888"/>
          <w:kern w:val="0"/>
          <w:sz w:val="24"/>
          <w:szCs w:val="24"/>
          <w:shd w:val="clear" w:color="auto" w:fill="F0F0F0"/>
          <w14:ligatures w14:val="none"/>
        </w:rPr>
        <w:t xml:space="preserve">10, </w:t>
      </w:r>
      <w:r w:rsidRPr="005E7B64">
        <w:rPr>
          <w:rFonts w:ascii="Source Code Pro" w:eastAsia="宋体" w:hAnsi="Source Code Pro" w:cs="宋体"/>
          <w:color w:val="888888"/>
          <w:kern w:val="0"/>
          <w:sz w:val="24"/>
          <w:szCs w:val="24"/>
          <w:shd w:val="clear" w:color="auto" w:fill="F0F0F0"/>
          <w14:ligatures w14:val="none"/>
        </w:rPr>
        <w:t>营业总收入大于</w:t>
      </w:r>
      <w:r w:rsidRPr="005E7B64">
        <w:rPr>
          <w:rFonts w:ascii="Source Code Pro" w:eastAsia="宋体" w:hAnsi="Source Code Pro" w:cs="宋体"/>
          <w:color w:val="888888"/>
          <w:kern w:val="0"/>
          <w:sz w:val="24"/>
          <w:szCs w:val="24"/>
          <w:shd w:val="clear" w:color="auto" w:fill="F0F0F0"/>
          <w14:ligatures w14:val="none"/>
        </w:rPr>
        <w:t>200</w:t>
      </w:r>
      <w:r w:rsidRPr="005E7B64">
        <w:rPr>
          <w:rFonts w:ascii="Source Code Pro" w:eastAsia="宋体" w:hAnsi="Source Code Pro" w:cs="宋体"/>
          <w:color w:val="888888"/>
          <w:kern w:val="0"/>
          <w:sz w:val="24"/>
          <w:szCs w:val="24"/>
          <w:shd w:val="clear" w:color="auto" w:fill="F0F0F0"/>
          <w14:ligatures w14:val="none"/>
        </w:rPr>
        <w:t>亿元的股票</w:t>
      </w:r>
    </w:p>
    <w:p w14:paraId="49543B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query(</w:t>
      </w:r>
    </w:p>
    <w:p w14:paraId="3F79FE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valuation.code</w:t>
      </w:r>
      <w:proofErr w:type="gramEnd"/>
      <w:r w:rsidRPr="005E7B64">
        <w:rPr>
          <w:rFonts w:ascii="Source Code Pro" w:eastAsia="宋体" w:hAnsi="Source Code Pro" w:cs="宋体"/>
          <w:color w:val="000000"/>
          <w:kern w:val="0"/>
          <w:sz w:val="24"/>
          <w:szCs w:val="24"/>
          <w:shd w:val="clear" w:color="auto" w:fill="F0F0F0"/>
          <w14:ligatures w14:val="none"/>
        </w:rPr>
        <w:t>, valuation.market_cap, valuation.pe_ratio, income.total_operating_revenue</w:t>
      </w:r>
    </w:p>
    <w:p w14:paraId="462920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32D1B8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valuation.market</w:t>
      </w:r>
      <w:proofErr w:type="gramEnd"/>
      <w:r w:rsidRPr="005E7B64">
        <w:rPr>
          <w:rFonts w:ascii="Source Code Pro" w:eastAsia="宋体" w:hAnsi="Source Code Pro" w:cs="宋体"/>
          <w:color w:val="000000"/>
          <w:kern w:val="0"/>
          <w:sz w:val="24"/>
          <w:szCs w:val="24"/>
          <w:shd w:val="clear" w:color="auto" w:fill="F0F0F0"/>
          <w14:ligatures w14:val="none"/>
        </w:rPr>
        <w:t xml:space="preserve">_cap &gt; </w:t>
      </w:r>
      <w:r w:rsidRPr="005E7B64">
        <w:rPr>
          <w:rFonts w:ascii="Source Code Pro" w:eastAsia="宋体" w:hAnsi="Source Code Pro" w:cs="宋体"/>
          <w:color w:val="0088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32B04C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valuation.pe_ratio &lt;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307EC2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income.total</w:t>
      </w:r>
      <w:proofErr w:type="gramEnd"/>
      <w:r w:rsidRPr="005E7B64">
        <w:rPr>
          <w:rFonts w:ascii="Source Code Pro" w:eastAsia="宋体" w:hAnsi="Source Code Pro" w:cs="宋体"/>
          <w:color w:val="000000"/>
          <w:kern w:val="0"/>
          <w:sz w:val="24"/>
          <w:szCs w:val="24"/>
          <w:shd w:val="clear" w:color="auto" w:fill="F0F0F0"/>
          <w14:ligatures w14:val="none"/>
        </w:rPr>
        <w:t xml:space="preserve">_operating_revenue &gt; </w:t>
      </w:r>
      <w:r w:rsidRPr="005E7B64">
        <w:rPr>
          <w:rFonts w:ascii="Source Code Pro" w:eastAsia="宋体" w:hAnsi="Source Code Pro" w:cs="宋体"/>
          <w:color w:val="008800"/>
          <w:kern w:val="0"/>
          <w:sz w:val="24"/>
          <w:szCs w:val="24"/>
          <w:shd w:val="clear" w:color="auto" w:fill="F0F0F0"/>
          <w14:ligatures w14:val="none"/>
        </w:rPr>
        <w:t>2e10</w:t>
      </w:r>
    </w:p>
    <w:p w14:paraId="09F53E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_by(</w:t>
      </w:r>
    </w:p>
    <w:p w14:paraId="207D572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按市值降序排列</w:t>
      </w:r>
    </w:p>
    <w:p w14:paraId="03847F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valuation.market</w:t>
      </w:r>
      <w:proofErr w:type="gramEnd"/>
      <w:r w:rsidRPr="005E7B64">
        <w:rPr>
          <w:rFonts w:ascii="Source Code Pro" w:eastAsia="宋体" w:hAnsi="Source Code Pro" w:cs="宋体"/>
          <w:color w:val="000000"/>
          <w:kern w:val="0"/>
          <w:sz w:val="24"/>
          <w:szCs w:val="24"/>
          <w:shd w:val="clear" w:color="auto" w:fill="F0F0F0"/>
          <w14:ligatures w14:val="none"/>
        </w:rPr>
        <w:t>_cap.desc()</w:t>
      </w:r>
    </w:p>
    <w:p w14:paraId="0D0FDA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).limit</w:t>
      </w:r>
      <w:proofErr w:type="gramEnd"/>
      <w:r w:rsidRPr="005E7B64">
        <w:rPr>
          <w:rFonts w:ascii="Source Code Pro" w:eastAsia="宋体" w:hAnsi="Source Code Pro" w:cs="宋体"/>
          <w:color w:val="000000"/>
          <w:kern w:val="0"/>
          <w:sz w:val="24"/>
          <w:szCs w:val="24"/>
          <w:shd w:val="clear" w:color="auto" w:fill="F0F0F0"/>
          <w14:ligatures w14:val="none"/>
        </w:rPr>
        <w:t>(</w:t>
      </w:r>
    </w:p>
    <w:p w14:paraId="34443B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最多返回</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个</w:t>
      </w:r>
    </w:p>
    <w:p w14:paraId="38B6AF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p>
    <w:p w14:paraId="537CF8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 date=</w:t>
      </w:r>
      <w:r w:rsidRPr="005E7B64">
        <w:rPr>
          <w:rFonts w:ascii="Source Code Pro" w:eastAsia="宋体" w:hAnsi="Source Code Pro" w:cs="宋体"/>
          <w:color w:val="880000"/>
          <w:kern w:val="0"/>
          <w:sz w:val="24"/>
          <w:szCs w:val="24"/>
          <w:shd w:val="clear" w:color="auto" w:fill="F0F0F0"/>
          <w14:ligatures w14:val="none"/>
        </w:rPr>
        <w:t>'2015-10-15'</w:t>
      </w:r>
      <w:r w:rsidRPr="005E7B64">
        <w:rPr>
          <w:rFonts w:ascii="Source Code Pro" w:eastAsia="宋体" w:hAnsi="Source Code Pro" w:cs="宋体"/>
          <w:color w:val="000000"/>
          <w:kern w:val="0"/>
          <w:sz w:val="24"/>
          <w:szCs w:val="24"/>
          <w:shd w:val="clear" w:color="auto" w:fill="F0F0F0"/>
          <w14:ligatures w14:val="none"/>
        </w:rPr>
        <w:t>)</w:t>
      </w:r>
    </w:p>
    <w:p w14:paraId="7C5DC7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使用</w:t>
      </w:r>
      <w:r w:rsidRPr="005E7B64">
        <w:rPr>
          <w:rFonts w:ascii="Source Code Pro" w:eastAsia="宋体" w:hAnsi="Source Code Pro" w:cs="宋体"/>
          <w:color w:val="888888"/>
          <w:kern w:val="0"/>
          <w:sz w:val="24"/>
          <w:szCs w:val="24"/>
          <w:shd w:val="clear" w:color="auto" w:fill="F0F0F0"/>
          <w14:ligatures w14:val="none"/>
        </w:rPr>
        <w:t xml:space="preserve"> or_ </w:t>
      </w:r>
      <w:r w:rsidRPr="005E7B64">
        <w:rPr>
          <w:rFonts w:ascii="Source Code Pro" w:eastAsia="宋体" w:hAnsi="Source Code Pro" w:cs="宋体"/>
          <w:color w:val="888888"/>
          <w:kern w:val="0"/>
          <w:sz w:val="24"/>
          <w:szCs w:val="24"/>
          <w:shd w:val="clear" w:color="auto" w:fill="F0F0F0"/>
          <w14:ligatures w14:val="none"/>
        </w:rPr>
        <w:t>函数</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查询总</w:t>
      </w:r>
      <w:proofErr w:type="gramEnd"/>
      <w:r w:rsidRPr="005E7B64">
        <w:rPr>
          <w:rFonts w:ascii="Source Code Pro" w:eastAsia="宋体" w:hAnsi="Source Code Pro" w:cs="宋体"/>
          <w:color w:val="888888"/>
          <w:kern w:val="0"/>
          <w:sz w:val="24"/>
          <w:szCs w:val="24"/>
          <w:shd w:val="clear" w:color="auto" w:fill="F0F0F0"/>
          <w14:ligatures w14:val="none"/>
        </w:rPr>
        <w:t>市值大于</w:t>
      </w:r>
      <w:r w:rsidRPr="005E7B64">
        <w:rPr>
          <w:rFonts w:ascii="Source Code Pro" w:eastAsia="宋体" w:hAnsi="Source Code Pro" w:cs="宋体"/>
          <w:color w:val="888888"/>
          <w:kern w:val="0"/>
          <w:sz w:val="24"/>
          <w:szCs w:val="24"/>
          <w:shd w:val="clear" w:color="auto" w:fill="F0F0F0"/>
          <w14:ligatures w14:val="none"/>
        </w:rPr>
        <w:t>1000</w:t>
      </w:r>
      <w:r w:rsidRPr="005E7B64">
        <w:rPr>
          <w:rFonts w:ascii="Source Code Pro" w:eastAsia="宋体" w:hAnsi="Source Code Pro" w:cs="宋体"/>
          <w:color w:val="888888"/>
          <w:kern w:val="0"/>
          <w:sz w:val="24"/>
          <w:szCs w:val="24"/>
          <w:shd w:val="clear" w:color="auto" w:fill="F0F0F0"/>
          <w14:ligatures w14:val="none"/>
        </w:rPr>
        <w:t>亿元</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或者</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市盈率小于</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的股票</w:t>
      </w:r>
    </w:p>
    <w:p w14:paraId="34C945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sqlalchemy.sql.expression</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or_</w:t>
      </w:r>
    </w:p>
    <w:p w14:paraId="286E90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query(</w:t>
      </w:r>
    </w:p>
    <w:p w14:paraId="34BBCB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valuation.code</w:t>
      </w:r>
      <w:proofErr w:type="gramEnd"/>
    </w:p>
    <w:p w14:paraId="2385D4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603553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w:t>
      </w:r>
      <w:proofErr w:type="gramStart"/>
      <w:r w:rsidRPr="005E7B64">
        <w:rPr>
          <w:rFonts w:ascii="Source Code Pro" w:eastAsia="宋体" w:hAnsi="Source Code Pro" w:cs="宋体"/>
          <w:color w:val="000000"/>
          <w:kern w:val="0"/>
          <w:sz w:val="24"/>
          <w:szCs w:val="24"/>
          <w:shd w:val="clear" w:color="auto" w:fill="F0F0F0"/>
          <w14:ligatures w14:val="none"/>
        </w:rPr>
        <w:t>_(</w:t>
      </w:r>
      <w:proofErr w:type="gramEnd"/>
    </w:p>
    <w:p w14:paraId="78C556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valuation.market</w:t>
      </w:r>
      <w:proofErr w:type="gramEnd"/>
      <w:r w:rsidRPr="005E7B64">
        <w:rPr>
          <w:rFonts w:ascii="Source Code Pro" w:eastAsia="宋体" w:hAnsi="Source Code Pro" w:cs="宋体"/>
          <w:color w:val="000000"/>
          <w:kern w:val="0"/>
          <w:sz w:val="24"/>
          <w:szCs w:val="24"/>
          <w:shd w:val="clear" w:color="auto" w:fill="F0F0F0"/>
          <w14:ligatures w14:val="none"/>
        </w:rPr>
        <w:t xml:space="preserve">_cap &gt; </w:t>
      </w:r>
      <w:r w:rsidRPr="005E7B64">
        <w:rPr>
          <w:rFonts w:ascii="Source Code Pro" w:eastAsia="宋体" w:hAnsi="Source Code Pro" w:cs="宋体"/>
          <w:color w:val="008800"/>
          <w:kern w:val="0"/>
          <w:sz w:val="24"/>
          <w:szCs w:val="24"/>
          <w:shd w:val="clear" w:color="auto" w:fill="F0F0F0"/>
          <w14:ligatures w14:val="none"/>
        </w:rPr>
        <w:t>1000</w:t>
      </w:r>
      <w:r w:rsidRPr="005E7B64">
        <w:rPr>
          <w:rFonts w:ascii="Source Code Pro" w:eastAsia="宋体" w:hAnsi="Source Code Pro" w:cs="宋体"/>
          <w:color w:val="000000"/>
          <w:kern w:val="0"/>
          <w:sz w:val="24"/>
          <w:szCs w:val="24"/>
          <w:shd w:val="clear" w:color="auto" w:fill="F0F0F0"/>
          <w14:ligatures w14:val="none"/>
        </w:rPr>
        <w:t>,</w:t>
      </w:r>
    </w:p>
    <w:p w14:paraId="45A160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valuation.pe_ratio &lt; </w:t>
      </w:r>
      <w:r w:rsidRPr="005E7B64">
        <w:rPr>
          <w:rFonts w:ascii="Source Code Pro" w:eastAsia="宋体" w:hAnsi="Source Code Pro" w:cs="宋体"/>
          <w:color w:val="008800"/>
          <w:kern w:val="0"/>
          <w:sz w:val="24"/>
          <w:szCs w:val="24"/>
          <w:shd w:val="clear" w:color="auto" w:fill="F0F0F0"/>
          <w14:ligatures w14:val="none"/>
        </w:rPr>
        <w:t>10</w:t>
      </w:r>
    </w:p>
    <w:p w14:paraId="5AFA4C6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4F5251A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24144B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查询平安银行</w:t>
      </w:r>
      <w:r w:rsidRPr="005E7B64">
        <w:rPr>
          <w:rFonts w:ascii="Source Code Pro" w:eastAsia="宋体" w:hAnsi="Source Code Pro" w:cs="宋体"/>
          <w:color w:val="888888"/>
          <w:kern w:val="0"/>
          <w:sz w:val="24"/>
          <w:szCs w:val="24"/>
          <w:shd w:val="clear" w:color="auto" w:fill="F0F0F0"/>
          <w14:ligatures w14:val="none"/>
        </w:rPr>
        <w:t>2014</w:t>
      </w:r>
      <w:r w:rsidRPr="005E7B64">
        <w:rPr>
          <w:rFonts w:ascii="Source Code Pro" w:eastAsia="宋体" w:hAnsi="Source Code Pro" w:cs="宋体"/>
          <w:color w:val="888888"/>
          <w:kern w:val="0"/>
          <w:sz w:val="24"/>
          <w:szCs w:val="24"/>
          <w:shd w:val="clear" w:color="auto" w:fill="F0F0F0"/>
          <w14:ligatures w14:val="none"/>
        </w:rPr>
        <w:t>年四个季度的季报</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放到数组中</w:t>
      </w:r>
    </w:p>
    <w:p w14:paraId="39A1CF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p>
    <w:p w14:paraId="0FA19B4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income.statDate</w:t>
      </w:r>
      <w:proofErr w:type="gramEnd"/>
      <w:r w:rsidRPr="005E7B64">
        <w:rPr>
          <w:rFonts w:ascii="Source Code Pro" w:eastAsia="宋体" w:hAnsi="Source Code Pro" w:cs="宋体"/>
          <w:color w:val="000000"/>
          <w:kern w:val="0"/>
          <w:sz w:val="24"/>
          <w:szCs w:val="24"/>
          <w:shd w:val="clear" w:color="auto" w:fill="F0F0F0"/>
          <w14:ligatures w14:val="none"/>
        </w:rPr>
        <w:t>,</w:t>
      </w:r>
    </w:p>
    <w:p w14:paraId="45CF5E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income.code</w:t>
      </w:r>
      <w:proofErr w:type="gramEnd"/>
      <w:r w:rsidRPr="005E7B64">
        <w:rPr>
          <w:rFonts w:ascii="Source Code Pro" w:eastAsia="宋体" w:hAnsi="Source Code Pro" w:cs="宋体"/>
          <w:color w:val="000000"/>
          <w:kern w:val="0"/>
          <w:sz w:val="24"/>
          <w:szCs w:val="24"/>
          <w:shd w:val="clear" w:color="auto" w:fill="F0F0F0"/>
          <w14:ligatures w14:val="none"/>
        </w:rPr>
        <w:t>,</w:t>
      </w:r>
    </w:p>
    <w:p w14:paraId="3F69D8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income.basic</w:t>
      </w:r>
      <w:proofErr w:type="gramEnd"/>
      <w:r w:rsidRPr="005E7B64">
        <w:rPr>
          <w:rFonts w:ascii="Source Code Pro" w:eastAsia="宋体" w:hAnsi="Source Code Pro" w:cs="宋体"/>
          <w:color w:val="000000"/>
          <w:kern w:val="0"/>
          <w:sz w:val="24"/>
          <w:szCs w:val="24"/>
          <w:shd w:val="clear" w:color="auto" w:fill="F0F0F0"/>
          <w14:ligatures w14:val="none"/>
        </w:rPr>
        <w:t>_eps,</w:t>
      </w:r>
    </w:p>
    <w:p w14:paraId="5AAC2B3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balance.cash</w:t>
      </w:r>
      <w:proofErr w:type="gramEnd"/>
      <w:r w:rsidRPr="005E7B64">
        <w:rPr>
          <w:rFonts w:ascii="Source Code Pro" w:eastAsia="宋体" w:hAnsi="Source Code Pro" w:cs="宋体"/>
          <w:color w:val="000000"/>
          <w:kern w:val="0"/>
          <w:sz w:val="24"/>
          <w:szCs w:val="24"/>
          <w:shd w:val="clear" w:color="auto" w:fill="F0F0F0"/>
          <w14:ligatures w14:val="none"/>
        </w:rPr>
        <w:t>_equivalents,</w:t>
      </w:r>
    </w:p>
    <w:p w14:paraId="1A01C58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cash_</w:t>
      </w:r>
      <w:proofErr w:type="gramStart"/>
      <w:r w:rsidRPr="005E7B64">
        <w:rPr>
          <w:rFonts w:ascii="Source Code Pro" w:eastAsia="宋体" w:hAnsi="Source Code Pro" w:cs="宋体"/>
          <w:color w:val="000000"/>
          <w:kern w:val="0"/>
          <w:sz w:val="24"/>
          <w:szCs w:val="24"/>
          <w:shd w:val="clear" w:color="auto" w:fill="F0F0F0"/>
          <w14:ligatures w14:val="none"/>
        </w:rPr>
        <w:t>flow.goods</w:t>
      </w:r>
      <w:proofErr w:type="gramEnd"/>
      <w:r w:rsidRPr="005E7B64">
        <w:rPr>
          <w:rFonts w:ascii="Source Code Pro" w:eastAsia="宋体" w:hAnsi="Source Code Pro" w:cs="宋体"/>
          <w:color w:val="000000"/>
          <w:kern w:val="0"/>
          <w:sz w:val="24"/>
          <w:szCs w:val="24"/>
          <w:shd w:val="clear" w:color="auto" w:fill="F0F0F0"/>
          <w14:ligatures w14:val="none"/>
        </w:rPr>
        <w:t>_sale_and_service_render_cash</w:t>
      </w:r>
    </w:p>
    <w:p w14:paraId="5104886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35F139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income.code</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024410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08451DF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E9BDEA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rets = [get_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 statDate=</w:t>
      </w:r>
      <w:r w:rsidRPr="005E7B64">
        <w:rPr>
          <w:rFonts w:ascii="Source Code Pro" w:eastAsia="宋体" w:hAnsi="Source Code Pro" w:cs="宋体"/>
          <w:color w:val="880000"/>
          <w:kern w:val="0"/>
          <w:sz w:val="24"/>
          <w:szCs w:val="24"/>
          <w:shd w:val="clear" w:color="auto" w:fill="F0F0F0"/>
          <w14:ligatures w14:val="none"/>
        </w:rPr>
        <w:t>'2014q'</w:t>
      </w:r>
      <w:r w:rsidRPr="005E7B64">
        <w:rPr>
          <w:rFonts w:ascii="Source Code Pro" w:eastAsia="宋体" w:hAnsi="Source Code Pro" w:cs="宋体"/>
          <w:color w:val="000000"/>
          <w:kern w:val="0"/>
          <w:sz w:val="24"/>
          <w:szCs w:val="24"/>
          <w:shd w:val="clear" w:color="auto" w:fill="F0F0F0"/>
          <w14:ligatures w14:val="none"/>
        </w:rPr>
        <w:t xml:space="preserve">+str(i))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i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range(</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1CBAA8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查询平安银行</w:t>
      </w:r>
      <w:r w:rsidRPr="005E7B64">
        <w:rPr>
          <w:rFonts w:ascii="Source Code Pro" w:eastAsia="宋体" w:hAnsi="Source Code Pro" w:cs="宋体"/>
          <w:color w:val="888888"/>
          <w:kern w:val="0"/>
          <w:sz w:val="24"/>
          <w:szCs w:val="24"/>
          <w:shd w:val="clear" w:color="auto" w:fill="F0F0F0"/>
          <w14:ligatures w14:val="none"/>
        </w:rPr>
        <w:t>2014</w:t>
      </w:r>
      <w:r w:rsidRPr="005E7B64">
        <w:rPr>
          <w:rFonts w:ascii="Source Code Pro" w:eastAsia="宋体" w:hAnsi="Source Code Pro" w:cs="宋体"/>
          <w:color w:val="888888"/>
          <w:kern w:val="0"/>
          <w:sz w:val="24"/>
          <w:szCs w:val="24"/>
          <w:shd w:val="clear" w:color="auto" w:fill="F0F0F0"/>
          <w14:ligatures w14:val="none"/>
        </w:rPr>
        <w:t>年的年报</w:t>
      </w:r>
    </w:p>
    <w:p w14:paraId="3FDB0A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p>
    <w:p w14:paraId="512F9C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income.statDate</w:t>
      </w:r>
      <w:proofErr w:type="gramEnd"/>
      <w:r w:rsidRPr="005E7B64">
        <w:rPr>
          <w:rFonts w:ascii="Source Code Pro" w:eastAsia="宋体" w:hAnsi="Source Code Pro" w:cs="宋体"/>
          <w:color w:val="000000"/>
          <w:kern w:val="0"/>
          <w:sz w:val="24"/>
          <w:szCs w:val="24"/>
          <w:shd w:val="clear" w:color="auto" w:fill="F0F0F0"/>
          <w14:ligatures w14:val="none"/>
        </w:rPr>
        <w:t>,</w:t>
      </w:r>
    </w:p>
    <w:p w14:paraId="2A9C9AE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income.code</w:t>
      </w:r>
      <w:proofErr w:type="gramEnd"/>
      <w:r w:rsidRPr="005E7B64">
        <w:rPr>
          <w:rFonts w:ascii="Source Code Pro" w:eastAsia="宋体" w:hAnsi="Source Code Pro" w:cs="宋体"/>
          <w:color w:val="000000"/>
          <w:kern w:val="0"/>
          <w:sz w:val="24"/>
          <w:szCs w:val="24"/>
          <w:shd w:val="clear" w:color="auto" w:fill="F0F0F0"/>
          <w14:ligatures w14:val="none"/>
        </w:rPr>
        <w:t>,</w:t>
      </w:r>
    </w:p>
    <w:p w14:paraId="54EFA2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income.basic</w:t>
      </w:r>
      <w:proofErr w:type="gramEnd"/>
      <w:r w:rsidRPr="005E7B64">
        <w:rPr>
          <w:rFonts w:ascii="Source Code Pro" w:eastAsia="宋体" w:hAnsi="Source Code Pro" w:cs="宋体"/>
          <w:color w:val="000000"/>
          <w:kern w:val="0"/>
          <w:sz w:val="24"/>
          <w:szCs w:val="24"/>
          <w:shd w:val="clear" w:color="auto" w:fill="F0F0F0"/>
          <w14:ligatures w14:val="none"/>
        </w:rPr>
        <w:t>_eps,</w:t>
      </w:r>
    </w:p>
    <w:p w14:paraId="083907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cash_</w:t>
      </w:r>
      <w:proofErr w:type="gramStart"/>
      <w:r w:rsidRPr="005E7B64">
        <w:rPr>
          <w:rFonts w:ascii="Source Code Pro" w:eastAsia="宋体" w:hAnsi="Source Code Pro" w:cs="宋体"/>
          <w:color w:val="000000"/>
          <w:kern w:val="0"/>
          <w:sz w:val="24"/>
          <w:szCs w:val="24"/>
          <w:shd w:val="clear" w:color="auto" w:fill="F0F0F0"/>
          <w14:ligatures w14:val="none"/>
        </w:rPr>
        <w:t>flow.goods</w:t>
      </w:r>
      <w:proofErr w:type="gramEnd"/>
      <w:r w:rsidRPr="005E7B64">
        <w:rPr>
          <w:rFonts w:ascii="Source Code Pro" w:eastAsia="宋体" w:hAnsi="Source Code Pro" w:cs="宋体"/>
          <w:color w:val="000000"/>
          <w:kern w:val="0"/>
          <w:sz w:val="24"/>
          <w:szCs w:val="24"/>
          <w:shd w:val="clear" w:color="auto" w:fill="F0F0F0"/>
          <w14:ligatures w14:val="none"/>
        </w:rPr>
        <w:t>_sale_and_service_render_cash</w:t>
      </w:r>
    </w:p>
    <w:p w14:paraId="0ED7EF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0D0905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income.code</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2E338E6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0AEB2DC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B4831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ret = get_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q, statDate=</w:t>
      </w:r>
      <w:r w:rsidRPr="005E7B64">
        <w:rPr>
          <w:rFonts w:ascii="Source Code Pro" w:eastAsia="宋体" w:hAnsi="Source Code Pro" w:cs="宋体"/>
          <w:color w:val="880000"/>
          <w:kern w:val="0"/>
          <w:sz w:val="24"/>
          <w:szCs w:val="24"/>
          <w:shd w:val="clear" w:color="auto" w:fill="F0F0F0"/>
          <w14:ligatures w14:val="none"/>
        </w:rPr>
        <w:t>'2014'</w:t>
      </w:r>
      <w:r w:rsidRPr="005E7B64">
        <w:rPr>
          <w:rFonts w:ascii="Source Code Pro" w:eastAsia="宋体" w:hAnsi="Source Code Pro" w:cs="宋体"/>
          <w:color w:val="000000"/>
          <w:kern w:val="0"/>
          <w:sz w:val="24"/>
          <w:szCs w:val="24"/>
          <w:shd w:val="clear" w:color="auto" w:fill="F0F0F0"/>
          <w14:ligatures w14:val="none"/>
        </w:rPr>
        <w:t>)</w:t>
      </w:r>
    </w:p>
    <w:p w14:paraId="1B910F1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get_fundamentals_continuously 查询多日的财务数据</w:t>
      </w:r>
    </w:p>
    <w:p w14:paraId="26FD7C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get_fundamentals_</w:t>
      </w:r>
      <w:proofErr w:type="gramStart"/>
      <w:r w:rsidRPr="005E7B64">
        <w:rPr>
          <w:rFonts w:ascii="Source Code Pro" w:eastAsia="宋体" w:hAnsi="Source Code Pro" w:cs="宋体"/>
          <w:color w:val="000000"/>
          <w:kern w:val="0"/>
          <w:sz w:val="24"/>
          <w:szCs w:val="24"/>
          <w:shd w:val="clear" w:color="auto" w:fill="F0F0F0"/>
          <w14:ligatures w14:val="none"/>
        </w:rPr>
        <w:t>continuously(</w:t>
      </w:r>
      <w:proofErr w:type="gramEnd"/>
      <w:r w:rsidRPr="005E7B64">
        <w:rPr>
          <w:rFonts w:ascii="Source Code Pro" w:eastAsia="宋体" w:hAnsi="Source Code Pro" w:cs="宋体"/>
          <w:color w:val="000000"/>
          <w:kern w:val="0"/>
          <w:sz w:val="24"/>
          <w:szCs w:val="24"/>
          <w:shd w:val="clear" w:color="auto" w:fill="F0F0F0"/>
          <w14:ligatures w14:val="none"/>
        </w:rPr>
        <w:t>query_object,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panel=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659CAC2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查询多日财务数据，详细的财务数据表及字段描述请点击</w:t>
      </w:r>
      <w:hyperlink r:id="rId160" w:anchor="%E8%8E%B7%E5%8F%96%E5%8D%95%E5%AD%A3%E5%BA%A6%E5%B9%B4%E5%BA%A6%E8%B4%A2%E5%8A%A1%E6%95%B0%E6%8D%AE" w:history="1">
        <w:r w:rsidRPr="005E7B64">
          <w:rPr>
            <w:rFonts w:ascii="宋体" w:eastAsia="宋体" w:hAnsi="宋体" w:cs="宋体"/>
            <w:color w:val="0E90D2"/>
            <w:kern w:val="0"/>
            <w:sz w:val="24"/>
            <w:szCs w:val="24"/>
            <w:u w:val="single"/>
            <w14:ligatures w14:val="none"/>
          </w:rPr>
          <w:t>财务数据文档</w:t>
        </w:r>
      </w:hyperlink>
      <w:r w:rsidRPr="005E7B64">
        <w:rPr>
          <w:rFonts w:ascii="宋体" w:eastAsia="宋体" w:hAnsi="宋体" w:cs="宋体"/>
          <w:kern w:val="0"/>
          <w:sz w:val="24"/>
          <w:szCs w:val="24"/>
          <w14:ligatures w14:val="none"/>
        </w:rPr>
        <w:t>查看，Query 对象的使用方法请参考</w:t>
      </w:r>
      <w:hyperlink r:id="rId161" w:history="1">
        <w:r w:rsidRPr="005E7B64">
          <w:rPr>
            <w:rFonts w:ascii="宋体" w:eastAsia="宋体" w:hAnsi="宋体" w:cs="宋体"/>
            <w:color w:val="0E90D2"/>
            <w:kern w:val="0"/>
            <w:sz w:val="24"/>
            <w:szCs w:val="24"/>
            <w:u w:val="single"/>
            <w14:ligatures w14:val="none"/>
          </w:rPr>
          <w:t>Query的简单教程</w:t>
        </w:r>
      </w:hyperlink>
    </w:p>
    <w:p w14:paraId="46856CF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07B167C5" w14:textId="77777777" w:rsidR="005E7B64" w:rsidRPr="005E7B64" w:rsidRDefault="005E7B64" w:rsidP="005E7B64">
      <w:pPr>
        <w:widowControl/>
        <w:numPr>
          <w:ilvl w:val="0"/>
          <w:numId w:val="9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query_object: 一个</w:t>
      </w:r>
      <w:hyperlink r:id="rId162" w:history="1">
        <w:r w:rsidRPr="005E7B64">
          <w:rPr>
            <w:rFonts w:ascii="宋体" w:eastAsia="宋体" w:hAnsi="宋体" w:cs="宋体"/>
            <w:color w:val="0E90D2"/>
            <w:kern w:val="0"/>
            <w:sz w:val="24"/>
            <w:szCs w:val="24"/>
            <w:u w:val="single"/>
            <w14:ligatures w14:val="none"/>
          </w:rPr>
          <w:t>sqlalchemy.orm.query.Query对象</w:t>
        </w:r>
      </w:hyperlink>
      <w:r w:rsidRPr="005E7B64">
        <w:rPr>
          <w:rFonts w:ascii="宋体" w:eastAsia="宋体" w:hAnsi="宋体" w:cs="宋体"/>
          <w:kern w:val="0"/>
          <w:sz w:val="24"/>
          <w:szCs w:val="24"/>
          <w14:ligatures w14:val="none"/>
        </w:rPr>
        <w:t>, 可以通过全局的 query 函数获取 Query 对象,</w:t>
      </w:r>
      <w:hyperlink r:id="rId163" w:history="1">
        <w:r w:rsidRPr="005E7B64">
          <w:rPr>
            <w:rFonts w:ascii="宋体" w:eastAsia="宋体" w:hAnsi="宋体" w:cs="宋体"/>
            <w:color w:val="0E90D2"/>
            <w:kern w:val="0"/>
            <w:sz w:val="24"/>
            <w:szCs w:val="24"/>
            <w:u w:val="single"/>
            <w14:ligatures w14:val="none"/>
          </w:rPr>
          <w:t>Query对象的简单使用教程</w:t>
        </w:r>
      </w:hyperlink>
    </w:p>
    <w:p w14:paraId="3BE69A9A" w14:textId="77777777" w:rsidR="005E7B64" w:rsidRPr="005E7B64" w:rsidRDefault="005E7B64" w:rsidP="005E7B64">
      <w:pPr>
        <w:widowControl/>
        <w:numPr>
          <w:ilvl w:val="0"/>
          <w:numId w:val="9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查询日期, 一个字符串(格式类似'2015-10-15')或者[datetime.date]/[datetime.datetime]对象, 可以是None, 使用默认日期. 这个默认日期</w:t>
      </w:r>
      <w:proofErr w:type="gramStart"/>
      <w:r w:rsidRPr="005E7B64">
        <w:rPr>
          <w:rFonts w:ascii="宋体" w:eastAsia="宋体" w:hAnsi="宋体" w:cs="宋体"/>
          <w:kern w:val="0"/>
          <w:sz w:val="24"/>
          <w:szCs w:val="24"/>
          <w14:ligatures w14:val="none"/>
        </w:rPr>
        <w:t>在回测和</w:t>
      </w:r>
      <w:proofErr w:type="gramEnd"/>
      <w:r w:rsidRPr="005E7B64">
        <w:rPr>
          <w:rFonts w:ascii="宋体" w:eastAsia="宋体" w:hAnsi="宋体" w:cs="宋体"/>
          <w:kern w:val="0"/>
          <w:sz w:val="24"/>
          <w:szCs w:val="24"/>
          <w14:ligatures w14:val="none"/>
        </w:rPr>
        <w:t>研究模块上有点差别:</w:t>
      </w:r>
    </w:p>
    <w:p w14:paraId="18C5DBF7" w14:textId="77777777" w:rsidR="005E7B64" w:rsidRPr="005E7B64" w:rsidRDefault="005E7B64" w:rsidP="005E7B64">
      <w:pPr>
        <w:widowControl/>
        <w:numPr>
          <w:ilvl w:val="0"/>
          <w:numId w:val="99"/>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回测模块</w:t>
      </w:r>
      <w:proofErr w:type="gramEnd"/>
      <w:r w:rsidRPr="005E7B64">
        <w:rPr>
          <w:rFonts w:ascii="宋体" w:eastAsia="宋体" w:hAnsi="宋体" w:cs="宋体"/>
          <w:kern w:val="0"/>
          <w:sz w:val="24"/>
          <w:szCs w:val="24"/>
          <w14:ligatures w14:val="none"/>
        </w:rPr>
        <w:t>: 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 context.current_dt 的前一天(实际生活中我们只能看到前一天</w:t>
      </w:r>
      <w:proofErr w:type="gramStart"/>
      <w:r w:rsidRPr="005E7B64">
        <w:rPr>
          <w:rFonts w:ascii="宋体" w:eastAsia="宋体" w:hAnsi="宋体" w:cs="宋体"/>
          <w:kern w:val="0"/>
          <w:sz w:val="24"/>
          <w:szCs w:val="24"/>
          <w14:ligatures w14:val="none"/>
        </w:rPr>
        <w:t>的财报和</w:t>
      </w:r>
      <w:proofErr w:type="gramEnd"/>
      <w:r w:rsidRPr="005E7B64">
        <w:rPr>
          <w:rFonts w:ascii="宋体" w:eastAsia="宋体" w:hAnsi="宋体" w:cs="宋体"/>
          <w:kern w:val="0"/>
          <w:sz w:val="24"/>
          <w:szCs w:val="24"/>
          <w14:ligatures w14:val="none"/>
        </w:rPr>
        <w:t>市值数据, 所以要用前一天)</w:t>
      </w:r>
    </w:p>
    <w:p w14:paraId="79945A49" w14:textId="77777777" w:rsidR="005E7B64" w:rsidRPr="005E7B64" w:rsidRDefault="005E7B64" w:rsidP="005E7B64">
      <w:pPr>
        <w:widowControl/>
        <w:numPr>
          <w:ilvl w:val="0"/>
          <w:numId w:val="9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研究模块: 使用平台财务数据的最新日期, 一般是昨天.</w:t>
      </w:r>
    </w:p>
    <w:p w14:paraId="4B588E44" w14:textId="77777777" w:rsidR="005E7B64" w:rsidRPr="005E7B64" w:rsidRDefault="005E7B64" w:rsidP="005E7B64">
      <w:pPr>
        <w:widowControl/>
        <w:numPr>
          <w:ilvl w:val="0"/>
          <w:numId w:val="10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count: 获取 end_date 前 count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日期的数据</w:t>
      </w:r>
    </w:p>
    <w:p w14:paraId="1F56A856" w14:textId="77777777" w:rsidR="005E7B64" w:rsidRPr="005E7B64" w:rsidRDefault="005E7B64" w:rsidP="005E7B64">
      <w:pPr>
        <w:widowControl/>
        <w:numPr>
          <w:ilvl w:val="0"/>
          <w:numId w:val="10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panel：在pandas 0.24版后，panel被彻底移除。获取多标的数据时建议设置panel为False，返回等效的dataframe</w:t>
      </w:r>
    </w:p>
    <w:p w14:paraId="5A84B8B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30AF3DA4" w14:textId="77777777" w:rsidR="005E7B64" w:rsidRPr="005E7B64" w:rsidRDefault="005E7B64" w:rsidP="005E7B64">
      <w:pPr>
        <w:widowControl/>
        <w:numPr>
          <w:ilvl w:val="0"/>
          <w:numId w:val="10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默认panel=True，返回一个 pandas.Panel；</w:t>
      </w:r>
    </w:p>
    <w:p w14:paraId="4DDC8B67" w14:textId="77777777" w:rsidR="005E7B64" w:rsidRPr="005E7B64" w:rsidRDefault="005E7B64" w:rsidP="005E7B64">
      <w:pPr>
        <w:widowControl/>
        <w:numPr>
          <w:ilvl w:val="0"/>
          <w:numId w:val="10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建议设置panel为False，返回等效的dataframe；</w:t>
      </w:r>
    </w:p>
    <w:p w14:paraId="20DCCB8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出于性能方面考虑，我们做出了返回总条数不超过5000条的限制。 也就是说：查询的股票数量*count 要小于5000。 否则，返回的数据会不完整。</w:t>
      </w:r>
    </w:p>
    <w:p w14:paraId="5179D7F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A5EB5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&gt;&gt;&gt; 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r w:rsidRPr="005E7B64">
        <w:rPr>
          <w:rFonts w:ascii="Source Code Pro" w:eastAsia="宋体" w:hAnsi="Source Code Pro" w:cs="宋体"/>
          <w:color w:val="000000"/>
          <w:kern w:val="0"/>
          <w:sz w:val="24"/>
          <w:szCs w:val="24"/>
          <w:shd w:val="clear" w:color="auto" w:fill="F0F0F0"/>
          <w14:ligatures w14:val="none"/>
        </w:rPr>
        <w:t>valuation.turnover_ratio,</w:t>
      </w:r>
    </w:p>
    <w:p w14:paraId="2E747DD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valuation.market</w:t>
      </w:r>
      <w:proofErr w:type="gramEnd"/>
      <w:r w:rsidRPr="005E7B64">
        <w:rPr>
          <w:rFonts w:ascii="Source Code Pro" w:eastAsia="宋体" w:hAnsi="Source Code Pro" w:cs="宋体"/>
          <w:color w:val="000000"/>
          <w:kern w:val="0"/>
          <w:sz w:val="24"/>
          <w:szCs w:val="24"/>
          <w:shd w:val="clear" w:color="auto" w:fill="F0F0F0"/>
          <w14:ligatures w14:val="none"/>
        </w:rPr>
        <w:t>_cap,</w:t>
      </w:r>
    </w:p>
    <w:p w14:paraId="460B5E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indicator.eps</w:t>
      </w:r>
    </w:p>
    <w:p w14:paraId="3D4151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(valuation.code.in_([</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0DF33D7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78AB1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&gt;&gt;&gt; panel = get_fundamentals_</w:t>
      </w:r>
      <w:proofErr w:type="gramStart"/>
      <w:r w:rsidRPr="005E7B64">
        <w:rPr>
          <w:rFonts w:ascii="Source Code Pro" w:eastAsia="宋体" w:hAnsi="Source Code Pro" w:cs="宋体"/>
          <w:color w:val="000000"/>
          <w:kern w:val="0"/>
          <w:sz w:val="24"/>
          <w:szCs w:val="24"/>
          <w:shd w:val="clear" w:color="auto" w:fill="F0F0F0"/>
          <w14:ligatures w14:val="none"/>
        </w:rPr>
        <w:t>continuously(</w:t>
      </w:r>
      <w:proofErr w:type="gramEnd"/>
      <w:r w:rsidRPr="005E7B64">
        <w:rPr>
          <w:rFonts w:ascii="Source Code Pro" w:eastAsia="宋体" w:hAnsi="Source Code Pro" w:cs="宋体"/>
          <w:color w:val="000000"/>
          <w:kern w:val="0"/>
          <w:sz w:val="24"/>
          <w:szCs w:val="24"/>
          <w:shd w:val="clear" w:color="auto" w:fill="F0F0F0"/>
          <w14:ligatures w14:val="none"/>
        </w:rPr>
        <w:t>q, end_date=</w:t>
      </w:r>
      <w:r w:rsidRPr="005E7B64">
        <w:rPr>
          <w:rFonts w:ascii="Source Code Pro" w:eastAsia="宋体" w:hAnsi="Source Code Pro" w:cs="宋体"/>
          <w:color w:val="880000"/>
          <w:kern w:val="0"/>
          <w:sz w:val="24"/>
          <w:szCs w:val="24"/>
          <w:shd w:val="clear" w:color="auto" w:fill="F0F0F0"/>
          <w14:ligatures w14:val="none"/>
        </w:rPr>
        <w:t>'2018-01-01'</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2EC5E5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8F071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&gt;&gt;&gt; panel </w:t>
      </w:r>
    </w:p>
    <w:p w14:paraId="3B4B60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5B584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\&lt;</w:t>
      </w: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pandas</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b/>
          <w:bCs/>
          <w:color w:val="880000"/>
          <w:kern w:val="0"/>
          <w:sz w:val="24"/>
          <w:szCs w:val="24"/>
          <w:shd w:val="clear" w:color="auto" w:fill="F0F0F0"/>
          <w14:ligatures w14:val="none"/>
        </w:rPr>
        <w:t>core</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b/>
          <w:bCs/>
          <w:color w:val="880000"/>
          <w:kern w:val="0"/>
          <w:sz w:val="24"/>
          <w:szCs w:val="24"/>
          <w:shd w:val="clear" w:color="auto" w:fill="F0F0F0"/>
          <w14:ligatures w14:val="none"/>
        </w:rPr>
        <w:t>panel</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b/>
          <w:bCs/>
          <w:color w:val="880000"/>
          <w:kern w:val="0"/>
          <w:sz w:val="24"/>
          <w:szCs w:val="24"/>
          <w:shd w:val="clear" w:color="auto" w:fill="F0F0F0"/>
          <w14:ligatures w14:val="none"/>
        </w:rPr>
        <w:t>Panel</w:t>
      </w:r>
      <w:r w:rsidRPr="005E7B64">
        <w:rPr>
          <w:rFonts w:ascii="Source Code Pro" w:eastAsia="宋体" w:hAnsi="Source Code Pro" w:cs="宋体"/>
          <w:color w:val="000000"/>
          <w:kern w:val="0"/>
          <w:sz w:val="24"/>
          <w:szCs w:val="24"/>
          <w:shd w:val="clear" w:color="auto" w:fill="F0F0F0"/>
          <w14:ligatures w14:val="none"/>
        </w:rPr>
        <w:t>'\&gt;</w:t>
      </w:r>
    </w:p>
    <w:p w14:paraId="2FB945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880000"/>
          <w:kern w:val="0"/>
          <w:sz w:val="24"/>
          <w:szCs w:val="24"/>
          <w:shd w:val="clear" w:color="auto" w:fill="F0F0F0"/>
          <w14:ligatures w14:val="none"/>
        </w:rPr>
        <w:t>Dimensions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(items) x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(major_axis) x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(minor_axis)</w:t>
      </w:r>
    </w:p>
    <w:p w14:paraId="719DAB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Items axis: turnover_ratio to eps</w:t>
      </w:r>
    </w:p>
    <w:p w14:paraId="48DB57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Major_axis axis: </w:t>
      </w:r>
      <w:r w:rsidRPr="005E7B64">
        <w:rPr>
          <w:rFonts w:ascii="Source Code Pro" w:eastAsia="宋体" w:hAnsi="Source Code Pro" w:cs="宋体"/>
          <w:color w:val="008800"/>
          <w:kern w:val="0"/>
          <w:sz w:val="24"/>
          <w:szCs w:val="24"/>
          <w:shd w:val="clear" w:color="auto" w:fill="F0F0F0"/>
          <w14:ligatures w14:val="none"/>
        </w:rPr>
        <w:t>2017-12-25</w:t>
      </w:r>
      <w:r w:rsidRPr="005E7B64">
        <w:rPr>
          <w:rFonts w:ascii="Source Code Pro" w:eastAsia="宋体" w:hAnsi="Source Code Pro" w:cs="宋体"/>
          <w:color w:val="000000"/>
          <w:kern w:val="0"/>
          <w:sz w:val="24"/>
          <w:szCs w:val="24"/>
          <w:shd w:val="clear" w:color="auto" w:fill="F0F0F0"/>
          <w14:ligatures w14:val="none"/>
        </w:rPr>
        <w:t xml:space="preserve"> to </w:t>
      </w:r>
      <w:r w:rsidRPr="005E7B64">
        <w:rPr>
          <w:rFonts w:ascii="Source Code Pro" w:eastAsia="宋体" w:hAnsi="Source Code Pro" w:cs="宋体"/>
          <w:color w:val="008800"/>
          <w:kern w:val="0"/>
          <w:sz w:val="24"/>
          <w:szCs w:val="24"/>
          <w:shd w:val="clear" w:color="auto" w:fill="F0F0F0"/>
          <w14:ligatures w14:val="none"/>
        </w:rPr>
        <w:t>2017-12-29</w:t>
      </w:r>
    </w:p>
    <w:p w14:paraId="21A5C2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Minor_axis axis: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to </w:t>
      </w:r>
      <w:r w:rsidRPr="005E7B64">
        <w:rPr>
          <w:rFonts w:ascii="Source Code Pro" w:eastAsia="宋体" w:hAnsi="Source Code Pro" w:cs="宋体"/>
          <w:color w:val="008800"/>
          <w:kern w:val="0"/>
          <w:sz w:val="24"/>
          <w:szCs w:val="24"/>
          <w:shd w:val="clear" w:color="auto" w:fill="F0F0F0"/>
          <w14:ligatures w14:val="none"/>
        </w:rPr>
        <w:t>600000.</w:t>
      </w:r>
      <w:r w:rsidRPr="005E7B64">
        <w:rPr>
          <w:rFonts w:ascii="Source Code Pro" w:eastAsia="宋体" w:hAnsi="Source Code Pro" w:cs="宋体"/>
          <w:color w:val="000000"/>
          <w:kern w:val="0"/>
          <w:sz w:val="24"/>
          <w:szCs w:val="24"/>
          <w:shd w:val="clear" w:color="auto" w:fill="F0F0F0"/>
          <w14:ligatures w14:val="none"/>
        </w:rPr>
        <w:t>XSHG</w:t>
      </w:r>
    </w:p>
    <w:p w14:paraId="6F2DA7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57732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&gt;&gt;&gt; </w:t>
      </w:r>
      <w:proofErr w:type="gramStart"/>
      <w:r w:rsidRPr="005E7B64">
        <w:rPr>
          <w:rFonts w:ascii="Source Code Pro" w:eastAsia="宋体" w:hAnsi="Source Code Pro" w:cs="宋体"/>
          <w:color w:val="000000"/>
          <w:kern w:val="0"/>
          <w:sz w:val="24"/>
          <w:szCs w:val="24"/>
          <w:shd w:val="clear" w:color="auto" w:fill="F0F0F0"/>
          <w14:ligatures w14:val="none"/>
        </w:rPr>
        <w:t>panel.minor</w:t>
      </w:r>
      <w:proofErr w:type="gramEnd"/>
      <w:r w:rsidRPr="005E7B64">
        <w:rPr>
          <w:rFonts w:ascii="Source Code Pro" w:eastAsia="宋体" w:hAnsi="Source Code Pro" w:cs="宋体"/>
          <w:color w:val="000000"/>
          <w:kern w:val="0"/>
          <w:sz w:val="24"/>
          <w:szCs w:val="24"/>
          <w:shd w:val="clear" w:color="auto" w:fill="F0F0F0"/>
          <w14:ligatures w14:val="none"/>
        </w:rPr>
        <w:t>_xs(</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08EB4E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63902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turnover_</w:t>
      </w:r>
      <w:proofErr w:type="gramStart"/>
      <w:r w:rsidRPr="005E7B64">
        <w:rPr>
          <w:rFonts w:ascii="Source Code Pro" w:eastAsia="宋体" w:hAnsi="Source Code Pro" w:cs="宋体"/>
          <w:color w:val="000000"/>
          <w:kern w:val="0"/>
          <w:sz w:val="24"/>
          <w:szCs w:val="24"/>
          <w:shd w:val="clear" w:color="auto" w:fill="F0F0F0"/>
          <w14:ligatures w14:val="none"/>
        </w:rPr>
        <w:t>ratio  market</w:t>
      </w:r>
      <w:proofErr w:type="gramEnd"/>
      <w:r w:rsidRPr="005E7B64">
        <w:rPr>
          <w:rFonts w:ascii="Source Code Pro" w:eastAsia="宋体" w:hAnsi="Source Code Pro" w:cs="宋体"/>
          <w:color w:val="000000"/>
          <w:kern w:val="0"/>
          <w:sz w:val="24"/>
          <w:szCs w:val="24"/>
          <w:shd w:val="clear" w:color="auto" w:fill="F0F0F0"/>
          <w14:ligatures w14:val="none"/>
        </w:rPr>
        <w:t>_cap  eps</w:t>
      </w:r>
    </w:p>
    <w:p w14:paraId="142F3C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day         </w:t>
      </w:r>
    </w:p>
    <w:p w14:paraId="7336121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0.0687</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3695.4270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7C6073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0.0542</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3710.1030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1B3978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0.1165</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3704.2324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06CB583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0.0849</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3680.7510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4202D9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0.0582</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3695.4270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024F35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3BBAA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17C61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&gt;&gt;&gt; </w:t>
      </w:r>
      <w:proofErr w:type="gramStart"/>
      <w:r w:rsidRPr="005E7B64">
        <w:rPr>
          <w:rFonts w:ascii="Source Code Pro" w:eastAsia="宋体" w:hAnsi="Source Code Pro" w:cs="宋体"/>
          <w:color w:val="000000"/>
          <w:kern w:val="0"/>
          <w:sz w:val="24"/>
          <w:szCs w:val="24"/>
          <w:shd w:val="clear" w:color="auto" w:fill="F0F0F0"/>
          <w14:ligatures w14:val="none"/>
        </w:rPr>
        <w:t>panel.major</w:t>
      </w:r>
      <w:proofErr w:type="gramEnd"/>
      <w:r w:rsidRPr="005E7B64">
        <w:rPr>
          <w:rFonts w:ascii="Source Code Pro" w:eastAsia="宋体" w:hAnsi="Source Code Pro" w:cs="宋体"/>
          <w:color w:val="000000"/>
          <w:kern w:val="0"/>
          <w:sz w:val="24"/>
          <w:szCs w:val="24"/>
          <w:shd w:val="clear" w:color="auto" w:fill="F0F0F0"/>
          <w14:ligatures w14:val="none"/>
        </w:rPr>
        <w:t>_xs(</w:t>
      </w:r>
      <w:r w:rsidRPr="005E7B64">
        <w:rPr>
          <w:rFonts w:ascii="Source Code Pro" w:eastAsia="宋体" w:hAnsi="Source Code Pro" w:cs="宋体"/>
          <w:color w:val="880000"/>
          <w:kern w:val="0"/>
          <w:sz w:val="24"/>
          <w:szCs w:val="24"/>
          <w:shd w:val="clear" w:color="auto" w:fill="F0F0F0"/>
          <w14:ligatures w14:val="none"/>
        </w:rPr>
        <w:t>'2017-12-25'</w:t>
      </w:r>
      <w:r w:rsidRPr="005E7B64">
        <w:rPr>
          <w:rFonts w:ascii="Source Code Pro" w:eastAsia="宋体" w:hAnsi="Source Code Pro" w:cs="宋体"/>
          <w:color w:val="000000"/>
          <w:kern w:val="0"/>
          <w:sz w:val="24"/>
          <w:szCs w:val="24"/>
          <w:shd w:val="clear" w:color="auto" w:fill="F0F0F0"/>
          <w14:ligatures w14:val="none"/>
        </w:rPr>
        <w:t>)</w:t>
      </w:r>
    </w:p>
    <w:p w14:paraId="5BC1FE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C5D75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turnover_</w:t>
      </w:r>
      <w:proofErr w:type="gramStart"/>
      <w:r w:rsidRPr="005E7B64">
        <w:rPr>
          <w:rFonts w:ascii="Source Code Pro" w:eastAsia="宋体" w:hAnsi="Source Code Pro" w:cs="宋体"/>
          <w:color w:val="000000"/>
          <w:kern w:val="0"/>
          <w:sz w:val="24"/>
          <w:szCs w:val="24"/>
          <w:shd w:val="clear" w:color="auto" w:fill="F0F0F0"/>
          <w14:ligatures w14:val="none"/>
        </w:rPr>
        <w:t>ratio  market</w:t>
      </w:r>
      <w:proofErr w:type="gramEnd"/>
      <w:r w:rsidRPr="005E7B64">
        <w:rPr>
          <w:rFonts w:ascii="Source Code Pro" w:eastAsia="宋体" w:hAnsi="Source Code Pro" w:cs="宋体"/>
          <w:color w:val="000000"/>
          <w:kern w:val="0"/>
          <w:sz w:val="24"/>
          <w:szCs w:val="24"/>
          <w:shd w:val="clear" w:color="auto" w:fill="F0F0F0"/>
          <w14:ligatures w14:val="none"/>
        </w:rPr>
        <w:t>_cap  eps</w:t>
      </w:r>
    </w:p>
    <w:p w14:paraId="68796F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code            </w:t>
      </w:r>
    </w:p>
    <w:p w14:paraId="15BD3D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proofErr w:type="gramStart"/>
      <w:r w:rsidRPr="005E7B64">
        <w:rPr>
          <w:rFonts w:ascii="Source Code Pro" w:eastAsia="宋体" w:hAnsi="Source Code Pro" w:cs="宋体"/>
          <w:color w:val="008800"/>
          <w:kern w:val="0"/>
          <w:sz w:val="24"/>
          <w:szCs w:val="24"/>
          <w:shd w:val="clear" w:color="auto" w:fill="F0F0F0"/>
          <w14:ligatures w14:val="none"/>
        </w:rPr>
        <w:t>0.9372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2275.0796</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0.38</w:t>
      </w:r>
    </w:p>
    <w:p w14:paraId="17F7A2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600000.</w:t>
      </w:r>
      <w:r w:rsidRPr="005E7B64">
        <w:rPr>
          <w:rFonts w:ascii="Source Code Pro" w:eastAsia="宋体" w:hAnsi="Source Code Pro" w:cs="宋体"/>
          <w:color w:val="000000"/>
          <w:kern w:val="0"/>
          <w:sz w:val="24"/>
          <w:szCs w:val="24"/>
          <w:shd w:val="clear" w:color="auto" w:fill="F0F0F0"/>
          <w14:ligatures w14:val="none"/>
        </w:rPr>
        <w:t xml:space="preserve">XSHG </w:t>
      </w:r>
      <w:proofErr w:type="gramStart"/>
      <w:r w:rsidRPr="005E7B64">
        <w:rPr>
          <w:rFonts w:ascii="Source Code Pro" w:eastAsia="宋体" w:hAnsi="Source Code Pro" w:cs="宋体"/>
          <w:color w:val="008800"/>
          <w:kern w:val="0"/>
          <w:sz w:val="24"/>
          <w:szCs w:val="24"/>
          <w:shd w:val="clear" w:color="auto" w:fill="F0F0F0"/>
          <w14:ligatures w14:val="none"/>
        </w:rPr>
        <w:t>0.0687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3695.4270</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0.48</w:t>
      </w:r>
    </w:p>
    <w:p w14:paraId="1215A2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319B8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&gt;&gt;&gt; </w:t>
      </w:r>
      <w:proofErr w:type="gramStart"/>
      <w:r w:rsidRPr="005E7B64">
        <w:rPr>
          <w:rFonts w:ascii="Source Code Pro" w:eastAsia="宋体" w:hAnsi="Source Code Pro" w:cs="宋体"/>
          <w:color w:val="000000"/>
          <w:kern w:val="0"/>
          <w:sz w:val="24"/>
          <w:szCs w:val="24"/>
          <w:shd w:val="clear" w:color="auto" w:fill="F0F0F0"/>
          <w14:ligatures w14:val="none"/>
        </w:rPr>
        <w:t>panel.xs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'turnover_ratio'</w:t>
      </w:r>
      <w:r w:rsidRPr="005E7B64">
        <w:rPr>
          <w:rFonts w:ascii="Source Code Pro" w:eastAsia="宋体" w:hAnsi="Source Code Pro" w:cs="宋体"/>
          <w:color w:val="000000"/>
          <w:kern w:val="0"/>
          <w:sz w:val="24"/>
          <w:szCs w:val="24"/>
          <w:shd w:val="clear" w:color="auto" w:fill="F0F0F0"/>
          <w14:ligatures w14:val="none"/>
        </w:rPr>
        <w:t>,axis=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6CD7EB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axis=0 </w:t>
      </w:r>
      <w:r w:rsidRPr="005E7B64">
        <w:rPr>
          <w:rFonts w:ascii="Source Code Pro" w:eastAsia="宋体" w:hAnsi="Source Code Pro" w:cs="宋体"/>
          <w:color w:val="888888"/>
          <w:kern w:val="0"/>
          <w:sz w:val="24"/>
          <w:szCs w:val="24"/>
          <w:shd w:val="clear" w:color="auto" w:fill="F0F0F0"/>
          <w14:ligatures w14:val="none"/>
        </w:rPr>
        <w:t>表示</w:t>
      </w:r>
      <w:r w:rsidRPr="005E7B64">
        <w:rPr>
          <w:rFonts w:ascii="Source Code Pro" w:eastAsia="宋体" w:hAnsi="Source Code Pro" w:cs="宋体"/>
          <w:color w:val="888888"/>
          <w:kern w:val="0"/>
          <w:sz w:val="24"/>
          <w:szCs w:val="24"/>
          <w:shd w:val="clear" w:color="auto" w:fill="F0F0F0"/>
          <w14:ligatures w14:val="none"/>
        </w:rPr>
        <w:t xml:space="preserve"> items axis; axis=1 </w:t>
      </w:r>
      <w:r w:rsidRPr="005E7B64">
        <w:rPr>
          <w:rFonts w:ascii="Source Code Pro" w:eastAsia="宋体" w:hAnsi="Source Code Pro" w:cs="宋体"/>
          <w:color w:val="888888"/>
          <w:kern w:val="0"/>
          <w:sz w:val="24"/>
          <w:szCs w:val="24"/>
          <w:shd w:val="clear" w:color="auto" w:fill="F0F0F0"/>
          <w14:ligatures w14:val="none"/>
        </w:rPr>
        <w:t>表示</w:t>
      </w:r>
      <w:r w:rsidRPr="005E7B64">
        <w:rPr>
          <w:rFonts w:ascii="Source Code Pro" w:eastAsia="宋体" w:hAnsi="Source Code Pro" w:cs="宋体"/>
          <w:color w:val="888888"/>
          <w:kern w:val="0"/>
          <w:sz w:val="24"/>
          <w:szCs w:val="24"/>
          <w:shd w:val="clear" w:color="auto" w:fill="F0F0F0"/>
          <w14:ligatures w14:val="none"/>
        </w:rPr>
        <w:t xml:space="preserve"> major axis; axis=2 </w:t>
      </w:r>
      <w:r w:rsidRPr="005E7B64">
        <w:rPr>
          <w:rFonts w:ascii="Source Code Pro" w:eastAsia="宋体" w:hAnsi="Source Code Pro" w:cs="宋体"/>
          <w:color w:val="888888"/>
          <w:kern w:val="0"/>
          <w:sz w:val="24"/>
          <w:szCs w:val="24"/>
          <w:shd w:val="clear" w:color="auto" w:fill="F0F0F0"/>
          <w14:ligatures w14:val="none"/>
        </w:rPr>
        <w:t>表示</w:t>
      </w:r>
      <w:r w:rsidRPr="005E7B64">
        <w:rPr>
          <w:rFonts w:ascii="Source Code Pro" w:eastAsia="宋体" w:hAnsi="Source Code Pro" w:cs="宋体"/>
          <w:color w:val="888888"/>
          <w:kern w:val="0"/>
          <w:sz w:val="24"/>
          <w:szCs w:val="24"/>
          <w:shd w:val="clear" w:color="auto" w:fill="F0F0F0"/>
          <w14:ligatures w14:val="none"/>
        </w:rPr>
        <w:t xml:space="preserve"> minor axis</w:t>
      </w:r>
    </w:p>
    <w:p w14:paraId="326DEA8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DCB85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code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r w:rsidRPr="005E7B64">
        <w:rPr>
          <w:rFonts w:ascii="Source Code Pro" w:eastAsia="宋体" w:hAnsi="Source Code Pro" w:cs="宋体"/>
          <w:color w:val="008800"/>
          <w:kern w:val="0"/>
          <w:sz w:val="24"/>
          <w:szCs w:val="24"/>
          <w:shd w:val="clear" w:color="auto" w:fill="F0F0F0"/>
          <w14:ligatures w14:val="none"/>
        </w:rPr>
        <w:t>600000.</w:t>
      </w:r>
      <w:r w:rsidRPr="005E7B64">
        <w:rPr>
          <w:rFonts w:ascii="Source Code Pro" w:eastAsia="宋体" w:hAnsi="Source Code Pro" w:cs="宋体"/>
          <w:color w:val="000000"/>
          <w:kern w:val="0"/>
          <w:sz w:val="24"/>
          <w:szCs w:val="24"/>
          <w:shd w:val="clear" w:color="auto" w:fill="F0F0F0"/>
          <w14:ligatures w14:val="none"/>
        </w:rPr>
        <w:t>XSHG</w:t>
      </w:r>
    </w:p>
    <w:p w14:paraId="43C0EF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day     </w:t>
      </w:r>
    </w:p>
    <w:p w14:paraId="5BAD3D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0.9372</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0.0687</w:t>
      </w:r>
    </w:p>
    <w:p w14:paraId="201868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0.6642</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0.0542</w:t>
      </w:r>
    </w:p>
    <w:p w14:paraId="636D4A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0.8078</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0.1165</w:t>
      </w:r>
    </w:p>
    <w:p w14:paraId="72CAD28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lastRenderedPageBreak/>
        <w:t>2017-12-</w:t>
      </w:r>
      <w:proofErr w:type="gramStart"/>
      <w:r w:rsidRPr="005E7B64">
        <w:rPr>
          <w:rFonts w:ascii="Source Code Pro" w:eastAsia="宋体" w:hAnsi="Source Code Pro" w:cs="宋体"/>
          <w:color w:val="008800"/>
          <w:kern w:val="0"/>
          <w:sz w:val="24"/>
          <w:szCs w:val="24"/>
          <w:shd w:val="clear" w:color="auto" w:fill="F0F0F0"/>
          <w14:ligatures w14:val="none"/>
        </w:rPr>
        <w:t>28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0.9180</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0.0849</w:t>
      </w:r>
    </w:p>
    <w:p w14:paraId="69FAC7A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2017-12-</w:t>
      </w:r>
      <w:proofErr w:type="gramStart"/>
      <w:r w:rsidRPr="005E7B64">
        <w:rPr>
          <w:rFonts w:ascii="Source Code Pro" w:eastAsia="宋体" w:hAnsi="Source Code Pro" w:cs="宋体"/>
          <w:color w:val="008800"/>
          <w:kern w:val="0"/>
          <w:sz w:val="24"/>
          <w:szCs w:val="24"/>
          <w:shd w:val="clear" w:color="auto" w:fill="F0F0F0"/>
          <w14:ligatures w14:val="none"/>
        </w:rPr>
        <w:t>29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0.5810</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0.0582</w:t>
      </w:r>
    </w:p>
    <w:p w14:paraId="54CB1AD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finance.run_query 深沪港</w:t>
      </w:r>
      <w:proofErr w:type="gramStart"/>
      <w:r w:rsidRPr="005E7B64">
        <w:rPr>
          <w:rFonts w:ascii="宋体" w:eastAsia="宋体" w:hAnsi="宋体" w:cs="宋体"/>
          <w:kern w:val="0"/>
          <w:sz w:val="24"/>
          <w:szCs w:val="24"/>
          <w14:ligatures w14:val="none"/>
        </w:rPr>
        <w:t>通股东</w:t>
      </w:r>
      <w:proofErr w:type="gramEnd"/>
      <w:r w:rsidRPr="005E7B64">
        <w:rPr>
          <w:rFonts w:ascii="宋体" w:eastAsia="宋体" w:hAnsi="宋体" w:cs="宋体"/>
          <w:kern w:val="0"/>
          <w:sz w:val="24"/>
          <w:szCs w:val="24"/>
          <w14:ligatures w14:val="none"/>
        </w:rPr>
        <w:t>信息等数据</w:t>
      </w:r>
    </w:p>
    <w:p w14:paraId="0ED10E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0532D6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finance.run_query(query_object)</w:t>
      </w:r>
    </w:p>
    <w:p w14:paraId="0A644CC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查询深沪港通、股东信息、公司概况等数据，详细的数据字段描述请点击</w:t>
      </w:r>
      <w:hyperlink r:id="rId164" w:anchor="%E5%B8%82%E5%9C%BA%E9%80%9A%EF%BC%88%E6%B2%AA%E6%B8%AF%E9%80%9A%E6%B7%B1%E6%B8%AF%E9%80%9A%E5%92%8C%E6%B8%AF%E8%82%A1%E9%80%9A%EF%BC%89" w:history="1">
        <w:r w:rsidRPr="005E7B64">
          <w:rPr>
            <w:rFonts w:ascii="宋体" w:eastAsia="宋体" w:hAnsi="宋体" w:cs="宋体"/>
            <w:color w:val="0E90D2"/>
            <w:kern w:val="0"/>
            <w:sz w:val="24"/>
            <w:szCs w:val="24"/>
            <w:u w:val="single"/>
            <w14:ligatures w14:val="none"/>
          </w:rPr>
          <w:t>市场通（沪</w:t>
        </w:r>
        <w:proofErr w:type="gramStart"/>
        <w:r w:rsidRPr="005E7B64">
          <w:rPr>
            <w:rFonts w:ascii="宋体" w:eastAsia="宋体" w:hAnsi="宋体" w:cs="宋体"/>
            <w:color w:val="0E90D2"/>
            <w:kern w:val="0"/>
            <w:sz w:val="24"/>
            <w:szCs w:val="24"/>
            <w:u w:val="single"/>
            <w14:ligatures w14:val="none"/>
          </w:rPr>
          <w:t>港通深港</w:t>
        </w:r>
        <w:proofErr w:type="gramEnd"/>
        <w:r w:rsidRPr="005E7B64">
          <w:rPr>
            <w:rFonts w:ascii="宋体" w:eastAsia="宋体" w:hAnsi="宋体" w:cs="宋体"/>
            <w:color w:val="0E90D2"/>
            <w:kern w:val="0"/>
            <w:sz w:val="24"/>
            <w:szCs w:val="24"/>
            <w:u w:val="single"/>
            <w14:ligatures w14:val="none"/>
          </w:rPr>
          <w:t>通和港股通）</w:t>
        </w:r>
      </w:hyperlink>
      <w:r w:rsidRPr="005E7B64">
        <w:rPr>
          <w:rFonts w:ascii="宋体" w:eastAsia="宋体" w:hAnsi="宋体" w:cs="宋体"/>
          <w:kern w:val="0"/>
          <w:sz w:val="24"/>
          <w:szCs w:val="24"/>
          <w14:ligatures w14:val="none"/>
        </w:rPr>
        <w:t>查看</w:t>
      </w:r>
    </w:p>
    <w:p w14:paraId="44E2326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34B47787" w14:textId="77777777" w:rsidR="005E7B64" w:rsidRPr="005E7B64" w:rsidRDefault="005E7B64" w:rsidP="005E7B64">
      <w:pPr>
        <w:widowControl/>
        <w:numPr>
          <w:ilvl w:val="0"/>
          <w:numId w:val="10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query_object: 一个</w:t>
      </w:r>
      <w:hyperlink r:id="rId165" w:history="1">
        <w:r w:rsidRPr="005E7B64">
          <w:rPr>
            <w:rFonts w:ascii="宋体" w:eastAsia="宋体" w:hAnsi="宋体" w:cs="宋体"/>
            <w:color w:val="0E90D2"/>
            <w:kern w:val="0"/>
            <w:sz w:val="24"/>
            <w:szCs w:val="24"/>
            <w:u w:val="single"/>
            <w14:ligatures w14:val="none"/>
          </w:rPr>
          <w:t>sqlalchemy.orm.query.Query对象</w:t>
        </w:r>
      </w:hyperlink>
      <w:r w:rsidRPr="005E7B64">
        <w:rPr>
          <w:rFonts w:ascii="宋体" w:eastAsia="宋体" w:hAnsi="宋体" w:cs="宋体"/>
          <w:kern w:val="0"/>
          <w:sz w:val="24"/>
          <w:szCs w:val="24"/>
          <w14:ligatures w14:val="none"/>
        </w:rPr>
        <w:t>, 可以通过全局的query函数获取Query对象。</w:t>
      </w:r>
    </w:p>
    <w:p w14:paraId="0A5A554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 dataframe， 每一行对应数据库返回的每一行， 列索引是你所查询的字段</w:t>
      </w:r>
    </w:p>
    <w:p w14:paraId="4686597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w:t>
      </w:r>
    </w:p>
    <w:p w14:paraId="2B22E773" w14:textId="77777777" w:rsidR="005E7B64" w:rsidRPr="005E7B64" w:rsidRDefault="005E7B64" w:rsidP="005E7B64">
      <w:pPr>
        <w:widowControl/>
        <w:numPr>
          <w:ilvl w:val="0"/>
          <w:numId w:val="103"/>
        </w:numPr>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为了防止返回数据量过大, 我们每次最多返回4000行</w:t>
      </w:r>
    </w:p>
    <w:p w14:paraId="7515E99C" w14:textId="77777777" w:rsidR="005E7B64" w:rsidRPr="005E7B64" w:rsidRDefault="005E7B64" w:rsidP="005E7B64">
      <w:pPr>
        <w:widowControl/>
        <w:numPr>
          <w:ilvl w:val="0"/>
          <w:numId w:val="10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不能进行连表查询，即同时查询多张表内数据</w:t>
      </w:r>
    </w:p>
    <w:p w14:paraId="64B006C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000B29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查询万科</w:t>
      </w:r>
      <w:r w:rsidRPr="005E7B64">
        <w:rPr>
          <w:rFonts w:ascii="Source Code Pro" w:eastAsia="宋体" w:hAnsi="Source Code Pro" w:cs="宋体"/>
          <w:color w:val="888888"/>
          <w:kern w:val="0"/>
          <w:sz w:val="24"/>
          <w:szCs w:val="24"/>
          <w:shd w:val="clear" w:color="auto" w:fill="F0F0F0"/>
          <w14:ligatures w14:val="none"/>
        </w:rPr>
        <w:t xml:space="preserve"> AH </w:t>
      </w:r>
      <w:r w:rsidRPr="005E7B64">
        <w:rPr>
          <w:rFonts w:ascii="Source Code Pro" w:eastAsia="宋体" w:hAnsi="Source Code Pro" w:cs="宋体"/>
          <w:color w:val="888888"/>
          <w:kern w:val="0"/>
          <w:sz w:val="24"/>
          <w:szCs w:val="24"/>
          <w:shd w:val="clear" w:color="auto" w:fill="F0F0F0"/>
          <w14:ligatures w14:val="none"/>
        </w:rPr>
        <w:t>股价格的前</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条数据</w:t>
      </w:r>
    </w:p>
    <w:p w14:paraId="45CF60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q=</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r w:rsidRPr="005E7B64">
        <w:rPr>
          <w:rFonts w:ascii="Source Code Pro" w:eastAsia="宋体" w:hAnsi="Source Code Pro" w:cs="宋体"/>
          <w:color w:val="000000"/>
          <w:kern w:val="0"/>
          <w:sz w:val="24"/>
          <w:szCs w:val="24"/>
          <w:shd w:val="clear" w:color="auto" w:fill="F0F0F0"/>
          <w14:ligatures w14:val="none"/>
        </w:rPr>
        <w:t>finance.STK_AH_PRICE_COMP</w:t>
      </w:r>
    </w:p>
    <w:p w14:paraId="3FAE85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253CA3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finance.STK_AH_PRICE_COMP.a_code==</w:t>
      </w:r>
      <w:r w:rsidRPr="005E7B64">
        <w:rPr>
          <w:rFonts w:ascii="Source Code Pro" w:eastAsia="宋体" w:hAnsi="Source Code Pro" w:cs="宋体"/>
          <w:color w:val="880000"/>
          <w:kern w:val="0"/>
          <w:sz w:val="24"/>
          <w:szCs w:val="24"/>
          <w:shd w:val="clear" w:color="auto" w:fill="F0F0F0"/>
          <w14:ligatures w14:val="none"/>
        </w:rPr>
        <w:t>'000002.XSHE'</w:t>
      </w:r>
    </w:p>
    <w:p w14:paraId="224DDF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_by(</w:t>
      </w:r>
    </w:p>
    <w:p w14:paraId="2088DF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finance.STK_AH_PRICE_COMP.day</w:t>
      </w:r>
    </w:p>
    <w:p w14:paraId="3E01A4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).limit</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5FFDE8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df=finance.run_query(q)</w:t>
      </w:r>
    </w:p>
    <w:p w14:paraId="2AD8AE8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指定查询对象为恒瑞医药（</w:t>
      </w:r>
      <w:r w:rsidRPr="005E7B64">
        <w:rPr>
          <w:rFonts w:ascii="Source Code Pro" w:eastAsia="宋体" w:hAnsi="Source Code Pro" w:cs="宋体"/>
          <w:color w:val="888888"/>
          <w:kern w:val="0"/>
          <w:sz w:val="24"/>
          <w:szCs w:val="24"/>
          <w:shd w:val="clear" w:color="auto" w:fill="F0F0F0"/>
          <w14:ligatures w14:val="none"/>
        </w:rPr>
        <w:t>600276.XSHG)</w:t>
      </w:r>
      <w:r w:rsidRPr="005E7B64">
        <w:rPr>
          <w:rFonts w:ascii="Source Code Pro" w:eastAsia="宋体" w:hAnsi="Source Code Pro" w:cs="宋体"/>
          <w:color w:val="888888"/>
          <w:kern w:val="0"/>
          <w:sz w:val="24"/>
          <w:szCs w:val="24"/>
          <w:shd w:val="clear" w:color="auto" w:fill="F0F0F0"/>
          <w14:ligatures w14:val="none"/>
        </w:rPr>
        <w:t>的十大股东情况，限定返回条数为</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条</w:t>
      </w:r>
    </w:p>
    <w:p w14:paraId="55AD4C4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q=</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r w:rsidRPr="005E7B64">
        <w:rPr>
          <w:rFonts w:ascii="Source Code Pro" w:eastAsia="宋体" w:hAnsi="Source Code Pro" w:cs="宋体"/>
          <w:color w:val="000000"/>
          <w:kern w:val="0"/>
          <w:sz w:val="24"/>
          <w:szCs w:val="24"/>
          <w:shd w:val="clear" w:color="auto" w:fill="F0F0F0"/>
          <w14:ligatures w14:val="none"/>
        </w:rPr>
        <w:t>finance.STK_SHAREHOLDER_TOP10</w:t>
      </w:r>
    </w:p>
    <w:p w14:paraId="7453758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w:t>
      </w:r>
    </w:p>
    <w:p w14:paraId="40D108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finance.STK_SHAREHOLDER_TOP10.code==</w:t>
      </w:r>
      <w:r w:rsidRPr="005E7B64">
        <w:rPr>
          <w:rFonts w:ascii="Source Code Pro" w:eastAsia="宋体" w:hAnsi="Source Code Pro" w:cs="宋体"/>
          <w:color w:val="880000"/>
          <w:kern w:val="0"/>
          <w:sz w:val="24"/>
          <w:szCs w:val="24"/>
          <w:shd w:val="clear" w:color="auto" w:fill="F0F0F0"/>
          <w14:ligatures w14:val="none"/>
        </w:rPr>
        <w:t>'600276.XSHG'</w:t>
      </w:r>
      <w:r w:rsidRPr="005E7B64">
        <w:rPr>
          <w:rFonts w:ascii="Source Code Pro" w:eastAsia="宋体" w:hAnsi="Source Code Pro" w:cs="宋体"/>
          <w:color w:val="000000"/>
          <w:kern w:val="0"/>
          <w:sz w:val="24"/>
          <w:szCs w:val="24"/>
          <w:shd w:val="clear" w:color="auto" w:fill="F0F0F0"/>
          <w14:ligatures w14:val="none"/>
        </w:rPr>
        <w:t>,</w:t>
      </w:r>
    </w:p>
    <w:p w14:paraId="2E496A8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finance.STK_SHAREHOLDER_TOP10.pub_date&gt;</w:t>
      </w:r>
      <w:r w:rsidRPr="005E7B64">
        <w:rPr>
          <w:rFonts w:ascii="Source Code Pro" w:eastAsia="宋体" w:hAnsi="Source Code Pro" w:cs="宋体"/>
          <w:color w:val="880000"/>
          <w:kern w:val="0"/>
          <w:sz w:val="24"/>
          <w:szCs w:val="24"/>
          <w:shd w:val="clear" w:color="auto" w:fill="F0F0F0"/>
          <w14:ligatures w14:val="none"/>
        </w:rPr>
        <w:t>'2015-01-01'</w:t>
      </w:r>
    </w:p>
    <w:p w14:paraId="51882F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).limit</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709AFF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df=finance.run_query(q)</w:t>
      </w:r>
    </w:p>
    <w:p w14:paraId="05564AE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macro.run_query </w:t>
      </w:r>
      <w:proofErr w:type="gramStart"/>
      <w:r w:rsidRPr="005E7B64">
        <w:rPr>
          <w:rFonts w:ascii="宋体" w:eastAsia="宋体" w:hAnsi="宋体" w:cs="宋体"/>
          <w:kern w:val="0"/>
          <w:sz w:val="24"/>
          <w:szCs w:val="24"/>
          <w14:ligatures w14:val="none"/>
        </w:rPr>
        <w:t>获取聚宽宏观经济</w:t>
      </w:r>
      <w:proofErr w:type="gramEnd"/>
      <w:r w:rsidRPr="005E7B64">
        <w:rPr>
          <w:rFonts w:ascii="宋体" w:eastAsia="宋体" w:hAnsi="宋体" w:cs="宋体"/>
          <w:kern w:val="0"/>
          <w:sz w:val="24"/>
          <w:szCs w:val="24"/>
          <w14:ligatures w14:val="none"/>
        </w:rPr>
        <w:t>数据</w:t>
      </w:r>
    </w:p>
    <w:p w14:paraId="5A8356C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数据调用方法</w:t>
      </w:r>
    </w:p>
    <w:p w14:paraId="7BA5F8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292BBA1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macro.run_query(query_object)</w:t>
      </w:r>
    </w:p>
    <w:p w14:paraId="0D8DCFB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查询宏观经济数据，详细的数据字段描述请点击</w:t>
      </w:r>
      <w:hyperlink r:id="rId166" w:history="1">
        <w:r w:rsidRPr="005E7B64">
          <w:rPr>
            <w:rFonts w:ascii="宋体" w:eastAsia="宋体" w:hAnsi="宋体" w:cs="宋体"/>
            <w:color w:val="0E90D2"/>
            <w:kern w:val="0"/>
            <w:sz w:val="24"/>
            <w:szCs w:val="24"/>
            <w:u w:val="single"/>
            <w14:ligatures w14:val="none"/>
          </w:rPr>
          <w:t>宏观经济数据</w:t>
        </w:r>
      </w:hyperlink>
      <w:r w:rsidRPr="005E7B64">
        <w:rPr>
          <w:rFonts w:ascii="宋体" w:eastAsia="宋体" w:hAnsi="宋体" w:cs="宋体"/>
          <w:kern w:val="0"/>
          <w:sz w:val="24"/>
          <w:szCs w:val="24"/>
          <w14:ligatures w14:val="none"/>
        </w:rPr>
        <w:t>查看</w:t>
      </w:r>
    </w:p>
    <w:p w14:paraId="146608B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968B2D7" w14:textId="77777777" w:rsidR="005E7B64" w:rsidRPr="005E7B64" w:rsidRDefault="005E7B64" w:rsidP="005E7B64">
      <w:pPr>
        <w:widowControl/>
        <w:numPr>
          <w:ilvl w:val="0"/>
          <w:numId w:val="10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query_object: 一个</w:t>
      </w:r>
      <w:hyperlink r:id="rId167" w:history="1">
        <w:r w:rsidRPr="005E7B64">
          <w:rPr>
            <w:rFonts w:ascii="宋体" w:eastAsia="宋体" w:hAnsi="宋体" w:cs="宋体"/>
            <w:color w:val="0E90D2"/>
            <w:kern w:val="0"/>
            <w:sz w:val="24"/>
            <w:szCs w:val="24"/>
            <w:u w:val="single"/>
            <w14:ligatures w14:val="none"/>
          </w:rPr>
          <w:t>sqlalchemy.orm.query.Query对象</w:t>
        </w:r>
      </w:hyperlink>
      <w:r w:rsidRPr="005E7B64">
        <w:rPr>
          <w:rFonts w:ascii="宋体" w:eastAsia="宋体" w:hAnsi="宋体" w:cs="宋体"/>
          <w:kern w:val="0"/>
          <w:sz w:val="24"/>
          <w:szCs w:val="24"/>
          <w14:ligatures w14:val="none"/>
        </w:rPr>
        <w:t>, 可以通过全局的query函数获取Query对象。</w:t>
      </w:r>
    </w:p>
    <w:p w14:paraId="30A1A69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 dataframe， 每一行对应数据库返回的每一行， 列索引是你所查询的字段</w:t>
      </w:r>
    </w:p>
    <w:p w14:paraId="4480C972"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w:t>
      </w:r>
    </w:p>
    <w:p w14:paraId="1BBCE50C" w14:textId="77777777" w:rsidR="005E7B64" w:rsidRPr="005E7B64" w:rsidRDefault="005E7B64" w:rsidP="005E7B64">
      <w:pPr>
        <w:widowControl/>
        <w:numPr>
          <w:ilvl w:val="0"/>
          <w:numId w:val="10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为了防止返回数据量过大, 我们每次最多返回4000行</w:t>
      </w:r>
    </w:p>
    <w:p w14:paraId="38ABAD8A" w14:textId="77777777" w:rsidR="005E7B64" w:rsidRPr="005E7B64" w:rsidRDefault="005E7B64" w:rsidP="005E7B64">
      <w:pPr>
        <w:widowControl/>
        <w:numPr>
          <w:ilvl w:val="0"/>
          <w:numId w:val="10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不能进行连表查询，即同时查询多张表内数据</w:t>
      </w:r>
    </w:p>
    <w:p w14:paraId="2D2D591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FC02F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查询分</w:t>
      </w:r>
      <w:proofErr w:type="gramEnd"/>
      <w:r w:rsidRPr="005E7B64">
        <w:rPr>
          <w:rFonts w:ascii="Source Code Pro" w:eastAsia="宋体" w:hAnsi="Source Code Pro" w:cs="宋体"/>
          <w:color w:val="888888"/>
          <w:kern w:val="0"/>
          <w:sz w:val="24"/>
          <w:szCs w:val="24"/>
          <w:shd w:val="clear" w:color="auto" w:fill="F0F0F0"/>
          <w14:ligatures w14:val="none"/>
        </w:rPr>
        <w:t>地区农林牧渔业总产值表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季度累计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的前</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条数据</w:t>
      </w:r>
    </w:p>
    <w:p w14:paraId="4AF316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r w:rsidRPr="005E7B64">
        <w:rPr>
          <w:rFonts w:ascii="Source Code Pro" w:eastAsia="宋体" w:hAnsi="Source Code Pro" w:cs="宋体"/>
          <w:color w:val="000000"/>
          <w:kern w:val="0"/>
          <w:sz w:val="24"/>
          <w:szCs w:val="24"/>
          <w:shd w:val="clear" w:color="auto" w:fill="F0F0F0"/>
          <w14:ligatures w14:val="none"/>
        </w:rPr>
        <w:t>macro.MAC_INDUSTRY_AREA_AGR_OUTPUT_VALUE_QUARTER</w:t>
      </w:r>
    </w:p>
    <w:p w14:paraId="6AC0C3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).limit</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000C53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macro.run_query(q)</w:t>
      </w:r>
    </w:p>
    <w:p w14:paraId="73E226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w:t>
      </w:r>
      <w:r w:rsidRPr="005E7B64">
        <w:rPr>
          <w:rFonts w:ascii="Source Code Pro" w:eastAsia="宋体" w:hAnsi="Source Code Pro" w:cs="宋体"/>
          <w:color w:val="888888"/>
          <w:kern w:val="0"/>
          <w:sz w:val="24"/>
          <w:szCs w:val="24"/>
          <w:shd w:val="clear" w:color="auto" w:fill="F0F0F0"/>
          <w14:ligatures w14:val="none"/>
        </w:rPr>
        <w:t>2014</w:t>
      </w:r>
      <w:r w:rsidRPr="005E7B64">
        <w:rPr>
          <w:rFonts w:ascii="Source Code Pro" w:eastAsia="宋体" w:hAnsi="Source Code Pro" w:cs="宋体"/>
          <w:color w:val="888888"/>
          <w:kern w:val="0"/>
          <w:sz w:val="24"/>
          <w:szCs w:val="24"/>
          <w:shd w:val="clear" w:color="auto" w:fill="F0F0F0"/>
          <w14:ligatures w14:val="none"/>
        </w:rPr>
        <w:t>年的分地区农林牧渔业总产值表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年度</w:t>
      </w:r>
      <w:r w:rsidRPr="005E7B64">
        <w:rPr>
          <w:rFonts w:ascii="Source Code Pro" w:eastAsia="宋体" w:hAnsi="Source Code Pro" w:cs="宋体"/>
          <w:color w:val="888888"/>
          <w:kern w:val="0"/>
          <w:sz w:val="24"/>
          <w:szCs w:val="24"/>
          <w:shd w:val="clear" w:color="auto" w:fill="F0F0F0"/>
          <w14:ligatures w14:val="none"/>
        </w:rPr>
        <w:t>)</w:t>
      </w:r>
    </w:p>
    <w:p w14:paraId="45E600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q = </w:t>
      </w:r>
      <w:proofErr w:type="gramStart"/>
      <w:r w:rsidRPr="005E7B64">
        <w:rPr>
          <w:rFonts w:ascii="Source Code Pro" w:eastAsia="宋体" w:hAnsi="Source Code Pro" w:cs="宋体"/>
          <w:color w:val="000000"/>
          <w:kern w:val="0"/>
          <w:sz w:val="24"/>
          <w:szCs w:val="24"/>
          <w:shd w:val="clear" w:color="auto" w:fill="F0F0F0"/>
          <w14:ligatures w14:val="none"/>
        </w:rPr>
        <w:t>query(</w:t>
      </w:r>
      <w:proofErr w:type="gramEnd"/>
      <w:r w:rsidRPr="005E7B64">
        <w:rPr>
          <w:rFonts w:ascii="Source Code Pro" w:eastAsia="宋体" w:hAnsi="Source Code Pro" w:cs="宋体"/>
          <w:color w:val="000000"/>
          <w:kern w:val="0"/>
          <w:sz w:val="24"/>
          <w:szCs w:val="24"/>
          <w:shd w:val="clear" w:color="auto" w:fill="F0F0F0"/>
          <w14:ligatures w14:val="none"/>
        </w:rPr>
        <w:t>macro.MAC_INDUSTRY_AREA_AGR_OUTPUT_VALUE_YEAR</w:t>
      </w:r>
    </w:p>
    <w:p w14:paraId="23A819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).filter</w:t>
      </w:r>
      <w:proofErr w:type="gramEnd"/>
      <w:r w:rsidRPr="005E7B64">
        <w:rPr>
          <w:rFonts w:ascii="Source Code Pro" w:eastAsia="宋体" w:hAnsi="Source Code Pro" w:cs="宋体"/>
          <w:color w:val="000000"/>
          <w:kern w:val="0"/>
          <w:sz w:val="24"/>
          <w:szCs w:val="24"/>
          <w:shd w:val="clear" w:color="auto" w:fill="F0F0F0"/>
          <w14:ligatures w14:val="none"/>
        </w:rPr>
        <w:t>(macro.MAC_INDUSTRY_AREA_AGR_OUTPUT_VALUE_YEAR.stat_year==</w:t>
      </w:r>
      <w:r w:rsidRPr="005E7B64">
        <w:rPr>
          <w:rFonts w:ascii="Source Code Pro" w:eastAsia="宋体" w:hAnsi="Source Code Pro" w:cs="宋体"/>
          <w:color w:val="880000"/>
          <w:kern w:val="0"/>
          <w:sz w:val="24"/>
          <w:szCs w:val="24"/>
          <w:shd w:val="clear" w:color="auto" w:fill="F0F0F0"/>
          <w14:ligatures w14:val="none"/>
        </w:rPr>
        <w:t>'2014'</w:t>
      </w:r>
      <w:r w:rsidRPr="005E7B64">
        <w:rPr>
          <w:rFonts w:ascii="Source Code Pro" w:eastAsia="宋体" w:hAnsi="Source Code Pro" w:cs="宋体"/>
          <w:color w:val="000000"/>
          <w:kern w:val="0"/>
          <w:sz w:val="24"/>
          <w:szCs w:val="24"/>
          <w:shd w:val="clear" w:color="auto" w:fill="F0F0F0"/>
          <w14:ligatures w14:val="none"/>
        </w:rPr>
        <w:t>)</w:t>
      </w:r>
    </w:p>
    <w:p w14:paraId="02EE80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macro.run_query(q)</w:t>
      </w:r>
    </w:p>
    <w:p w14:paraId="12C2C43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get_billboard_list 获取龙虎榜数据</w:t>
      </w:r>
    </w:p>
    <w:p w14:paraId="54EE8FA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get_billboard_</w:t>
      </w:r>
      <w:proofErr w:type="gramStart"/>
      <w:r w:rsidRPr="005E7B64">
        <w:rPr>
          <w:rFonts w:ascii="Source Code Pro" w:eastAsia="宋体" w:hAnsi="Source Code Pro" w:cs="宋体"/>
          <w:color w:val="000000"/>
          <w:kern w:val="0"/>
          <w:sz w:val="24"/>
          <w:szCs w:val="24"/>
          <w:shd w:val="clear" w:color="auto" w:fill="F0F0F0"/>
          <w14:ligatures w14:val="none"/>
        </w:rPr>
        <w:t>list(</w:t>
      </w:r>
      <w:proofErr w:type="gramEnd"/>
      <w:r w:rsidRPr="005E7B64">
        <w:rPr>
          <w:rFonts w:ascii="Source Code Pro" w:eastAsia="宋体" w:hAnsi="Source Code Pro" w:cs="宋体"/>
          <w:color w:val="000000"/>
          <w:kern w:val="0"/>
          <w:sz w:val="24"/>
          <w:szCs w:val="24"/>
          <w:shd w:val="clear" w:color="auto" w:fill="F0F0F0"/>
          <w14:ligatures w14:val="none"/>
        </w:rPr>
        <w:t>stock_list, start_date, end_date, count)</w:t>
      </w:r>
    </w:p>
    <w:p w14:paraId="5F090AE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获取指定日期区间内的龙虎榜数据</w:t>
      </w:r>
    </w:p>
    <w:p w14:paraId="78F4EE1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75F4AA3" w14:textId="77777777" w:rsidR="005E7B64" w:rsidRPr="005E7B64" w:rsidRDefault="005E7B64" w:rsidP="005E7B64">
      <w:pPr>
        <w:widowControl/>
        <w:numPr>
          <w:ilvl w:val="0"/>
          <w:numId w:val="10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stock_list: 一个股票代码的 list。 当值为 None 时， 返回指定日期的所有股票。</w:t>
      </w:r>
    </w:p>
    <w:p w14:paraId="4DBF3E55" w14:textId="77777777" w:rsidR="005E7B64" w:rsidRPr="005E7B64" w:rsidRDefault="005E7B64" w:rsidP="005E7B64">
      <w:pPr>
        <w:widowControl/>
        <w:numPr>
          <w:ilvl w:val="0"/>
          <w:numId w:val="10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start_date:开始日期</w:t>
      </w:r>
    </w:p>
    <w:p w14:paraId="3CC72B08" w14:textId="77777777" w:rsidR="005E7B64" w:rsidRPr="005E7B64" w:rsidRDefault="005E7B64" w:rsidP="005E7B64">
      <w:pPr>
        <w:widowControl/>
        <w:numPr>
          <w:ilvl w:val="0"/>
          <w:numId w:val="10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结束日期</w:t>
      </w:r>
    </w:p>
    <w:p w14:paraId="3FCA97D1" w14:textId="77777777" w:rsidR="005E7B64" w:rsidRPr="005E7B64" w:rsidRDefault="005E7B64" w:rsidP="005E7B64">
      <w:pPr>
        <w:widowControl/>
        <w:numPr>
          <w:ilvl w:val="0"/>
          <w:numId w:val="10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count: 交易日数量， 可以与 end_date 同时使用， 表示获取 end_date 前 count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交易日的数据(含 end_date 当日)</w:t>
      </w:r>
    </w:p>
    <w:p w14:paraId="5A2EF27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561861EC" w14:textId="77777777" w:rsidR="005E7B64" w:rsidRPr="005E7B64" w:rsidRDefault="005E7B64" w:rsidP="005E7B64">
      <w:pPr>
        <w:widowControl/>
        <w:numPr>
          <w:ilvl w:val="0"/>
          <w:numId w:val="107"/>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 各 column 的含义如下:</w:t>
      </w:r>
    </w:p>
    <w:p w14:paraId="00717866"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 股票代码</w:t>
      </w:r>
    </w:p>
    <w:p w14:paraId="1C24967B"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day: 日期</w:t>
      </w:r>
    </w:p>
    <w:p w14:paraId="42ADB3B8"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direction: ALL 表示『汇总』，SELL 表示『卖』，BUY 表示『买』</w:t>
      </w:r>
    </w:p>
    <w:p w14:paraId="1CD46051"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abnormal_code: 异常波动类型</w:t>
      </w:r>
    </w:p>
    <w:p w14:paraId="1A7FC3B8"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abnormal_name: 异常波动名称</w:t>
      </w:r>
    </w:p>
    <w:p w14:paraId="3284177A"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sales_depart_name: 营业部名称</w:t>
      </w:r>
    </w:p>
    <w:p w14:paraId="10856E8D"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rank: 0 表示汇总， 1~5 表示买一到买5， 6~10 表示卖一到卖五</w:t>
      </w:r>
    </w:p>
    <w:p w14:paraId="69EED8C8"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buy_value:买入金额</w:t>
      </w:r>
    </w:p>
    <w:p w14:paraId="0AFF6E64"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buy_rate:买入金额占比(买入金额/市场总成交额)</w:t>
      </w:r>
    </w:p>
    <w:p w14:paraId="043A9DDE"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sell_value:卖出金额</w:t>
      </w:r>
    </w:p>
    <w:p w14:paraId="57C6EF37"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sell_rate:卖出金额占比(卖出金额/市场总成交额)</w:t>
      </w:r>
    </w:p>
    <w:p w14:paraId="05D3F936"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net_value:净额(买入金额 - 卖出金额)</w:t>
      </w:r>
    </w:p>
    <w:p w14:paraId="300C3322"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amount:市场总成交额</w:t>
      </w:r>
    </w:p>
    <w:p w14:paraId="5F1260C3" w14:textId="77777777" w:rsidR="005E7B64" w:rsidRPr="005E7B64" w:rsidRDefault="005E7B64" w:rsidP="005E7B64">
      <w:pPr>
        <w:widowControl/>
        <w:numPr>
          <w:ilvl w:val="1"/>
          <w:numId w:val="10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total_value：买入卖出金额之和（买入金额+卖出金额）</w:t>
      </w:r>
    </w:p>
    <w:p w14:paraId="5F1708A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11B308F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在策略中获取前一日的龙虎榜数据</w:t>
      </w:r>
    </w:p>
    <w:p w14:paraId="1C6CBF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get_billboard_</w:t>
      </w:r>
      <w:proofErr w:type="gramStart"/>
      <w:r w:rsidRPr="005E7B64">
        <w:rPr>
          <w:rFonts w:ascii="Source Code Pro" w:eastAsia="宋体" w:hAnsi="Source Code Pro" w:cs="宋体"/>
          <w:color w:val="000000"/>
          <w:kern w:val="0"/>
          <w:sz w:val="24"/>
          <w:szCs w:val="24"/>
          <w:shd w:val="clear" w:color="auto" w:fill="F0F0F0"/>
          <w14:ligatures w14:val="none"/>
        </w:rPr>
        <w:t>list(</w:t>
      </w:r>
      <w:proofErr w:type="gramEnd"/>
      <w:r w:rsidRPr="005E7B64">
        <w:rPr>
          <w:rFonts w:ascii="Source Code Pro" w:eastAsia="宋体" w:hAnsi="Source Code Pro" w:cs="宋体"/>
          <w:color w:val="000000"/>
          <w:kern w:val="0"/>
          <w:sz w:val="24"/>
          <w:szCs w:val="24"/>
          <w:shd w:val="clear" w:color="auto" w:fill="F0F0F0"/>
          <w14:ligatures w14:val="none"/>
        </w:rPr>
        <w:t>stock_list=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 = context.previous_date, count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12F9B46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get_index_stocks 获取指数成份股</w:t>
      </w:r>
    </w:p>
    <w:p w14:paraId="108AEF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get_index_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000000"/>
          <w:kern w:val="0"/>
          <w:sz w:val="24"/>
          <w:szCs w:val="24"/>
          <w:shd w:val="clear" w:color="auto" w:fill="F0F0F0"/>
          <w14:ligatures w14:val="none"/>
        </w:rPr>
        <w:t>index_symbol,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3D20FBA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获取一个指数给定日期在平台可交易的成分股列表，请点击</w:t>
      </w:r>
      <w:hyperlink r:id="rId168" w:history="1">
        <w:r w:rsidRPr="005E7B64">
          <w:rPr>
            <w:rFonts w:ascii="宋体" w:eastAsia="宋体" w:hAnsi="宋体" w:cs="宋体"/>
            <w:color w:val="0E90D2"/>
            <w:kern w:val="0"/>
            <w:sz w:val="24"/>
            <w:szCs w:val="24"/>
            <w:u w:val="single"/>
            <w14:ligatures w14:val="none"/>
          </w:rPr>
          <w:t>指数列表</w:t>
        </w:r>
      </w:hyperlink>
      <w:r w:rsidRPr="005E7B64">
        <w:rPr>
          <w:rFonts w:ascii="宋体" w:eastAsia="宋体" w:hAnsi="宋体" w:cs="宋体"/>
          <w:kern w:val="0"/>
          <w:sz w:val="24"/>
          <w:szCs w:val="24"/>
          <w14:ligatures w14:val="none"/>
        </w:rPr>
        <w:t>查看指数信息</w:t>
      </w:r>
    </w:p>
    <w:p w14:paraId="3564087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9A6B226" w14:textId="77777777" w:rsidR="005E7B64" w:rsidRPr="005E7B64" w:rsidRDefault="005E7B64" w:rsidP="005E7B64">
      <w:pPr>
        <w:widowControl/>
        <w:numPr>
          <w:ilvl w:val="0"/>
          <w:numId w:val="10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index_symbol: 指数代码</w:t>
      </w:r>
    </w:p>
    <w:p w14:paraId="6B0D369E" w14:textId="77777777" w:rsidR="005E7B64" w:rsidRPr="005E7B64" w:rsidRDefault="005E7B64" w:rsidP="005E7B64">
      <w:pPr>
        <w:widowControl/>
        <w:numPr>
          <w:ilvl w:val="0"/>
          <w:numId w:val="10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查询日期, 一个字符串(格式类似'2015-10-15')或者datetime.date/datetime.datetime对象, 可以是None, 使用默认日期. 这个默认日期</w:t>
      </w:r>
      <w:proofErr w:type="gramStart"/>
      <w:r w:rsidRPr="005E7B64">
        <w:rPr>
          <w:rFonts w:ascii="宋体" w:eastAsia="宋体" w:hAnsi="宋体" w:cs="宋体"/>
          <w:kern w:val="0"/>
          <w:sz w:val="24"/>
          <w:szCs w:val="24"/>
          <w14:ligatures w14:val="none"/>
        </w:rPr>
        <w:t>在回测和</w:t>
      </w:r>
      <w:proofErr w:type="gramEnd"/>
      <w:r w:rsidRPr="005E7B64">
        <w:rPr>
          <w:rFonts w:ascii="宋体" w:eastAsia="宋体" w:hAnsi="宋体" w:cs="宋体"/>
          <w:kern w:val="0"/>
          <w:sz w:val="24"/>
          <w:szCs w:val="24"/>
          <w14:ligatures w14:val="none"/>
        </w:rPr>
        <w:t>研究模块上有点差别:</w:t>
      </w:r>
    </w:p>
    <w:p w14:paraId="74F52AEE" w14:textId="77777777" w:rsidR="005E7B64" w:rsidRPr="005E7B64" w:rsidRDefault="005E7B64" w:rsidP="005E7B64">
      <w:pPr>
        <w:widowControl/>
        <w:numPr>
          <w:ilvl w:val="1"/>
          <w:numId w:val="108"/>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回测模块</w:t>
      </w:r>
      <w:proofErr w:type="gramEnd"/>
      <w:r w:rsidRPr="005E7B64">
        <w:rPr>
          <w:rFonts w:ascii="宋体" w:eastAsia="宋体" w:hAnsi="宋体" w:cs="宋体"/>
          <w:kern w:val="0"/>
          <w:sz w:val="24"/>
          <w:szCs w:val="24"/>
          <w14:ligatures w14:val="none"/>
        </w:rPr>
        <w:t>: 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等于context.current_dt</w:t>
      </w:r>
    </w:p>
    <w:p w14:paraId="7C7CDD13" w14:textId="77777777" w:rsidR="005E7B64" w:rsidRPr="005E7B64" w:rsidRDefault="005E7B64" w:rsidP="005E7B64">
      <w:pPr>
        <w:widowControl/>
        <w:numPr>
          <w:ilvl w:val="1"/>
          <w:numId w:val="10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研究模块: 默认是今天</w:t>
      </w:r>
    </w:p>
    <w:p w14:paraId="5D3A226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返回股票代码的list</w:t>
      </w:r>
    </w:p>
    <w:p w14:paraId="1A46B70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5E8CA8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获取所有沪深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的股票</w:t>
      </w:r>
    </w:p>
    <w:p w14:paraId="6EADA8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stocks = get_index_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1732B16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log.info(stocks)</w:t>
      </w:r>
    </w:p>
    <w:p w14:paraId="0ECD3F0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get_index_weights 获取指数成分股权重</w:t>
      </w:r>
    </w:p>
    <w:p w14:paraId="72F690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get_index_</w:t>
      </w:r>
      <w:proofErr w:type="gramStart"/>
      <w:r w:rsidRPr="005E7B64">
        <w:rPr>
          <w:rFonts w:ascii="Source Code Pro" w:eastAsia="宋体" w:hAnsi="Source Code Pro" w:cs="宋体"/>
          <w:color w:val="000000"/>
          <w:kern w:val="0"/>
          <w:sz w:val="24"/>
          <w:szCs w:val="24"/>
          <w:shd w:val="clear" w:color="auto" w:fill="F0F0F0"/>
          <w14:ligatures w14:val="none"/>
        </w:rPr>
        <w:t>weights(</w:t>
      </w:r>
      <w:proofErr w:type="gramEnd"/>
      <w:r w:rsidRPr="005E7B64">
        <w:rPr>
          <w:rFonts w:ascii="Source Code Pro" w:eastAsia="宋体" w:hAnsi="Source Code Pro" w:cs="宋体"/>
          <w:color w:val="000000"/>
          <w:kern w:val="0"/>
          <w:sz w:val="24"/>
          <w:szCs w:val="24"/>
          <w:shd w:val="clear" w:color="auto" w:fill="F0F0F0"/>
          <w14:ligatures w14:val="none"/>
        </w:rPr>
        <w:t>index_id,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780EC27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获取指数成分股权重，每月更新一次，一般在月底或者月初</w:t>
      </w:r>
      <w:r w:rsidRPr="005E7B64">
        <w:rPr>
          <w:rFonts w:ascii="宋体" w:eastAsia="宋体" w:hAnsi="宋体" w:cs="宋体"/>
          <w:kern w:val="0"/>
          <w:sz w:val="24"/>
          <w:szCs w:val="24"/>
          <w14:ligatures w14:val="none"/>
        </w:rPr>
        <w:br/>
      </w:r>
      <w:r w:rsidRPr="005E7B64">
        <w:rPr>
          <w:rFonts w:ascii="宋体" w:eastAsia="宋体" w:hAnsi="宋体" w:cs="宋体"/>
          <w:b/>
          <w:bCs/>
          <w:kern w:val="0"/>
          <w:sz w:val="24"/>
          <w:szCs w:val="24"/>
          <w14:ligatures w14:val="none"/>
        </w:rPr>
        <w:t>参数</w:t>
      </w:r>
    </w:p>
    <w:p w14:paraId="69474398" w14:textId="77777777" w:rsidR="005E7B64" w:rsidRPr="005E7B64" w:rsidRDefault="005E7B64" w:rsidP="005E7B64">
      <w:pPr>
        <w:widowControl/>
        <w:numPr>
          <w:ilvl w:val="0"/>
          <w:numId w:val="10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index_id: 必选参数，代表指数的标准形式代码， 形式：指数代码.交易所代码，例如"000001.XSHG"。若代码格式错误或传入无效的指数代码，报错。</w:t>
      </w:r>
    </w:p>
    <w:p w14:paraId="6DF8FB81" w14:textId="77777777" w:rsidR="005E7B64" w:rsidRPr="005E7B64" w:rsidRDefault="005E7B64" w:rsidP="005E7B64">
      <w:pPr>
        <w:widowControl/>
        <w:numPr>
          <w:ilvl w:val="0"/>
          <w:numId w:val="10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可选参数， 查询权重信息的日期，形式："%Y-%m-%d"，例如"2018-05-03"，除此之外其他日期格式报错。当date为None，在回测、模拟环境中，默认为context.current_dt.date()；在研究环境中，默认为datetime.now().date()。</w:t>
      </w:r>
    </w:p>
    <w:p w14:paraId="03D5632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2C4A6AA0" w14:textId="77777777" w:rsidR="005E7B64" w:rsidRPr="005E7B64" w:rsidRDefault="005E7B64" w:rsidP="005E7B64">
      <w:pPr>
        <w:widowControl/>
        <w:numPr>
          <w:ilvl w:val="0"/>
          <w:numId w:val="11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查询到对应日期，且有权重数据，返回 pandas.DataFrame， index 是股票代码，columns 为 display_name(股票名称), date(日期), weight(权重)；</w:t>
      </w:r>
    </w:p>
    <w:p w14:paraId="3DE93539" w14:textId="77777777" w:rsidR="005E7B64" w:rsidRPr="005E7B64" w:rsidRDefault="005E7B64" w:rsidP="005E7B64">
      <w:pPr>
        <w:widowControl/>
        <w:numPr>
          <w:ilvl w:val="0"/>
          <w:numId w:val="11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查询到对应日期，且无权重数据， 返回距离查询日期最近日期的权重信息；</w:t>
      </w:r>
    </w:p>
    <w:p w14:paraId="36AB8EEB" w14:textId="77777777" w:rsidR="005E7B64" w:rsidRPr="005E7B64" w:rsidRDefault="005E7B64" w:rsidP="005E7B64">
      <w:pPr>
        <w:widowControl/>
        <w:numPr>
          <w:ilvl w:val="0"/>
          <w:numId w:val="11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找不到对应日期的权重信息， 返回距离查询日期最近日期的权重信息；</w:t>
      </w:r>
    </w:p>
    <w:p w14:paraId="6E96A49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434F8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&gt;&gt;&gt; get_index_</w:t>
      </w:r>
      <w:proofErr w:type="gramStart"/>
      <w:r w:rsidRPr="005E7B64">
        <w:rPr>
          <w:rFonts w:ascii="Source Code Pro" w:eastAsia="宋体" w:hAnsi="Source Code Pro" w:cs="宋体"/>
          <w:color w:val="000000"/>
          <w:kern w:val="0"/>
          <w:sz w:val="24"/>
          <w:szCs w:val="24"/>
          <w:shd w:val="clear" w:color="auto" w:fill="F0F0F0"/>
          <w14:ligatures w14:val="none"/>
        </w:rPr>
        <w:t>weights(</w:t>
      </w:r>
      <w:proofErr w:type="gramEnd"/>
      <w:r w:rsidRPr="005E7B64">
        <w:rPr>
          <w:rFonts w:ascii="Source Code Pro" w:eastAsia="宋体" w:hAnsi="Source Code Pro" w:cs="宋体"/>
          <w:color w:val="000000"/>
          <w:kern w:val="0"/>
          <w:sz w:val="24"/>
          <w:szCs w:val="24"/>
          <w:shd w:val="clear" w:color="auto" w:fill="F0F0F0"/>
          <w14:ligatures w14:val="none"/>
        </w:rPr>
        <w:t>index_id=</w:t>
      </w:r>
      <w:r w:rsidRPr="005E7B64">
        <w:rPr>
          <w:rFonts w:ascii="Source Code Pro" w:eastAsia="宋体" w:hAnsi="Source Code Pro" w:cs="宋体"/>
          <w:color w:val="880000"/>
          <w:kern w:val="0"/>
          <w:sz w:val="24"/>
          <w:szCs w:val="24"/>
          <w:shd w:val="clear" w:color="auto" w:fill="F0F0F0"/>
          <w14:ligatures w14:val="none"/>
        </w:rPr>
        <w:t>"000001.XSHG"</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"2018-05-09"</w:t>
      </w:r>
      <w:r w:rsidRPr="005E7B64">
        <w:rPr>
          <w:rFonts w:ascii="Source Code Pro" w:eastAsia="宋体" w:hAnsi="Source Code Pro" w:cs="宋体"/>
          <w:color w:val="000000"/>
          <w:kern w:val="0"/>
          <w:sz w:val="24"/>
          <w:szCs w:val="24"/>
          <w:shd w:val="clear" w:color="auto" w:fill="F0F0F0"/>
          <w14:ligatures w14:val="none"/>
        </w:rPr>
        <w:t>)</w:t>
      </w:r>
    </w:p>
    <w:p w14:paraId="1F3A3A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7D698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EA283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 =========== ======</w:t>
      </w:r>
    </w:p>
    <w:p w14:paraId="5BA5947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code    display_name     date    weight</w:t>
      </w:r>
    </w:p>
    <w:p w14:paraId="7A3DCE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 =========== ======</w:t>
      </w:r>
    </w:p>
    <w:p w14:paraId="30272D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000002.</w:t>
      </w:r>
      <w:r w:rsidRPr="005E7B64">
        <w:rPr>
          <w:rFonts w:ascii="Source Code Pro" w:eastAsia="宋体" w:hAnsi="Source Code Pro" w:cs="宋体"/>
          <w:color w:val="000000"/>
          <w:kern w:val="0"/>
          <w:sz w:val="24"/>
          <w:szCs w:val="24"/>
          <w:shd w:val="clear" w:color="auto" w:fill="F0F0F0"/>
          <w14:ligatures w14:val="none"/>
        </w:rPr>
        <w:t xml:space="preserve">XSHG </w:t>
      </w:r>
      <w:r w:rsidRPr="005E7B64">
        <w:rPr>
          <w:rFonts w:ascii="Source Code Pro" w:eastAsia="宋体" w:hAnsi="Source Code Pro" w:cs="宋体"/>
          <w:color w:val="000000"/>
          <w:kern w:val="0"/>
          <w:sz w:val="24"/>
          <w:szCs w:val="24"/>
          <w:shd w:val="clear" w:color="auto" w:fill="F0F0F0"/>
          <w14:ligatures w14:val="none"/>
        </w:rPr>
        <w:t>万科</w:t>
      </w:r>
      <w:r w:rsidRPr="005E7B64">
        <w:rPr>
          <w:rFonts w:ascii="Source Code Pro" w:eastAsia="宋体" w:hAnsi="Source Code Pro" w:cs="宋体"/>
          <w:color w:val="000000"/>
          <w:kern w:val="0"/>
          <w:sz w:val="24"/>
          <w:szCs w:val="24"/>
          <w:shd w:val="clear" w:color="auto" w:fill="F0F0F0"/>
          <w14:ligatures w14:val="none"/>
        </w:rPr>
        <w:t xml:space="preserve">A         </w:t>
      </w:r>
      <w:r w:rsidRPr="005E7B64">
        <w:rPr>
          <w:rFonts w:ascii="Source Code Pro" w:eastAsia="宋体" w:hAnsi="Source Code Pro" w:cs="宋体"/>
          <w:color w:val="008800"/>
          <w:kern w:val="0"/>
          <w:sz w:val="24"/>
          <w:szCs w:val="24"/>
          <w:shd w:val="clear" w:color="auto" w:fill="F0F0F0"/>
          <w14:ligatures w14:val="none"/>
        </w:rPr>
        <w:t>2018-04-27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1.43</w:t>
      </w:r>
    </w:p>
    <w:p w14:paraId="6A06D2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XSHG </w:t>
      </w:r>
      <w:r w:rsidRPr="005E7B64">
        <w:rPr>
          <w:rFonts w:ascii="Source Code Pro" w:eastAsia="宋体" w:hAnsi="Source Code Pro" w:cs="宋体"/>
          <w:color w:val="000000"/>
          <w:kern w:val="0"/>
          <w:sz w:val="24"/>
          <w:szCs w:val="24"/>
          <w:shd w:val="clear" w:color="auto" w:fill="F0F0F0"/>
          <w14:ligatures w14:val="none"/>
        </w:rPr>
        <w:t>平安银行</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2018-04-27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0.93</w:t>
      </w:r>
    </w:p>
    <w:p w14:paraId="22D082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 =========== ======</w:t>
      </w:r>
    </w:p>
    <w:p w14:paraId="341AB05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get_industry_stocks 获取行业成份股</w:t>
      </w:r>
    </w:p>
    <w:p w14:paraId="7EEC2E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get_industry_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000000"/>
          <w:kern w:val="0"/>
          <w:sz w:val="24"/>
          <w:szCs w:val="24"/>
          <w:shd w:val="clear" w:color="auto" w:fill="F0F0F0"/>
          <w14:ligatures w14:val="none"/>
        </w:rPr>
        <w:t>industry_code,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45D1502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获取在给定日期一个行业的所有股票，行业分类</w:t>
      </w:r>
      <w:proofErr w:type="gramStart"/>
      <w:r w:rsidRPr="005E7B64">
        <w:rPr>
          <w:rFonts w:ascii="宋体" w:eastAsia="宋体" w:hAnsi="宋体" w:cs="宋体"/>
          <w:kern w:val="0"/>
          <w:sz w:val="24"/>
          <w:szCs w:val="24"/>
          <w14:ligatures w14:val="none"/>
        </w:rPr>
        <w:t>列表见数据</w:t>
      </w:r>
      <w:proofErr w:type="gramEnd"/>
      <w:r w:rsidRPr="005E7B64">
        <w:rPr>
          <w:rFonts w:ascii="宋体" w:eastAsia="宋体" w:hAnsi="宋体" w:cs="宋体"/>
          <w:kern w:val="0"/>
          <w:sz w:val="24"/>
          <w:szCs w:val="24"/>
          <w14:ligatures w14:val="none"/>
        </w:rPr>
        <w:t>页面-</w:t>
      </w:r>
      <w:hyperlink r:id="rId169" w:history="1">
        <w:r w:rsidRPr="005E7B64">
          <w:rPr>
            <w:rFonts w:ascii="宋体" w:eastAsia="宋体" w:hAnsi="宋体" w:cs="宋体"/>
            <w:color w:val="0E90D2"/>
            <w:kern w:val="0"/>
            <w:sz w:val="24"/>
            <w:szCs w:val="24"/>
            <w:u w:val="single"/>
            <w14:ligatures w14:val="none"/>
          </w:rPr>
          <w:t>行业概念数据</w:t>
        </w:r>
      </w:hyperlink>
      <w:r w:rsidRPr="005E7B64">
        <w:rPr>
          <w:rFonts w:ascii="宋体" w:eastAsia="宋体" w:hAnsi="宋体" w:cs="宋体"/>
          <w:kern w:val="0"/>
          <w:sz w:val="24"/>
          <w:szCs w:val="24"/>
          <w14:ligatures w14:val="none"/>
        </w:rPr>
        <w:t>。</w:t>
      </w:r>
    </w:p>
    <w:p w14:paraId="09FDC7F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7ECD446" w14:textId="77777777" w:rsidR="005E7B64" w:rsidRPr="005E7B64" w:rsidRDefault="005E7B64" w:rsidP="005E7B64">
      <w:pPr>
        <w:widowControl/>
        <w:numPr>
          <w:ilvl w:val="0"/>
          <w:numId w:val="11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行业编码</w:t>
      </w:r>
    </w:p>
    <w:p w14:paraId="03986C35" w14:textId="77777777" w:rsidR="005E7B64" w:rsidRPr="005E7B64" w:rsidRDefault="005E7B64" w:rsidP="005E7B64">
      <w:pPr>
        <w:widowControl/>
        <w:numPr>
          <w:ilvl w:val="0"/>
          <w:numId w:val="11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查询日期, 一个字符串(格式类似'2015-10-15')或者[datetime.date]/[datetime.datetime]对象, 可以是None, 使用默认日期. 这个默认日期</w:t>
      </w:r>
      <w:proofErr w:type="gramStart"/>
      <w:r w:rsidRPr="005E7B64">
        <w:rPr>
          <w:rFonts w:ascii="宋体" w:eastAsia="宋体" w:hAnsi="宋体" w:cs="宋体"/>
          <w:kern w:val="0"/>
          <w:sz w:val="24"/>
          <w:szCs w:val="24"/>
          <w14:ligatures w14:val="none"/>
        </w:rPr>
        <w:t>在回测和</w:t>
      </w:r>
      <w:proofErr w:type="gramEnd"/>
      <w:r w:rsidRPr="005E7B64">
        <w:rPr>
          <w:rFonts w:ascii="宋体" w:eastAsia="宋体" w:hAnsi="宋体" w:cs="宋体"/>
          <w:kern w:val="0"/>
          <w:sz w:val="24"/>
          <w:szCs w:val="24"/>
          <w14:ligatures w14:val="none"/>
        </w:rPr>
        <w:t>研究模块上有点差别:</w:t>
      </w:r>
    </w:p>
    <w:p w14:paraId="097BDA84" w14:textId="77777777" w:rsidR="005E7B64" w:rsidRPr="005E7B64" w:rsidRDefault="005E7B64" w:rsidP="005E7B64">
      <w:pPr>
        <w:widowControl/>
        <w:numPr>
          <w:ilvl w:val="1"/>
          <w:numId w:val="111"/>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回测模块</w:t>
      </w:r>
      <w:proofErr w:type="gramEnd"/>
      <w:r w:rsidRPr="005E7B64">
        <w:rPr>
          <w:rFonts w:ascii="宋体" w:eastAsia="宋体" w:hAnsi="宋体" w:cs="宋体"/>
          <w:kern w:val="0"/>
          <w:sz w:val="24"/>
          <w:szCs w:val="24"/>
          <w14:ligatures w14:val="none"/>
        </w:rPr>
        <w:t>: 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等于context.current_dt</w:t>
      </w:r>
    </w:p>
    <w:p w14:paraId="6F7AA256" w14:textId="77777777" w:rsidR="005E7B64" w:rsidRPr="005E7B64" w:rsidRDefault="005E7B64" w:rsidP="005E7B64">
      <w:pPr>
        <w:widowControl/>
        <w:numPr>
          <w:ilvl w:val="1"/>
          <w:numId w:val="11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研究模块: 默认是今天</w:t>
      </w:r>
    </w:p>
    <w:p w14:paraId="4EB2B9C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返回股票代码的list</w:t>
      </w:r>
    </w:p>
    <w:p w14:paraId="398DB69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CA1F0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获取计算机</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互联网行业的成分股</w:t>
      </w:r>
    </w:p>
    <w:p w14:paraId="3B9378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stocks = get_industry_stocks(</w:t>
      </w:r>
      <w:r w:rsidRPr="005E7B64">
        <w:rPr>
          <w:rFonts w:ascii="Source Code Pro" w:eastAsia="宋体" w:hAnsi="Source Code Pro" w:cs="宋体"/>
          <w:color w:val="880000"/>
          <w:kern w:val="0"/>
          <w:sz w:val="24"/>
          <w:szCs w:val="24"/>
          <w:shd w:val="clear" w:color="auto" w:fill="F0F0F0"/>
          <w14:ligatures w14:val="none"/>
        </w:rPr>
        <w:t>'I64'</w:t>
      </w:r>
      <w:r w:rsidRPr="005E7B64">
        <w:rPr>
          <w:rFonts w:ascii="Source Code Pro" w:eastAsia="宋体" w:hAnsi="Source Code Pro" w:cs="宋体"/>
          <w:color w:val="000000"/>
          <w:kern w:val="0"/>
          <w:sz w:val="24"/>
          <w:szCs w:val="24"/>
          <w:shd w:val="clear" w:color="auto" w:fill="F0F0F0"/>
          <w14:ligatures w14:val="none"/>
        </w:rPr>
        <w:t>)</w:t>
      </w:r>
    </w:p>
    <w:p w14:paraId="23893E1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get_concept_stocks 获取概念成份股</w:t>
      </w:r>
    </w:p>
    <w:p w14:paraId="631FEF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get_concept_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000000"/>
          <w:kern w:val="0"/>
          <w:sz w:val="24"/>
          <w:szCs w:val="24"/>
          <w:shd w:val="clear" w:color="auto" w:fill="F0F0F0"/>
          <w14:ligatures w14:val="none"/>
        </w:rPr>
        <w:t>concept_code,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5B41E69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获取在给定日期一个概念板块的所有股票，概念板块分类</w:t>
      </w:r>
      <w:proofErr w:type="gramStart"/>
      <w:r w:rsidRPr="005E7B64">
        <w:rPr>
          <w:rFonts w:ascii="宋体" w:eastAsia="宋体" w:hAnsi="宋体" w:cs="宋体"/>
          <w:kern w:val="0"/>
          <w:sz w:val="24"/>
          <w:szCs w:val="24"/>
          <w14:ligatures w14:val="none"/>
        </w:rPr>
        <w:t>列表见数据</w:t>
      </w:r>
      <w:proofErr w:type="gramEnd"/>
      <w:r w:rsidRPr="005E7B64">
        <w:rPr>
          <w:rFonts w:ascii="宋体" w:eastAsia="宋体" w:hAnsi="宋体" w:cs="宋体"/>
          <w:kern w:val="0"/>
          <w:sz w:val="24"/>
          <w:szCs w:val="24"/>
          <w14:ligatures w14:val="none"/>
        </w:rPr>
        <w:t>页面-</w:t>
      </w:r>
      <w:hyperlink r:id="rId170" w:history="1">
        <w:r w:rsidRPr="005E7B64">
          <w:rPr>
            <w:rFonts w:ascii="宋体" w:eastAsia="宋体" w:hAnsi="宋体" w:cs="宋体"/>
            <w:color w:val="0E90D2"/>
            <w:kern w:val="0"/>
            <w:sz w:val="24"/>
            <w:szCs w:val="24"/>
            <w:u w:val="single"/>
            <w14:ligatures w14:val="none"/>
          </w:rPr>
          <w:t>行业概念数据</w:t>
        </w:r>
      </w:hyperlink>
      <w:r w:rsidRPr="005E7B64">
        <w:rPr>
          <w:rFonts w:ascii="宋体" w:eastAsia="宋体" w:hAnsi="宋体" w:cs="宋体"/>
          <w:kern w:val="0"/>
          <w:sz w:val="24"/>
          <w:szCs w:val="24"/>
          <w14:ligatures w14:val="none"/>
        </w:rPr>
        <w:t>。</w:t>
      </w:r>
    </w:p>
    <w:p w14:paraId="0A394CD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34576DF" w14:textId="77777777" w:rsidR="005E7B64" w:rsidRPr="005E7B64" w:rsidRDefault="005E7B64" w:rsidP="005E7B64">
      <w:pPr>
        <w:widowControl/>
        <w:numPr>
          <w:ilvl w:val="0"/>
          <w:numId w:val="11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concept_code: 概念板块编码</w:t>
      </w:r>
    </w:p>
    <w:p w14:paraId="2AEE2DA4" w14:textId="77777777" w:rsidR="005E7B64" w:rsidRPr="005E7B64" w:rsidRDefault="005E7B64" w:rsidP="005E7B64">
      <w:pPr>
        <w:widowControl/>
        <w:numPr>
          <w:ilvl w:val="0"/>
          <w:numId w:val="11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查询日期, 一个字符串(格式类似'2015-10-15')或者[datetime.date]/[datetime.datetime]对象, 可以是None, 使用默认日期. 这个默认日期</w:t>
      </w:r>
      <w:proofErr w:type="gramStart"/>
      <w:r w:rsidRPr="005E7B64">
        <w:rPr>
          <w:rFonts w:ascii="宋体" w:eastAsia="宋体" w:hAnsi="宋体" w:cs="宋体"/>
          <w:kern w:val="0"/>
          <w:sz w:val="24"/>
          <w:szCs w:val="24"/>
          <w14:ligatures w14:val="none"/>
        </w:rPr>
        <w:t>在回测和</w:t>
      </w:r>
      <w:proofErr w:type="gramEnd"/>
      <w:r w:rsidRPr="005E7B64">
        <w:rPr>
          <w:rFonts w:ascii="宋体" w:eastAsia="宋体" w:hAnsi="宋体" w:cs="宋体"/>
          <w:kern w:val="0"/>
          <w:sz w:val="24"/>
          <w:szCs w:val="24"/>
          <w14:ligatures w14:val="none"/>
        </w:rPr>
        <w:t>研究模块上有点差别:</w:t>
      </w:r>
    </w:p>
    <w:p w14:paraId="0E59C43F" w14:textId="77777777" w:rsidR="005E7B64" w:rsidRPr="005E7B64" w:rsidRDefault="005E7B64" w:rsidP="005E7B64">
      <w:pPr>
        <w:widowControl/>
        <w:numPr>
          <w:ilvl w:val="1"/>
          <w:numId w:val="112"/>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回测模块</w:t>
      </w:r>
      <w:proofErr w:type="gramEnd"/>
      <w:r w:rsidRPr="005E7B64">
        <w:rPr>
          <w:rFonts w:ascii="宋体" w:eastAsia="宋体" w:hAnsi="宋体" w:cs="宋体"/>
          <w:kern w:val="0"/>
          <w:sz w:val="24"/>
          <w:szCs w:val="24"/>
          <w14:ligatures w14:val="none"/>
        </w:rPr>
        <w:t>: 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等于context.current_dt</w:t>
      </w:r>
    </w:p>
    <w:p w14:paraId="24CA6C4C" w14:textId="77777777" w:rsidR="005E7B64" w:rsidRPr="005E7B64" w:rsidRDefault="005E7B64" w:rsidP="005E7B64">
      <w:pPr>
        <w:widowControl/>
        <w:numPr>
          <w:ilvl w:val="1"/>
          <w:numId w:val="11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研究模块: 默认是今天</w:t>
      </w:r>
    </w:p>
    <w:p w14:paraId="04A9570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返回股票代码的list</w:t>
      </w:r>
    </w:p>
    <w:p w14:paraId="6F7D9DC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11BF35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获取风</w:t>
      </w:r>
      <w:proofErr w:type="gramStart"/>
      <w:r w:rsidRPr="005E7B64">
        <w:rPr>
          <w:rFonts w:ascii="Source Code Pro" w:eastAsia="宋体" w:hAnsi="Source Code Pro" w:cs="宋体"/>
          <w:color w:val="888888"/>
          <w:kern w:val="0"/>
          <w:sz w:val="24"/>
          <w:szCs w:val="24"/>
          <w:shd w:val="clear" w:color="auto" w:fill="F0F0F0"/>
          <w14:ligatures w14:val="none"/>
        </w:rPr>
        <w:t>电概念</w:t>
      </w:r>
      <w:proofErr w:type="gramEnd"/>
      <w:r w:rsidRPr="005E7B64">
        <w:rPr>
          <w:rFonts w:ascii="Source Code Pro" w:eastAsia="宋体" w:hAnsi="Source Code Pro" w:cs="宋体"/>
          <w:color w:val="888888"/>
          <w:kern w:val="0"/>
          <w:sz w:val="24"/>
          <w:szCs w:val="24"/>
          <w:shd w:val="clear" w:color="auto" w:fill="F0F0F0"/>
          <w14:ligatures w14:val="none"/>
        </w:rPr>
        <w:t>板块的成分股</w:t>
      </w:r>
    </w:p>
    <w:p w14:paraId="6853A5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stocks = get_concept_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880000"/>
          <w:kern w:val="0"/>
          <w:sz w:val="24"/>
          <w:szCs w:val="24"/>
          <w:shd w:val="clear" w:color="auto" w:fill="F0F0F0"/>
          <w14:ligatures w14:val="none"/>
        </w:rPr>
        <w:t>'SC0084'</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'2019-04-16'</w:t>
      </w:r>
      <w:r w:rsidRPr="005E7B64">
        <w:rPr>
          <w:rFonts w:ascii="Source Code Pro" w:eastAsia="宋体" w:hAnsi="Source Code Pro" w:cs="宋体"/>
          <w:color w:val="000000"/>
          <w:kern w:val="0"/>
          <w:sz w:val="24"/>
          <w:szCs w:val="24"/>
          <w:shd w:val="clear" w:color="auto" w:fill="F0F0F0"/>
          <w14:ligatures w14:val="none"/>
        </w:rPr>
        <w:t>)</w:t>
      </w:r>
    </w:p>
    <w:p w14:paraId="6C1153F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print(stocks)</w:t>
      </w:r>
    </w:p>
    <w:p w14:paraId="6FCEB63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68306E0F" w14:textId="77777777" w:rsidR="005E7B64" w:rsidRPr="005E7B64" w:rsidRDefault="005E7B64" w:rsidP="005E7B64">
      <w:pPr>
        <w:widowControl/>
        <w:numPr>
          <w:ilvl w:val="0"/>
          <w:numId w:val="113"/>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申万在</w:t>
      </w:r>
      <w:proofErr w:type="gramEnd"/>
      <w:r w:rsidRPr="005E7B64">
        <w:rPr>
          <w:rFonts w:ascii="宋体" w:eastAsia="宋体" w:hAnsi="宋体" w:cs="宋体"/>
          <w:kern w:val="0"/>
          <w:sz w:val="24"/>
          <w:szCs w:val="24"/>
          <w14:ligatures w14:val="none"/>
        </w:rPr>
        <w:t>2014年2月21做了调整，2014年2月21日有几个行业被剔除了，同时又增加了新的行业，2014年2月21日之后的行业是28个，之前是23个，历史上总共有34个。</w:t>
      </w:r>
    </w:p>
    <w:p w14:paraId="24FB23D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get_industries 获取行业列表</w:t>
      </w:r>
    </w:p>
    <w:p w14:paraId="5199F8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1AD086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get_</w:t>
      </w:r>
      <w:proofErr w:type="gramStart"/>
      <w:r w:rsidRPr="005E7B64">
        <w:rPr>
          <w:rFonts w:ascii="Source Code Pro" w:eastAsia="宋体" w:hAnsi="Source Code Pro" w:cs="宋体"/>
          <w:color w:val="000000"/>
          <w:kern w:val="0"/>
          <w:sz w:val="24"/>
          <w:szCs w:val="24"/>
          <w:shd w:val="clear" w:color="auto" w:fill="F0F0F0"/>
          <w14:ligatures w14:val="none"/>
        </w:rPr>
        <w:t>industries(</w:t>
      </w:r>
      <w:proofErr w:type="gramEnd"/>
      <w:r w:rsidRPr="005E7B64">
        <w:rPr>
          <w:rFonts w:ascii="Source Code Pro" w:eastAsia="宋体" w:hAnsi="Source Code Pro" w:cs="宋体"/>
          <w:color w:val="000000"/>
          <w:kern w:val="0"/>
          <w:sz w:val="24"/>
          <w:szCs w:val="24"/>
          <w:shd w:val="clear" w:color="auto" w:fill="F0F0F0"/>
          <w14:ligatures w14:val="none"/>
        </w:rPr>
        <w:t>name,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4CB22F9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按照行业分类获取行业列表。</w:t>
      </w:r>
    </w:p>
    <w:p w14:paraId="6AD913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4C310E1" w14:textId="77777777" w:rsidR="005E7B64" w:rsidRPr="005E7B64" w:rsidRDefault="005E7B64" w:rsidP="005E7B64">
      <w:pPr>
        <w:widowControl/>
        <w:numPr>
          <w:ilvl w:val="0"/>
          <w:numId w:val="11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行业代码， 取值如下：</w:t>
      </w:r>
    </w:p>
    <w:p w14:paraId="6A6B50CB"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"sw_l1": </w:t>
      </w:r>
      <w:proofErr w:type="gramStart"/>
      <w:r w:rsidRPr="005E7B64">
        <w:rPr>
          <w:rFonts w:ascii="宋体" w:eastAsia="宋体" w:hAnsi="宋体" w:cs="宋体"/>
          <w:kern w:val="0"/>
          <w:sz w:val="24"/>
          <w:szCs w:val="24"/>
          <w14:ligatures w14:val="none"/>
        </w:rPr>
        <w:t>申万一级</w:t>
      </w:r>
      <w:proofErr w:type="gramEnd"/>
      <w:r w:rsidRPr="005E7B64">
        <w:rPr>
          <w:rFonts w:ascii="宋体" w:eastAsia="宋体" w:hAnsi="宋体" w:cs="宋体"/>
          <w:kern w:val="0"/>
          <w:sz w:val="24"/>
          <w:szCs w:val="24"/>
          <w14:ligatures w14:val="none"/>
        </w:rPr>
        <w:t>行业</w:t>
      </w:r>
    </w:p>
    <w:p w14:paraId="32075968"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"sw_l2": 申</w:t>
      </w:r>
      <w:proofErr w:type="gramStart"/>
      <w:r w:rsidRPr="005E7B64">
        <w:rPr>
          <w:rFonts w:ascii="宋体" w:eastAsia="宋体" w:hAnsi="宋体" w:cs="宋体"/>
          <w:kern w:val="0"/>
          <w:sz w:val="24"/>
          <w:szCs w:val="24"/>
          <w14:ligatures w14:val="none"/>
        </w:rPr>
        <w:t>万二</w:t>
      </w:r>
      <w:proofErr w:type="gramEnd"/>
      <w:r w:rsidRPr="005E7B64">
        <w:rPr>
          <w:rFonts w:ascii="宋体" w:eastAsia="宋体" w:hAnsi="宋体" w:cs="宋体"/>
          <w:kern w:val="0"/>
          <w:sz w:val="24"/>
          <w:szCs w:val="24"/>
          <w14:ligatures w14:val="none"/>
        </w:rPr>
        <w:t>级行业</w:t>
      </w:r>
    </w:p>
    <w:p w14:paraId="5EFDC691"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"sw_l3": 申</w:t>
      </w:r>
      <w:proofErr w:type="gramStart"/>
      <w:r w:rsidRPr="005E7B64">
        <w:rPr>
          <w:rFonts w:ascii="宋体" w:eastAsia="宋体" w:hAnsi="宋体" w:cs="宋体"/>
          <w:kern w:val="0"/>
          <w:sz w:val="24"/>
          <w:szCs w:val="24"/>
          <w14:ligatures w14:val="none"/>
        </w:rPr>
        <w:t>万三</w:t>
      </w:r>
      <w:proofErr w:type="gramEnd"/>
      <w:r w:rsidRPr="005E7B64">
        <w:rPr>
          <w:rFonts w:ascii="宋体" w:eastAsia="宋体" w:hAnsi="宋体" w:cs="宋体"/>
          <w:kern w:val="0"/>
          <w:sz w:val="24"/>
          <w:szCs w:val="24"/>
          <w14:ligatures w14:val="none"/>
        </w:rPr>
        <w:t>级行业</w:t>
      </w:r>
    </w:p>
    <w:p w14:paraId="48B79612"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"jq_l1": </w:t>
      </w:r>
      <w:proofErr w:type="gramStart"/>
      <w:r w:rsidRPr="005E7B64">
        <w:rPr>
          <w:rFonts w:ascii="宋体" w:eastAsia="宋体" w:hAnsi="宋体" w:cs="宋体"/>
          <w:kern w:val="0"/>
          <w:sz w:val="24"/>
          <w:szCs w:val="24"/>
          <w14:ligatures w14:val="none"/>
        </w:rPr>
        <w:t>聚宽一级</w:t>
      </w:r>
      <w:proofErr w:type="gramEnd"/>
      <w:r w:rsidRPr="005E7B64">
        <w:rPr>
          <w:rFonts w:ascii="宋体" w:eastAsia="宋体" w:hAnsi="宋体" w:cs="宋体"/>
          <w:kern w:val="0"/>
          <w:sz w:val="24"/>
          <w:szCs w:val="24"/>
          <w14:ligatures w14:val="none"/>
        </w:rPr>
        <w:t>行业</w:t>
      </w:r>
    </w:p>
    <w:p w14:paraId="460511DF"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"jq_l2": </w:t>
      </w:r>
      <w:proofErr w:type="gramStart"/>
      <w:r w:rsidRPr="005E7B64">
        <w:rPr>
          <w:rFonts w:ascii="宋体" w:eastAsia="宋体" w:hAnsi="宋体" w:cs="宋体"/>
          <w:kern w:val="0"/>
          <w:sz w:val="24"/>
          <w:szCs w:val="24"/>
          <w14:ligatures w14:val="none"/>
        </w:rPr>
        <w:t>聚宽二级</w:t>
      </w:r>
      <w:proofErr w:type="gramEnd"/>
      <w:r w:rsidRPr="005E7B64">
        <w:rPr>
          <w:rFonts w:ascii="宋体" w:eastAsia="宋体" w:hAnsi="宋体" w:cs="宋体"/>
          <w:kern w:val="0"/>
          <w:sz w:val="24"/>
          <w:szCs w:val="24"/>
          <w14:ligatures w14:val="none"/>
        </w:rPr>
        <w:t>行业</w:t>
      </w:r>
    </w:p>
    <w:p w14:paraId="4B8B6FFA" w14:textId="77777777" w:rsidR="005E7B64" w:rsidRPr="005E7B64" w:rsidRDefault="005E7B64" w:rsidP="005E7B64">
      <w:pPr>
        <w:widowControl/>
        <w:numPr>
          <w:ilvl w:val="1"/>
          <w:numId w:val="11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"zjw": 证监会行业</w:t>
      </w:r>
    </w:p>
    <w:p w14:paraId="3F53AD1A" w14:textId="77777777" w:rsidR="005E7B64" w:rsidRPr="005E7B64" w:rsidRDefault="005E7B64" w:rsidP="005E7B64">
      <w:pPr>
        <w:widowControl/>
        <w:numPr>
          <w:ilvl w:val="0"/>
          <w:numId w:val="11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获取数据的日期，默认为None，返回历史上所有行业；传入date，返回date当天存在的行业；研究</w:t>
      </w:r>
      <w:proofErr w:type="gramStart"/>
      <w:r w:rsidRPr="005E7B64">
        <w:rPr>
          <w:rFonts w:ascii="宋体" w:eastAsia="宋体" w:hAnsi="宋体" w:cs="宋体"/>
          <w:kern w:val="0"/>
          <w:sz w:val="24"/>
          <w:szCs w:val="24"/>
          <w14:ligatures w14:val="none"/>
        </w:rPr>
        <w:t>和回测中</w:t>
      </w:r>
      <w:proofErr w:type="gramEnd"/>
      <w:r w:rsidRPr="005E7B64">
        <w:rPr>
          <w:rFonts w:ascii="宋体" w:eastAsia="宋体" w:hAnsi="宋体" w:cs="宋体"/>
          <w:kern w:val="0"/>
          <w:sz w:val="24"/>
          <w:szCs w:val="24"/>
          <w14:ligatures w14:val="none"/>
        </w:rPr>
        <w:t>返回结果相同；</w:t>
      </w:r>
    </w:p>
    <w:p w14:paraId="08248BC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7D12EFC9" w14:textId="77777777" w:rsidR="005E7B64" w:rsidRPr="005E7B64" w:rsidRDefault="005E7B64" w:rsidP="005E7B64">
      <w:pPr>
        <w:widowControl/>
        <w:numPr>
          <w:ilvl w:val="0"/>
          <w:numId w:val="115"/>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 各 column 的含义如下:</w:t>
      </w:r>
    </w:p>
    <w:p w14:paraId="5A85EF73" w14:textId="77777777" w:rsidR="005E7B64" w:rsidRPr="005E7B64" w:rsidRDefault="005E7B64" w:rsidP="005E7B64">
      <w:pPr>
        <w:widowControl/>
        <w:numPr>
          <w:ilvl w:val="1"/>
          <w:numId w:val="11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 行业代码</w:t>
      </w:r>
    </w:p>
    <w:p w14:paraId="5F3FEB50" w14:textId="77777777" w:rsidR="005E7B64" w:rsidRPr="005E7B64" w:rsidRDefault="005E7B64" w:rsidP="005E7B64">
      <w:pPr>
        <w:widowControl/>
        <w:numPr>
          <w:ilvl w:val="1"/>
          <w:numId w:val="11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行业名称</w:t>
      </w:r>
    </w:p>
    <w:p w14:paraId="3233426A" w14:textId="77777777" w:rsidR="005E7B64" w:rsidRPr="005E7B64" w:rsidRDefault="005E7B64" w:rsidP="005E7B64">
      <w:pPr>
        <w:widowControl/>
        <w:numPr>
          <w:ilvl w:val="1"/>
          <w:numId w:val="11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开始日期</w:t>
      </w:r>
    </w:p>
    <w:p w14:paraId="7387BAF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91D7D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3B7712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get_industries(name=</w:t>
      </w:r>
      <w:r w:rsidRPr="005E7B64">
        <w:rPr>
          <w:rFonts w:ascii="Source Code Pro" w:eastAsia="宋体" w:hAnsi="Source Code Pro" w:cs="宋体"/>
          <w:color w:val="880000"/>
          <w:kern w:val="0"/>
          <w:sz w:val="24"/>
          <w:szCs w:val="24"/>
          <w:shd w:val="clear" w:color="auto" w:fill="F0F0F0"/>
          <w14:ligatures w14:val="none"/>
        </w:rPr>
        <w:t>'zjw'</w:t>
      </w:r>
      <w:r w:rsidRPr="005E7B64">
        <w:rPr>
          <w:rFonts w:ascii="Source Code Pro" w:eastAsia="宋体" w:hAnsi="Source Code Pro" w:cs="宋体"/>
          <w:color w:val="000000"/>
          <w:kern w:val="0"/>
          <w:sz w:val="24"/>
          <w:szCs w:val="24"/>
          <w:shd w:val="clear" w:color="auto" w:fill="F0F0F0"/>
          <w14:ligatures w14:val="none"/>
        </w:rPr>
        <w:t>)</w:t>
      </w:r>
    </w:p>
    <w:p w14:paraId="621FBF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industries(</w:t>
      </w:r>
      <w:proofErr w:type="gramEnd"/>
      <w:r w:rsidRPr="005E7B64">
        <w:rPr>
          <w:rFonts w:ascii="Source Code Pro" w:eastAsia="宋体" w:hAnsi="Source Code Pro" w:cs="宋体"/>
          <w:color w:val="000000"/>
          <w:kern w:val="0"/>
          <w:sz w:val="24"/>
          <w:szCs w:val="24"/>
          <w:shd w:val="clear" w:color="auto" w:fill="F0F0F0"/>
          <w14:ligatures w14:val="none"/>
        </w:rPr>
        <w:t>name=</w:t>
      </w:r>
      <w:r w:rsidRPr="005E7B64">
        <w:rPr>
          <w:rFonts w:ascii="Source Code Pro" w:eastAsia="宋体" w:hAnsi="Source Code Pro" w:cs="宋体"/>
          <w:color w:val="880000"/>
          <w:kern w:val="0"/>
          <w:sz w:val="24"/>
          <w:szCs w:val="24"/>
          <w:shd w:val="clear" w:color="auto" w:fill="F0F0F0"/>
          <w14:ligatures w14:val="none"/>
        </w:rPr>
        <w:t>'zjw'</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'2016-01-01'</w:t>
      </w:r>
      <w:r w:rsidRPr="005E7B64">
        <w:rPr>
          <w:rFonts w:ascii="Source Code Pro" w:eastAsia="宋体" w:hAnsi="Source Code Pro" w:cs="宋体"/>
          <w:color w:val="000000"/>
          <w:kern w:val="0"/>
          <w:sz w:val="24"/>
          <w:szCs w:val="24"/>
          <w:shd w:val="clear" w:color="auto" w:fill="F0F0F0"/>
          <w14:ligatures w14:val="none"/>
        </w:rPr>
        <w:t>)</w:t>
      </w:r>
    </w:p>
    <w:p w14:paraId="7712253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get_concepts 获取概念列表</w:t>
      </w:r>
    </w:p>
    <w:p w14:paraId="0E2B55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2F7FB0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concepts(</w:t>
      </w:r>
      <w:proofErr w:type="gramEnd"/>
      <w:r w:rsidRPr="005E7B64">
        <w:rPr>
          <w:rFonts w:ascii="Source Code Pro" w:eastAsia="宋体" w:hAnsi="Source Code Pro" w:cs="宋体"/>
          <w:color w:val="000000"/>
          <w:kern w:val="0"/>
          <w:sz w:val="24"/>
          <w:szCs w:val="24"/>
          <w:shd w:val="clear" w:color="auto" w:fill="F0F0F0"/>
          <w14:ligatures w14:val="none"/>
        </w:rPr>
        <w:t>)</w:t>
      </w:r>
    </w:p>
    <w:p w14:paraId="50A37AF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获取所有的概念板块列表，行业分类</w:t>
      </w:r>
      <w:proofErr w:type="gramStart"/>
      <w:r w:rsidRPr="005E7B64">
        <w:rPr>
          <w:rFonts w:ascii="宋体" w:eastAsia="宋体" w:hAnsi="宋体" w:cs="宋体"/>
          <w:kern w:val="0"/>
          <w:sz w:val="24"/>
          <w:szCs w:val="24"/>
          <w14:ligatures w14:val="none"/>
        </w:rPr>
        <w:t>列表见数据</w:t>
      </w:r>
      <w:proofErr w:type="gramEnd"/>
      <w:r w:rsidRPr="005E7B64">
        <w:rPr>
          <w:rFonts w:ascii="宋体" w:eastAsia="宋体" w:hAnsi="宋体" w:cs="宋体"/>
          <w:kern w:val="0"/>
          <w:sz w:val="24"/>
          <w:szCs w:val="24"/>
          <w14:ligatures w14:val="none"/>
        </w:rPr>
        <w:t>页面-</w:t>
      </w:r>
      <w:hyperlink r:id="rId171" w:anchor="plateData:%E6%A6%82%E5%BF%B5%E6%9D%BF%E5%9D%97" w:history="1">
        <w:r w:rsidRPr="005E7B64">
          <w:rPr>
            <w:rFonts w:ascii="宋体" w:eastAsia="宋体" w:hAnsi="宋体" w:cs="宋体"/>
            <w:color w:val="0E90D2"/>
            <w:kern w:val="0"/>
            <w:sz w:val="24"/>
            <w:szCs w:val="24"/>
            <w:u w:val="single"/>
            <w14:ligatures w14:val="none"/>
          </w:rPr>
          <w:t>行业概念数据</w:t>
        </w:r>
      </w:hyperlink>
      <w:r w:rsidRPr="005E7B64">
        <w:rPr>
          <w:rFonts w:ascii="宋体" w:eastAsia="宋体" w:hAnsi="宋体" w:cs="宋体"/>
          <w:kern w:val="0"/>
          <w:sz w:val="24"/>
          <w:szCs w:val="24"/>
          <w14:ligatures w14:val="none"/>
        </w:rPr>
        <w:t>。</w:t>
      </w:r>
    </w:p>
    <w:p w14:paraId="2AB031D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4475BB9C" w14:textId="77777777" w:rsidR="005E7B64" w:rsidRPr="005E7B64" w:rsidRDefault="005E7B64" w:rsidP="005E7B64">
      <w:pPr>
        <w:widowControl/>
        <w:numPr>
          <w:ilvl w:val="0"/>
          <w:numId w:val="11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 各 column 的含义如下:</w:t>
      </w:r>
    </w:p>
    <w:p w14:paraId="73AB1EB8" w14:textId="77777777" w:rsidR="005E7B64" w:rsidRPr="005E7B64" w:rsidRDefault="005E7B64" w:rsidP="005E7B64">
      <w:pPr>
        <w:widowControl/>
        <w:numPr>
          <w:ilvl w:val="1"/>
          <w:numId w:val="1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index: 概念代码</w:t>
      </w:r>
    </w:p>
    <w:p w14:paraId="06C66AE3" w14:textId="77777777" w:rsidR="005E7B64" w:rsidRPr="005E7B64" w:rsidRDefault="005E7B64" w:rsidP="005E7B64">
      <w:pPr>
        <w:widowControl/>
        <w:numPr>
          <w:ilvl w:val="1"/>
          <w:numId w:val="1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概念名称</w:t>
      </w:r>
    </w:p>
    <w:p w14:paraId="04FF4BA1" w14:textId="77777777" w:rsidR="005E7B64" w:rsidRPr="005E7B64" w:rsidRDefault="005E7B64" w:rsidP="005E7B64">
      <w:pPr>
        <w:widowControl/>
        <w:numPr>
          <w:ilvl w:val="1"/>
          <w:numId w:val="11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开始日期</w:t>
      </w:r>
    </w:p>
    <w:p w14:paraId="510505B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get_all_securities 获取所有标的信息</w:t>
      </w:r>
    </w:p>
    <w:p w14:paraId="48B896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get_all_securities(</w:t>
      </w:r>
      <w:r w:rsidRPr="005E7B64">
        <w:rPr>
          <w:rFonts w:ascii="Source Code Pro" w:eastAsia="宋体" w:hAnsi="Source Code Pro" w:cs="宋体"/>
          <w:b/>
          <w:bCs/>
          <w:color w:val="000000"/>
          <w:kern w:val="0"/>
          <w:sz w:val="24"/>
          <w:szCs w:val="24"/>
          <w:shd w:val="clear" w:color="auto" w:fill="F0F0F0"/>
          <w14:ligatures w14:val="none"/>
        </w:rPr>
        <w:t>types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6C6A952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获取平台支持的所有股票、基金、指数、期货、期权信息</w:t>
      </w:r>
    </w:p>
    <w:p w14:paraId="4FE91E8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3D45431D" w14:textId="77777777" w:rsidR="005E7B64" w:rsidRPr="005E7B64" w:rsidRDefault="005E7B64" w:rsidP="005E7B64">
      <w:pPr>
        <w:widowControl/>
        <w:numPr>
          <w:ilvl w:val="0"/>
          <w:numId w:val="11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types: list: 用来过滤securities的类型, list元素可选: 'stock', 'fund', 'index', 'futures', 'options', 'etf', 'lof', 'fja', 'fjb', 'open_fund', 'bond_fund', 'stock_fund', 'QDII_fund'(QDII基金), 'money_market_fund', 'mixture_fund'。 </w:t>
      </w:r>
      <w:r w:rsidRPr="005E7B64">
        <w:rPr>
          <w:rFonts w:ascii="宋体" w:eastAsia="宋体" w:hAnsi="宋体" w:cs="宋体"/>
          <w:b/>
          <w:bCs/>
          <w:kern w:val="0"/>
          <w:sz w:val="24"/>
          <w:szCs w:val="24"/>
          <w14:ligatures w14:val="none"/>
        </w:rPr>
        <w:t>types为空时返回所有股票, 不包括基金,指数和期货</w:t>
      </w:r>
    </w:p>
    <w:p w14:paraId="252C851B" w14:textId="77777777" w:rsidR="005E7B64" w:rsidRPr="005E7B64" w:rsidRDefault="005E7B64" w:rsidP="005E7B64">
      <w:pPr>
        <w:widowControl/>
        <w:numPr>
          <w:ilvl w:val="0"/>
          <w:numId w:val="11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date: 日期, 一个字符串或者 datetime.datetime /datetime.date 对象, 用于获取某日期还在上市的股票信息. 默认值为 None, 表示获取所有日期的股票信息.</w:t>
      </w:r>
      <w:r w:rsidRPr="005E7B64">
        <w:rPr>
          <w:rFonts w:ascii="宋体" w:eastAsia="宋体" w:hAnsi="宋体" w:cs="宋体"/>
          <w:b/>
          <w:bCs/>
          <w:kern w:val="0"/>
          <w:sz w:val="24"/>
          <w:szCs w:val="24"/>
          <w14:ligatures w14:val="none"/>
        </w:rPr>
        <w:t>建议使用时添加上指定date</w:t>
      </w:r>
    </w:p>
    <w:p w14:paraId="37FB20E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[pandas.DataFrame], 比如:</w:t>
      </w:r>
      <w:r w:rsidRPr="005E7B64">
        <w:rPr>
          <w:rFonts w:ascii="Source Code Pro" w:eastAsia="宋体" w:hAnsi="Source Code Pro" w:cs="宋体"/>
          <w:b/>
          <w:bCs/>
          <w:color w:val="880000"/>
          <w:kern w:val="0"/>
          <w:sz w:val="22"/>
          <w:shd w:val="clear" w:color="auto" w:fill="F0F0F0"/>
          <w14:ligatures w14:val="none"/>
        </w:rPr>
        <w:t>get_all_securities</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color w:val="008800"/>
          <w:kern w:val="0"/>
          <w:sz w:val="22"/>
          <w:shd w:val="clear" w:color="auto" w:fill="F0F0F0"/>
          <w14:ligatures w14:val="none"/>
        </w:rPr>
        <w:t>2</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返回:</w:t>
      </w:r>
    </w:p>
    <w:tbl>
      <w:tblPr>
        <w:tblW w:w="0" w:type="auto"/>
        <w:tblCellMar>
          <w:left w:w="0" w:type="dxa"/>
          <w:right w:w="0" w:type="dxa"/>
        </w:tblCellMar>
        <w:tblLook w:val="04A0" w:firstRow="1" w:lastRow="0" w:firstColumn="1" w:lastColumn="0" w:noHBand="0" w:noVBand="1"/>
      </w:tblPr>
      <w:tblGrid>
        <w:gridCol w:w="1560"/>
        <w:gridCol w:w="1692"/>
        <w:gridCol w:w="724"/>
        <w:gridCol w:w="1450"/>
        <w:gridCol w:w="1440"/>
        <w:gridCol w:w="840"/>
      </w:tblGrid>
      <w:tr w:rsidR="005E7B64" w:rsidRPr="005E7B64" w14:paraId="58A6FF66"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382AB57B"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w:t>
            </w:r>
          </w:p>
        </w:tc>
        <w:tc>
          <w:tcPr>
            <w:tcW w:w="0" w:type="auto"/>
            <w:tcBorders>
              <w:top w:val="nil"/>
            </w:tcBorders>
            <w:shd w:val="clear" w:color="auto" w:fill="auto"/>
            <w:tcMar>
              <w:top w:w="120" w:type="dxa"/>
              <w:left w:w="120" w:type="dxa"/>
              <w:bottom w:w="120" w:type="dxa"/>
              <w:right w:w="120" w:type="dxa"/>
            </w:tcMar>
            <w:vAlign w:val="bottom"/>
            <w:hideMark/>
          </w:tcPr>
          <w:p w14:paraId="59810EEB"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display_name</w:t>
            </w:r>
          </w:p>
        </w:tc>
        <w:tc>
          <w:tcPr>
            <w:tcW w:w="0" w:type="auto"/>
            <w:tcBorders>
              <w:top w:val="nil"/>
            </w:tcBorders>
            <w:shd w:val="clear" w:color="auto" w:fill="auto"/>
            <w:tcMar>
              <w:top w:w="120" w:type="dxa"/>
              <w:left w:w="120" w:type="dxa"/>
              <w:bottom w:w="120" w:type="dxa"/>
              <w:right w:w="120" w:type="dxa"/>
            </w:tcMar>
            <w:vAlign w:val="bottom"/>
            <w:hideMark/>
          </w:tcPr>
          <w:p w14:paraId="4726220A"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name</w:t>
            </w:r>
          </w:p>
        </w:tc>
        <w:tc>
          <w:tcPr>
            <w:tcW w:w="0" w:type="auto"/>
            <w:tcBorders>
              <w:top w:val="nil"/>
            </w:tcBorders>
            <w:shd w:val="clear" w:color="auto" w:fill="auto"/>
            <w:tcMar>
              <w:top w:w="120" w:type="dxa"/>
              <w:left w:w="120" w:type="dxa"/>
              <w:bottom w:w="120" w:type="dxa"/>
              <w:right w:w="120" w:type="dxa"/>
            </w:tcMar>
            <w:vAlign w:val="bottom"/>
            <w:hideMark/>
          </w:tcPr>
          <w:p w14:paraId="1CF4BD37"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start_date</w:t>
            </w:r>
          </w:p>
        </w:tc>
        <w:tc>
          <w:tcPr>
            <w:tcW w:w="0" w:type="auto"/>
            <w:tcBorders>
              <w:top w:val="nil"/>
            </w:tcBorders>
            <w:shd w:val="clear" w:color="auto" w:fill="auto"/>
            <w:tcMar>
              <w:top w:w="120" w:type="dxa"/>
              <w:left w:w="120" w:type="dxa"/>
              <w:bottom w:w="120" w:type="dxa"/>
              <w:right w:w="120" w:type="dxa"/>
            </w:tcMar>
            <w:vAlign w:val="bottom"/>
            <w:hideMark/>
          </w:tcPr>
          <w:p w14:paraId="740BA9D0"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end_date</w:t>
            </w:r>
          </w:p>
        </w:tc>
        <w:tc>
          <w:tcPr>
            <w:tcW w:w="0" w:type="auto"/>
            <w:tcBorders>
              <w:top w:val="nil"/>
            </w:tcBorders>
            <w:shd w:val="clear" w:color="auto" w:fill="auto"/>
            <w:tcMar>
              <w:top w:w="120" w:type="dxa"/>
              <w:left w:w="120" w:type="dxa"/>
              <w:bottom w:w="120" w:type="dxa"/>
              <w:right w:w="120" w:type="dxa"/>
            </w:tcMar>
            <w:vAlign w:val="bottom"/>
            <w:hideMark/>
          </w:tcPr>
          <w:p w14:paraId="7E7E91A9"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type</w:t>
            </w:r>
          </w:p>
        </w:tc>
      </w:tr>
      <w:tr w:rsidR="005E7B64" w:rsidRPr="005E7B64" w14:paraId="406C7958"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9A0C16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000001.XSHE</w:t>
            </w:r>
          </w:p>
        </w:tc>
        <w:tc>
          <w:tcPr>
            <w:tcW w:w="0" w:type="auto"/>
            <w:tcBorders>
              <w:top w:val="single" w:sz="6" w:space="0" w:color="DDDDDD"/>
            </w:tcBorders>
            <w:shd w:val="clear" w:color="auto" w:fill="auto"/>
            <w:tcMar>
              <w:top w:w="120" w:type="dxa"/>
              <w:left w:w="120" w:type="dxa"/>
              <w:bottom w:w="120" w:type="dxa"/>
              <w:right w:w="120" w:type="dxa"/>
            </w:tcMar>
            <w:hideMark/>
          </w:tcPr>
          <w:p w14:paraId="47283B9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平安银行</w:t>
            </w:r>
          </w:p>
        </w:tc>
        <w:tc>
          <w:tcPr>
            <w:tcW w:w="0" w:type="auto"/>
            <w:tcBorders>
              <w:top w:val="single" w:sz="6" w:space="0" w:color="DDDDDD"/>
            </w:tcBorders>
            <w:shd w:val="clear" w:color="auto" w:fill="auto"/>
            <w:tcMar>
              <w:top w:w="120" w:type="dxa"/>
              <w:left w:w="120" w:type="dxa"/>
              <w:bottom w:w="120" w:type="dxa"/>
              <w:right w:w="120" w:type="dxa"/>
            </w:tcMar>
            <w:hideMark/>
          </w:tcPr>
          <w:p w14:paraId="6D842D3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PAYH</w:t>
            </w:r>
          </w:p>
        </w:tc>
        <w:tc>
          <w:tcPr>
            <w:tcW w:w="0" w:type="auto"/>
            <w:tcBorders>
              <w:top w:val="single" w:sz="6" w:space="0" w:color="DDDDDD"/>
            </w:tcBorders>
            <w:shd w:val="clear" w:color="auto" w:fill="auto"/>
            <w:tcMar>
              <w:top w:w="120" w:type="dxa"/>
              <w:left w:w="120" w:type="dxa"/>
              <w:bottom w:w="120" w:type="dxa"/>
              <w:right w:w="120" w:type="dxa"/>
            </w:tcMar>
            <w:hideMark/>
          </w:tcPr>
          <w:p w14:paraId="02C834E9"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1991-04-03</w:t>
            </w:r>
          </w:p>
        </w:tc>
        <w:tc>
          <w:tcPr>
            <w:tcW w:w="0" w:type="auto"/>
            <w:tcBorders>
              <w:top w:val="single" w:sz="6" w:space="0" w:color="DDDDDD"/>
            </w:tcBorders>
            <w:shd w:val="clear" w:color="auto" w:fill="auto"/>
            <w:tcMar>
              <w:top w:w="120" w:type="dxa"/>
              <w:left w:w="120" w:type="dxa"/>
              <w:bottom w:w="120" w:type="dxa"/>
              <w:right w:w="120" w:type="dxa"/>
            </w:tcMar>
            <w:hideMark/>
          </w:tcPr>
          <w:p w14:paraId="55A2878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9999-01-01</w:t>
            </w:r>
          </w:p>
        </w:tc>
        <w:tc>
          <w:tcPr>
            <w:tcW w:w="0" w:type="auto"/>
            <w:tcBorders>
              <w:top w:val="single" w:sz="6" w:space="0" w:color="DDDDDD"/>
            </w:tcBorders>
            <w:shd w:val="clear" w:color="auto" w:fill="auto"/>
            <w:tcMar>
              <w:top w:w="120" w:type="dxa"/>
              <w:left w:w="120" w:type="dxa"/>
              <w:bottom w:w="120" w:type="dxa"/>
              <w:right w:w="120" w:type="dxa"/>
            </w:tcMar>
            <w:hideMark/>
          </w:tcPr>
          <w:p w14:paraId="5735A7A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stock</w:t>
            </w:r>
          </w:p>
        </w:tc>
      </w:tr>
      <w:tr w:rsidR="005E7B64" w:rsidRPr="005E7B64" w14:paraId="2AF00762"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C78051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000002.XSHE</w:t>
            </w:r>
          </w:p>
        </w:tc>
        <w:tc>
          <w:tcPr>
            <w:tcW w:w="0" w:type="auto"/>
            <w:tcBorders>
              <w:top w:val="single" w:sz="6" w:space="0" w:color="DDDDDD"/>
            </w:tcBorders>
            <w:shd w:val="clear" w:color="auto" w:fill="auto"/>
            <w:tcMar>
              <w:top w:w="120" w:type="dxa"/>
              <w:left w:w="120" w:type="dxa"/>
              <w:bottom w:w="120" w:type="dxa"/>
              <w:right w:w="120" w:type="dxa"/>
            </w:tcMar>
            <w:hideMark/>
          </w:tcPr>
          <w:p w14:paraId="4368920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万 科Ａ</w:t>
            </w:r>
          </w:p>
        </w:tc>
        <w:tc>
          <w:tcPr>
            <w:tcW w:w="0" w:type="auto"/>
            <w:tcBorders>
              <w:top w:val="single" w:sz="6" w:space="0" w:color="DDDDDD"/>
            </w:tcBorders>
            <w:shd w:val="clear" w:color="auto" w:fill="auto"/>
            <w:tcMar>
              <w:top w:w="120" w:type="dxa"/>
              <w:left w:w="120" w:type="dxa"/>
              <w:bottom w:w="120" w:type="dxa"/>
              <w:right w:w="120" w:type="dxa"/>
            </w:tcMar>
            <w:hideMark/>
          </w:tcPr>
          <w:p w14:paraId="1DB62F3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WKA</w:t>
            </w:r>
          </w:p>
        </w:tc>
        <w:tc>
          <w:tcPr>
            <w:tcW w:w="0" w:type="auto"/>
            <w:tcBorders>
              <w:top w:val="single" w:sz="6" w:space="0" w:color="DDDDDD"/>
            </w:tcBorders>
            <w:shd w:val="clear" w:color="auto" w:fill="auto"/>
            <w:tcMar>
              <w:top w:w="120" w:type="dxa"/>
              <w:left w:w="120" w:type="dxa"/>
              <w:bottom w:w="120" w:type="dxa"/>
              <w:right w:w="120" w:type="dxa"/>
            </w:tcMar>
            <w:hideMark/>
          </w:tcPr>
          <w:p w14:paraId="713E3EA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1991-01-29</w:t>
            </w:r>
          </w:p>
        </w:tc>
        <w:tc>
          <w:tcPr>
            <w:tcW w:w="0" w:type="auto"/>
            <w:tcBorders>
              <w:top w:val="single" w:sz="6" w:space="0" w:color="DDDDDD"/>
            </w:tcBorders>
            <w:shd w:val="clear" w:color="auto" w:fill="auto"/>
            <w:tcMar>
              <w:top w:w="120" w:type="dxa"/>
              <w:left w:w="120" w:type="dxa"/>
              <w:bottom w:w="120" w:type="dxa"/>
              <w:right w:w="120" w:type="dxa"/>
            </w:tcMar>
            <w:hideMark/>
          </w:tcPr>
          <w:p w14:paraId="7BF749B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9999-01-01</w:t>
            </w:r>
          </w:p>
        </w:tc>
        <w:tc>
          <w:tcPr>
            <w:tcW w:w="0" w:type="auto"/>
            <w:tcBorders>
              <w:top w:val="single" w:sz="6" w:space="0" w:color="DDDDDD"/>
            </w:tcBorders>
            <w:shd w:val="clear" w:color="auto" w:fill="auto"/>
            <w:tcMar>
              <w:top w:w="120" w:type="dxa"/>
              <w:left w:w="120" w:type="dxa"/>
              <w:bottom w:w="120" w:type="dxa"/>
              <w:right w:w="120" w:type="dxa"/>
            </w:tcMar>
            <w:hideMark/>
          </w:tcPr>
          <w:p w14:paraId="58D2D2D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stock</w:t>
            </w:r>
          </w:p>
        </w:tc>
      </w:tr>
    </w:tbl>
    <w:p w14:paraId="5557FCB0" w14:textId="77777777" w:rsidR="005E7B64" w:rsidRPr="005E7B64" w:rsidRDefault="005E7B64" w:rsidP="005E7B64">
      <w:pPr>
        <w:widowControl/>
        <w:numPr>
          <w:ilvl w:val="0"/>
          <w:numId w:val="11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display_name: 中文名称,只返回最新的，判断是否st请使用get_extras</w:t>
      </w:r>
    </w:p>
    <w:p w14:paraId="2B85CDB8" w14:textId="77777777" w:rsidR="005E7B64" w:rsidRPr="005E7B64" w:rsidRDefault="005E7B64" w:rsidP="005E7B64">
      <w:pPr>
        <w:widowControl/>
        <w:numPr>
          <w:ilvl w:val="0"/>
          <w:numId w:val="11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缩写简称，同上</w:t>
      </w:r>
    </w:p>
    <w:p w14:paraId="4731E742" w14:textId="77777777" w:rsidR="005E7B64" w:rsidRPr="005E7B64" w:rsidRDefault="005E7B64" w:rsidP="005E7B64">
      <w:pPr>
        <w:widowControl/>
        <w:numPr>
          <w:ilvl w:val="0"/>
          <w:numId w:val="11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上市日期</w:t>
      </w:r>
    </w:p>
    <w:p w14:paraId="60819987" w14:textId="77777777" w:rsidR="005E7B64" w:rsidRPr="005E7B64" w:rsidRDefault="005E7B64" w:rsidP="005E7B64">
      <w:pPr>
        <w:widowControl/>
        <w:numPr>
          <w:ilvl w:val="0"/>
          <w:numId w:val="11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退市日期（股票是最后一个交易日，不同于摘牌日期），如果没有退市则为2200-01-01；</w:t>
      </w:r>
    </w:p>
    <w:p w14:paraId="66EBC5FA" w14:textId="77777777" w:rsidR="005E7B64" w:rsidRPr="005E7B64" w:rsidRDefault="005E7B64" w:rsidP="005E7B64">
      <w:pPr>
        <w:widowControl/>
        <w:numPr>
          <w:ilvl w:val="0"/>
          <w:numId w:val="11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type: 类型，stock(股票)，index(指数)，etf(场内ETF基金)，fja（场内分级A），fjb（场内分级B），fjm（场内分级母基金），mmf（场内交易的货币基金），lof（上市</w:t>
      </w:r>
      <w:proofErr w:type="gramStart"/>
      <w:r w:rsidRPr="005E7B64">
        <w:rPr>
          <w:rFonts w:ascii="宋体" w:eastAsia="宋体" w:hAnsi="宋体" w:cs="宋体"/>
          <w:kern w:val="0"/>
          <w:sz w:val="24"/>
          <w:szCs w:val="24"/>
          <w14:ligatures w14:val="none"/>
        </w:rPr>
        <w:t>型开放</w:t>
      </w:r>
      <w:proofErr w:type="gramEnd"/>
      <w:r w:rsidRPr="005E7B64">
        <w:rPr>
          <w:rFonts w:ascii="宋体" w:eastAsia="宋体" w:hAnsi="宋体" w:cs="宋体"/>
          <w:kern w:val="0"/>
          <w:sz w:val="24"/>
          <w:szCs w:val="24"/>
          <w14:ligatures w14:val="none"/>
        </w:rPr>
        <w:t>基金），open_fund（开放式基金）, bond_fund（债券基金）, stock_fund（股票型基金）, money_market_fund（场外交易的货币基金）, mixture_fund（混合型基金）,fund_fund（联接基金) options(期权),</w:t>
      </w:r>
    </w:p>
    <w:p w14:paraId="7E17044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40BE6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78F99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获得所有股票列表</w:t>
      </w:r>
    </w:p>
    <w:p w14:paraId="0AEF69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log.info(get_all_</w:t>
      </w:r>
      <w:proofErr w:type="gramStart"/>
      <w:r w:rsidRPr="005E7B64">
        <w:rPr>
          <w:rFonts w:ascii="Source Code Pro" w:eastAsia="宋体" w:hAnsi="Source Code Pro" w:cs="宋体"/>
          <w:color w:val="000000"/>
          <w:kern w:val="0"/>
          <w:sz w:val="24"/>
          <w:szCs w:val="24"/>
          <w:shd w:val="clear" w:color="auto" w:fill="F0F0F0"/>
          <w14:ligatures w14:val="none"/>
        </w:rPr>
        <w:t>securities(</w:t>
      </w:r>
      <w:proofErr w:type="gramEnd"/>
      <w:r w:rsidRPr="005E7B64">
        <w:rPr>
          <w:rFonts w:ascii="Source Code Pro" w:eastAsia="宋体" w:hAnsi="Source Code Pro" w:cs="宋体"/>
          <w:color w:val="000000"/>
          <w:kern w:val="0"/>
          <w:sz w:val="24"/>
          <w:szCs w:val="24"/>
          <w:shd w:val="clear" w:color="auto" w:fill="F0F0F0"/>
          <w14:ligatures w14:val="none"/>
        </w:rPr>
        <w:t>))</w:t>
      </w:r>
    </w:p>
    <w:p w14:paraId="1DB235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log.info(get_all_securities([</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58ADB9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BA829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将所有股票列表转换成数组</w:t>
      </w:r>
    </w:p>
    <w:p w14:paraId="1D3DE9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stocks = list(get_all_securities([</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roofErr w:type="gramStart"/>
      <w:r w:rsidRPr="005E7B64">
        <w:rPr>
          <w:rFonts w:ascii="Source Code Pro" w:eastAsia="宋体" w:hAnsi="Source Code Pro" w:cs="宋体"/>
          <w:color w:val="000000"/>
          <w:kern w:val="0"/>
          <w:sz w:val="24"/>
          <w:szCs w:val="24"/>
          <w:shd w:val="clear" w:color="auto" w:fill="F0F0F0"/>
          <w14:ligatures w14:val="none"/>
        </w:rPr>
        <w:t>).index</w:t>
      </w:r>
      <w:proofErr w:type="gramEnd"/>
      <w:r w:rsidRPr="005E7B64">
        <w:rPr>
          <w:rFonts w:ascii="Source Code Pro" w:eastAsia="宋体" w:hAnsi="Source Code Pro" w:cs="宋体"/>
          <w:color w:val="000000"/>
          <w:kern w:val="0"/>
          <w:sz w:val="24"/>
          <w:szCs w:val="24"/>
          <w:shd w:val="clear" w:color="auto" w:fill="F0F0F0"/>
          <w14:ligatures w14:val="none"/>
        </w:rPr>
        <w:t>)</w:t>
      </w:r>
    </w:p>
    <w:p w14:paraId="6B3CFE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DF4DF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获得所有指数列表</w:t>
      </w:r>
    </w:p>
    <w:p w14:paraId="563BE4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get_all_securities([</w:t>
      </w:r>
      <w:r w:rsidRPr="005E7B64">
        <w:rPr>
          <w:rFonts w:ascii="Source Code Pro" w:eastAsia="宋体" w:hAnsi="Source Code Pro" w:cs="宋体"/>
          <w:color w:val="880000"/>
          <w:kern w:val="0"/>
          <w:sz w:val="24"/>
          <w:szCs w:val="24"/>
          <w:shd w:val="clear" w:color="auto" w:fill="F0F0F0"/>
          <w14:ligatures w14:val="none"/>
        </w:rPr>
        <w:t>'index'</w:t>
      </w:r>
      <w:r w:rsidRPr="005E7B64">
        <w:rPr>
          <w:rFonts w:ascii="Source Code Pro" w:eastAsia="宋体" w:hAnsi="Source Code Pro" w:cs="宋体"/>
          <w:color w:val="000000"/>
          <w:kern w:val="0"/>
          <w:sz w:val="24"/>
          <w:szCs w:val="24"/>
          <w:shd w:val="clear" w:color="auto" w:fill="F0F0F0"/>
          <w14:ligatures w14:val="none"/>
        </w:rPr>
        <w:t>])</w:t>
      </w:r>
    </w:p>
    <w:p w14:paraId="52CCAC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0FCEE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获得所有基金列表</w:t>
      </w:r>
    </w:p>
    <w:p w14:paraId="5264328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df = get_all_securities([</w:t>
      </w:r>
      <w:r w:rsidRPr="005E7B64">
        <w:rPr>
          <w:rFonts w:ascii="Source Code Pro" w:eastAsia="宋体" w:hAnsi="Source Code Pro" w:cs="宋体"/>
          <w:color w:val="880000"/>
          <w:kern w:val="0"/>
          <w:sz w:val="24"/>
          <w:szCs w:val="24"/>
          <w:shd w:val="clear" w:color="auto" w:fill="F0F0F0"/>
          <w14:ligatures w14:val="none"/>
        </w:rPr>
        <w:t>'fund'</w:t>
      </w:r>
      <w:r w:rsidRPr="005E7B64">
        <w:rPr>
          <w:rFonts w:ascii="Source Code Pro" w:eastAsia="宋体" w:hAnsi="Source Code Pro" w:cs="宋体"/>
          <w:color w:val="000000"/>
          <w:kern w:val="0"/>
          <w:sz w:val="24"/>
          <w:szCs w:val="24"/>
          <w:shd w:val="clear" w:color="auto" w:fill="F0F0F0"/>
          <w14:ligatures w14:val="none"/>
        </w:rPr>
        <w:t>])</w:t>
      </w:r>
    </w:p>
    <w:p w14:paraId="68F45A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131CC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获取所有期货列表</w:t>
      </w:r>
    </w:p>
    <w:p w14:paraId="6E8F51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get_all_securities([</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w:t>
      </w:r>
    </w:p>
    <w:p w14:paraId="0B2444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963AD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获取所有期货列表</w:t>
      </w:r>
    </w:p>
    <w:p w14:paraId="5005BA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get_all_securities([</w:t>
      </w:r>
      <w:r w:rsidRPr="005E7B64">
        <w:rPr>
          <w:rFonts w:ascii="Source Code Pro" w:eastAsia="宋体" w:hAnsi="Source Code Pro" w:cs="宋体"/>
          <w:color w:val="880000"/>
          <w:kern w:val="0"/>
          <w:sz w:val="24"/>
          <w:szCs w:val="24"/>
          <w:shd w:val="clear" w:color="auto" w:fill="F0F0F0"/>
          <w14:ligatures w14:val="none"/>
        </w:rPr>
        <w:t>'options'</w:t>
      </w:r>
      <w:r w:rsidRPr="005E7B64">
        <w:rPr>
          <w:rFonts w:ascii="Source Code Pro" w:eastAsia="宋体" w:hAnsi="Source Code Pro" w:cs="宋体"/>
          <w:color w:val="000000"/>
          <w:kern w:val="0"/>
          <w:sz w:val="24"/>
          <w:szCs w:val="24"/>
          <w:shd w:val="clear" w:color="auto" w:fill="F0F0F0"/>
          <w14:ligatures w14:val="none"/>
        </w:rPr>
        <w:t>])</w:t>
      </w:r>
    </w:p>
    <w:p w14:paraId="06D6C7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8A9A4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etf</w:t>
      </w:r>
      <w:r w:rsidRPr="005E7B64">
        <w:rPr>
          <w:rFonts w:ascii="Source Code Pro" w:eastAsia="宋体" w:hAnsi="Source Code Pro" w:cs="宋体"/>
          <w:color w:val="888888"/>
          <w:kern w:val="0"/>
          <w:sz w:val="24"/>
          <w:szCs w:val="24"/>
          <w:shd w:val="clear" w:color="auto" w:fill="F0F0F0"/>
          <w14:ligatures w14:val="none"/>
        </w:rPr>
        <w:t>基金列表</w:t>
      </w:r>
    </w:p>
    <w:p w14:paraId="1F18AB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df = get_all_securities([</w:t>
      </w:r>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000000"/>
          <w:kern w:val="0"/>
          <w:sz w:val="24"/>
          <w:szCs w:val="24"/>
          <w:shd w:val="clear" w:color="auto" w:fill="F0F0F0"/>
          <w14:ligatures w14:val="none"/>
        </w:rPr>
        <w:t>])</w:t>
      </w:r>
    </w:p>
    <w:p w14:paraId="106BAD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lof</w:t>
      </w:r>
      <w:r w:rsidRPr="005E7B64">
        <w:rPr>
          <w:rFonts w:ascii="Source Code Pro" w:eastAsia="宋体" w:hAnsi="Source Code Pro" w:cs="宋体"/>
          <w:color w:val="888888"/>
          <w:kern w:val="0"/>
          <w:sz w:val="24"/>
          <w:szCs w:val="24"/>
          <w:shd w:val="clear" w:color="auto" w:fill="F0F0F0"/>
          <w14:ligatures w14:val="none"/>
        </w:rPr>
        <w:t>基金列表</w:t>
      </w:r>
    </w:p>
    <w:p w14:paraId="0DF54E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df = get_all_securities([</w:t>
      </w:r>
      <w:r w:rsidRPr="005E7B64">
        <w:rPr>
          <w:rFonts w:ascii="Source Code Pro" w:eastAsia="宋体" w:hAnsi="Source Code Pro" w:cs="宋体"/>
          <w:color w:val="880000"/>
          <w:kern w:val="0"/>
          <w:sz w:val="24"/>
          <w:szCs w:val="24"/>
          <w:shd w:val="clear" w:color="auto" w:fill="F0F0F0"/>
          <w14:ligatures w14:val="none"/>
        </w:rPr>
        <w:t>'lof'</w:t>
      </w:r>
      <w:r w:rsidRPr="005E7B64">
        <w:rPr>
          <w:rFonts w:ascii="Source Code Pro" w:eastAsia="宋体" w:hAnsi="Source Code Pro" w:cs="宋体"/>
          <w:color w:val="000000"/>
          <w:kern w:val="0"/>
          <w:sz w:val="24"/>
          <w:szCs w:val="24"/>
          <w:shd w:val="clear" w:color="auto" w:fill="F0F0F0"/>
          <w14:ligatures w14:val="none"/>
        </w:rPr>
        <w:t>])</w:t>
      </w:r>
    </w:p>
    <w:p w14:paraId="16CDB3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获得分级</w:t>
      </w:r>
      <w:r w:rsidRPr="005E7B64">
        <w:rPr>
          <w:rFonts w:ascii="Source Code Pro" w:eastAsia="宋体" w:hAnsi="Source Code Pro" w:cs="宋体"/>
          <w:color w:val="888888"/>
          <w:kern w:val="0"/>
          <w:sz w:val="24"/>
          <w:szCs w:val="24"/>
          <w:shd w:val="clear" w:color="auto" w:fill="F0F0F0"/>
          <w14:ligatures w14:val="none"/>
        </w:rPr>
        <w:t>A</w:t>
      </w:r>
      <w:r w:rsidRPr="005E7B64">
        <w:rPr>
          <w:rFonts w:ascii="Source Code Pro" w:eastAsia="宋体" w:hAnsi="Source Code Pro" w:cs="宋体"/>
          <w:color w:val="888888"/>
          <w:kern w:val="0"/>
          <w:sz w:val="24"/>
          <w:szCs w:val="24"/>
          <w:shd w:val="clear" w:color="auto" w:fill="F0F0F0"/>
          <w14:ligatures w14:val="none"/>
        </w:rPr>
        <w:t>基金列表</w:t>
      </w:r>
    </w:p>
    <w:p w14:paraId="6C65D5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df = get_all_securities([</w:t>
      </w:r>
      <w:r w:rsidRPr="005E7B64">
        <w:rPr>
          <w:rFonts w:ascii="Source Code Pro" w:eastAsia="宋体" w:hAnsi="Source Code Pro" w:cs="宋体"/>
          <w:color w:val="880000"/>
          <w:kern w:val="0"/>
          <w:sz w:val="24"/>
          <w:szCs w:val="24"/>
          <w:shd w:val="clear" w:color="auto" w:fill="F0F0F0"/>
          <w14:ligatures w14:val="none"/>
        </w:rPr>
        <w:t>'fja'</w:t>
      </w:r>
      <w:r w:rsidRPr="005E7B64">
        <w:rPr>
          <w:rFonts w:ascii="Source Code Pro" w:eastAsia="宋体" w:hAnsi="Source Code Pro" w:cs="宋体"/>
          <w:color w:val="000000"/>
          <w:kern w:val="0"/>
          <w:sz w:val="24"/>
          <w:szCs w:val="24"/>
          <w:shd w:val="clear" w:color="auto" w:fill="F0F0F0"/>
          <w14:ligatures w14:val="none"/>
        </w:rPr>
        <w:t>])</w:t>
      </w:r>
    </w:p>
    <w:p w14:paraId="19CF2C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获得分级</w:t>
      </w:r>
      <w:r w:rsidRPr="005E7B64">
        <w:rPr>
          <w:rFonts w:ascii="Source Code Pro" w:eastAsia="宋体" w:hAnsi="Source Code Pro" w:cs="宋体"/>
          <w:color w:val="888888"/>
          <w:kern w:val="0"/>
          <w:sz w:val="24"/>
          <w:szCs w:val="24"/>
          <w:shd w:val="clear" w:color="auto" w:fill="F0F0F0"/>
          <w14:ligatures w14:val="none"/>
        </w:rPr>
        <w:t>B</w:t>
      </w:r>
      <w:r w:rsidRPr="005E7B64">
        <w:rPr>
          <w:rFonts w:ascii="Source Code Pro" w:eastAsia="宋体" w:hAnsi="Source Code Pro" w:cs="宋体"/>
          <w:color w:val="888888"/>
          <w:kern w:val="0"/>
          <w:sz w:val="24"/>
          <w:szCs w:val="24"/>
          <w:shd w:val="clear" w:color="auto" w:fill="F0F0F0"/>
          <w14:ligatures w14:val="none"/>
        </w:rPr>
        <w:t>基金列表</w:t>
      </w:r>
    </w:p>
    <w:p w14:paraId="3BE6DE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df = get_all_securities([</w:t>
      </w:r>
      <w:r w:rsidRPr="005E7B64">
        <w:rPr>
          <w:rFonts w:ascii="Source Code Pro" w:eastAsia="宋体" w:hAnsi="Source Code Pro" w:cs="宋体"/>
          <w:color w:val="880000"/>
          <w:kern w:val="0"/>
          <w:sz w:val="24"/>
          <w:szCs w:val="24"/>
          <w:shd w:val="clear" w:color="auto" w:fill="F0F0F0"/>
          <w14:ligatures w14:val="none"/>
        </w:rPr>
        <w:t>'fjb'</w:t>
      </w:r>
      <w:r w:rsidRPr="005E7B64">
        <w:rPr>
          <w:rFonts w:ascii="Source Code Pro" w:eastAsia="宋体" w:hAnsi="Source Code Pro" w:cs="宋体"/>
          <w:color w:val="000000"/>
          <w:kern w:val="0"/>
          <w:sz w:val="24"/>
          <w:szCs w:val="24"/>
          <w:shd w:val="clear" w:color="auto" w:fill="F0F0F0"/>
          <w14:ligatures w14:val="none"/>
        </w:rPr>
        <w:t>])</w:t>
      </w:r>
    </w:p>
    <w:p w14:paraId="22EB38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4DD51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日还在上市的所有股票列表</w:t>
      </w:r>
    </w:p>
    <w:p w14:paraId="299CAF4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get_all_securities(date=</w:t>
      </w:r>
      <w:r w:rsidRPr="005E7B64">
        <w:rPr>
          <w:rFonts w:ascii="Source Code Pro" w:eastAsia="宋体" w:hAnsi="Source Code Pro" w:cs="宋体"/>
          <w:color w:val="880000"/>
          <w:kern w:val="0"/>
          <w:sz w:val="24"/>
          <w:szCs w:val="24"/>
          <w:shd w:val="clear" w:color="auto" w:fill="F0F0F0"/>
          <w14:ligatures w14:val="none"/>
        </w:rPr>
        <w:t>'2015-10-10'</w:t>
      </w:r>
      <w:r w:rsidRPr="005E7B64">
        <w:rPr>
          <w:rFonts w:ascii="Source Code Pro" w:eastAsia="宋体" w:hAnsi="Source Code Pro" w:cs="宋体"/>
          <w:color w:val="000000"/>
          <w:kern w:val="0"/>
          <w:sz w:val="24"/>
          <w:szCs w:val="24"/>
          <w:shd w:val="clear" w:color="auto" w:fill="F0F0F0"/>
          <w14:ligatures w14:val="none"/>
        </w:rPr>
        <w:t>)</w:t>
      </w:r>
    </w:p>
    <w:p w14:paraId="7AFD7A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w:t>
      </w:r>
      <w:r w:rsidRPr="005E7B64">
        <w:rPr>
          <w:rFonts w:ascii="Source Code Pro" w:eastAsia="宋体" w:hAnsi="Source Code Pro" w:cs="宋体"/>
          <w:color w:val="888888"/>
          <w:kern w:val="0"/>
          <w:sz w:val="24"/>
          <w:szCs w:val="24"/>
          <w:shd w:val="clear" w:color="auto" w:fill="F0F0F0"/>
          <w14:ligatures w14:val="none"/>
        </w:rPr>
        <w:t>2015</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日还在上市的</w:t>
      </w:r>
      <w:r w:rsidRPr="005E7B64">
        <w:rPr>
          <w:rFonts w:ascii="Source Code Pro" w:eastAsia="宋体" w:hAnsi="Source Code Pro" w:cs="宋体"/>
          <w:color w:val="888888"/>
          <w:kern w:val="0"/>
          <w:sz w:val="24"/>
          <w:szCs w:val="24"/>
          <w:shd w:val="clear" w:color="auto" w:fill="F0F0F0"/>
          <w14:ligatures w14:val="none"/>
        </w:rPr>
        <w:t xml:space="preserve"> etf </w:t>
      </w:r>
      <w:r w:rsidRPr="005E7B64">
        <w:rPr>
          <w:rFonts w:ascii="Source Code Pro" w:eastAsia="宋体" w:hAnsi="Source Code Pro" w:cs="宋体"/>
          <w:color w:val="888888"/>
          <w:kern w:val="0"/>
          <w:sz w:val="24"/>
          <w:szCs w:val="24"/>
          <w:shd w:val="clear" w:color="auto" w:fill="F0F0F0"/>
          <w14:ligatures w14:val="none"/>
        </w:rPr>
        <w:t>和</w:t>
      </w:r>
      <w:r w:rsidRPr="005E7B64">
        <w:rPr>
          <w:rFonts w:ascii="Source Code Pro" w:eastAsia="宋体" w:hAnsi="Source Code Pro" w:cs="宋体"/>
          <w:color w:val="888888"/>
          <w:kern w:val="0"/>
          <w:sz w:val="24"/>
          <w:szCs w:val="24"/>
          <w:shd w:val="clear" w:color="auto" w:fill="F0F0F0"/>
          <w14:ligatures w14:val="none"/>
        </w:rPr>
        <w:t xml:space="preserve"> lof </w:t>
      </w:r>
      <w:r w:rsidRPr="005E7B64">
        <w:rPr>
          <w:rFonts w:ascii="Source Code Pro" w:eastAsia="宋体" w:hAnsi="Source Code Pro" w:cs="宋体"/>
          <w:color w:val="888888"/>
          <w:kern w:val="0"/>
          <w:sz w:val="24"/>
          <w:szCs w:val="24"/>
          <w:shd w:val="clear" w:color="auto" w:fill="F0F0F0"/>
          <w14:ligatures w14:val="none"/>
        </w:rPr>
        <w:t>基金列表</w:t>
      </w:r>
    </w:p>
    <w:p w14:paraId="695471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get_all_</w:t>
      </w:r>
      <w:proofErr w:type="gramStart"/>
      <w:r w:rsidRPr="005E7B64">
        <w:rPr>
          <w:rFonts w:ascii="Source Code Pro" w:eastAsia="宋体" w:hAnsi="Source Code Pro" w:cs="宋体"/>
          <w:color w:val="000000"/>
          <w:kern w:val="0"/>
          <w:sz w:val="24"/>
          <w:szCs w:val="24"/>
          <w:shd w:val="clear" w:color="auto" w:fill="F0F0F0"/>
          <w14:ligatures w14:val="none"/>
        </w:rPr>
        <w:t>securities(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'lof'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'2015-10-10'</w:t>
      </w:r>
      <w:r w:rsidRPr="005E7B64">
        <w:rPr>
          <w:rFonts w:ascii="Source Code Pro" w:eastAsia="宋体" w:hAnsi="Source Code Pro" w:cs="宋体"/>
          <w:color w:val="000000"/>
          <w:kern w:val="0"/>
          <w:sz w:val="24"/>
          <w:szCs w:val="24"/>
          <w:shd w:val="clear" w:color="auto" w:fill="F0F0F0"/>
          <w14:ligatures w14:val="none"/>
        </w:rPr>
        <w:t>)</w:t>
      </w:r>
    </w:p>
    <w:p w14:paraId="6799177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get_security_info 获取单个标的信息</w:t>
      </w:r>
    </w:p>
    <w:p w14:paraId="77261D7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get_security_</w:t>
      </w:r>
      <w:proofErr w:type="gramStart"/>
      <w:r w:rsidRPr="005E7B64">
        <w:rPr>
          <w:rFonts w:ascii="Source Code Pro" w:eastAsia="宋体" w:hAnsi="Source Code Pro" w:cs="宋体"/>
          <w:color w:val="000000"/>
          <w:kern w:val="0"/>
          <w:sz w:val="24"/>
          <w:szCs w:val="24"/>
          <w:shd w:val="clear" w:color="auto" w:fill="F0F0F0"/>
          <w14:ligatures w14:val="none"/>
        </w:rPr>
        <w:t>info(</w:t>
      </w:r>
      <w:proofErr w:type="gramEnd"/>
      <w:r w:rsidRPr="005E7B64">
        <w:rPr>
          <w:rFonts w:ascii="Source Code Pro" w:eastAsia="宋体" w:hAnsi="Source Code Pro" w:cs="宋体"/>
          <w:color w:val="000000"/>
          <w:kern w:val="0"/>
          <w:sz w:val="24"/>
          <w:szCs w:val="24"/>
          <w:shd w:val="clear" w:color="auto" w:fill="F0F0F0"/>
          <w14:ligatures w14:val="none"/>
        </w:rPr>
        <w:t>code,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0C45A4B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获取股票/基金/指数/期货的信息.</w:t>
      </w:r>
    </w:p>
    <w:p w14:paraId="66CCE0C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CD78256" w14:textId="77777777" w:rsidR="005E7B64" w:rsidRPr="005E7B64" w:rsidRDefault="005E7B64" w:rsidP="005E7B64">
      <w:pPr>
        <w:widowControl/>
        <w:numPr>
          <w:ilvl w:val="0"/>
          <w:numId w:val="11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 证券代码</w:t>
      </w:r>
    </w:p>
    <w:p w14:paraId="52B013DA" w14:textId="77777777" w:rsidR="005E7B64" w:rsidRPr="005E7B64" w:rsidRDefault="005E7B64" w:rsidP="005E7B64">
      <w:pPr>
        <w:widowControl/>
        <w:numPr>
          <w:ilvl w:val="0"/>
          <w:numId w:val="11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date：查询日期,默认为None，仅支持股票</w:t>
      </w:r>
    </w:p>
    <w:p w14:paraId="47F680A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56B1E360" w14:textId="77777777" w:rsidR="005E7B64" w:rsidRPr="005E7B64" w:rsidRDefault="005E7B64" w:rsidP="005E7B64">
      <w:pPr>
        <w:widowControl/>
        <w:numPr>
          <w:ilvl w:val="0"/>
          <w:numId w:val="12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一个对象, 有如下属性:</w:t>
      </w:r>
    </w:p>
    <w:p w14:paraId="016CC4E0"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display_name: 中文名称</w:t>
      </w:r>
    </w:p>
    <w:p w14:paraId="44C98789"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 缩写简称</w:t>
      </w:r>
    </w:p>
    <w:p w14:paraId="02617B86"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上市日期, [datetime.date] 类型</w:t>
      </w:r>
    </w:p>
    <w:p w14:paraId="70CC8012"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退市日期（股票是最后一个交易日，不同于摘牌日期）， [datetime.date] 类型, 如果没有退市则为2200-01-01</w:t>
      </w:r>
    </w:p>
    <w:p w14:paraId="705A1BD0"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type: 股票、基金、金融期货、期货、债券基金、股票基金、QDII 基金、货币基金、混合基金、场外基金，'stock'/ 'fund' / 'index_futures' / 'futures' / 'etf'/'bond_fund' / 'stock_fund' / 'QDII_fund' / 'money_market_fund' / </w:t>
      </w:r>
      <w:proofErr w:type="gramStart"/>
      <w:r w:rsidRPr="005E7B64">
        <w:rPr>
          <w:rFonts w:ascii="宋体" w:eastAsia="宋体" w:hAnsi="宋体" w:cs="宋体"/>
          <w:kern w:val="0"/>
          <w:sz w:val="24"/>
          <w:szCs w:val="24"/>
          <w14:ligatures w14:val="none"/>
        </w:rPr>
        <w:t>‘</w:t>
      </w:r>
      <w:proofErr w:type="gramEnd"/>
      <w:r w:rsidRPr="005E7B64">
        <w:rPr>
          <w:rFonts w:ascii="宋体" w:eastAsia="宋体" w:hAnsi="宋体" w:cs="宋体"/>
          <w:kern w:val="0"/>
          <w:sz w:val="24"/>
          <w:szCs w:val="24"/>
          <w14:ligatures w14:val="none"/>
        </w:rPr>
        <w:t>mixture_fund' / 'open_fund'</w:t>
      </w:r>
    </w:p>
    <w:p w14:paraId="4BE9F346" w14:textId="77777777" w:rsidR="005E7B64" w:rsidRPr="005E7B64" w:rsidRDefault="005E7B64" w:rsidP="005E7B64">
      <w:pPr>
        <w:widowControl/>
        <w:numPr>
          <w:ilvl w:val="1"/>
          <w:numId w:val="12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parent: 分级基金的</w:t>
      </w:r>
      <w:proofErr w:type="gramStart"/>
      <w:r w:rsidRPr="005E7B64">
        <w:rPr>
          <w:rFonts w:ascii="宋体" w:eastAsia="宋体" w:hAnsi="宋体" w:cs="宋体"/>
          <w:kern w:val="0"/>
          <w:sz w:val="24"/>
          <w:szCs w:val="24"/>
          <w14:ligatures w14:val="none"/>
        </w:rPr>
        <w:t>母基金</w:t>
      </w:r>
      <w:proofErr w:type="gramEnd"/>
      <w:r w:rsidRPr="005E7B64">
        <w:rPr>
          <w:rFonts w:ascii="宋体" w:eastAsia="宋体" w:hAnsi="宋体" w:cs="宋体"/>
          <w:kern w:val="0"/>
          <w:sz w:val="24"/>
          <w:szCs w:val="24"/>
          <w14:ligatures w14:val="none"/>
        </w:rPr>
        <w:t>代码</w:t>
      </w:r>
    </w:p>
    <w:p w14:paraId="69268FE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76AA79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000001.XSHE</w:t>
      </w:r>
      <w:r w:rsidRPr="005E7B64">
        <w:rPr>
          <w:rFonts w:ascii="Source Code Pro" w:eastAsia="宋体" w:hAnsi="Source Code Pro" w:cs="宋体"/>
          <w:color w:val="888888"/>
          <w:kern w:val="0"/>
          <w:sz w:val="24"/>
          <w:szCs w:val="24"/>
          <w:shd w:val="clear" w:color="auto" w:fill="F0F0F0"/>
          <w14:ligatures w14:val="none"/>
        </w:rPr>
        <w:t>的上市时间</w:t>
      </w:r>
    </w:p>
    <w:p w14:paraId="21AB57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start_date = get_security_</w:t>
      </w:r>
      <w:proofErr w:type="gramStart"/>
      <w:r w:rsidRPr="005E7B64">
        <w:rPr>
          <w:rFonts w:ascii="Source Code Pro" w:eastAsia="宋体" w:hAnsi="Source Code Pro" w:cs="宋体"/>
          <w:color w:val="000000"/>
          <w:kern w:val="0"/>
          <w:sz w:val="24"/>
          <w:szCs w:val="24"/>
          <w:shd w:val="clear" w:color="auto" w:fill="F0F0F0"/>
          <w14:ligatures w14:val="none"/>
        </w:rPr>
        <w:t>info(</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).start_date</w:t>
      </w:r>
    </w:p>
    <w:p w14:paraId="453714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print(start_date)</w:t>
      </w:r>
    </w:p>
    <w:p w14:paraId="6D07C12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get_industry 查询股票所属行业</w:t>
      </w:r>
    </w:p>
    <w:p w14:paraId="5D8AF8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industry(</w:t>
      </w:r>
      <w:proofErr w:type="gramEnd"/>
      <w:r w:rsidRPr="005E7B64">
        <w:rPr>
          <w:rFonts w:ascii="Source Code Pro" w:eastAsia="宋体" w:hAnsi="Source Code Pro" w:cs="宋体"/>
          <w:color w:val="000000"/>
          <w:kern w:val="0"/>
          <w:sz w:val="24"/>
          <w:szCs w:val="24"/>
          <w:shd w:val="clear" w:color="auto" w:fill="F0F0F0"/>
          <w14:ligatures w14:val="none"/>
        </w:rPr>
        <w:t>security,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37796F7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48B68292" w14:textId="77777777" w:rsidR="005E7B64" w:rsidRPr="005E7B64" w:rsidRDefault="005E7B64" w:rsidP="005E7B64">
      <w:pPr>
        <w:widowControl/>
        <w:numPr>
          <w:ilvl w:val="0"/>
          <w:numId w:val="12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security：标的代码。类型为字符串，形式如"000001.XSHE"；或为包含标的代码字符串的列表，形如["000001.XSHE", "000002.XSHE"]</w:t>
      </w:r>
    </w:p>
    <w:p w14:paraId="1CBC006B" w14:textId="77777777" w:rsidR="005E7B64" w:rsidRPr="005E7B64" w:rsidRDefault="005E7B64" w:rsidP="005E7B64">
      <w:pPr>
        <w:widowControl/>
        <w:numPr>
          <w:ilvl w:val="0"/>
          <w:numId w:val="12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date：查询的日期。类型为字符串，形如"2018-06-01"或"2018-06-01 09:00:00"；或为datetime.datetime对象和datetime.date。</w:t>
      </w:r>
      <w:r w:rsidRPr="005E7B64">
        <w:rPr>
          <w:rFonts w:ascii="宋体" w:eastAsia="宋体" w:hAnsi="宋体" w:cs="宋体"/>
          <w:i/>
          <w:iCs/>
          <w:kern w:val="0"/>
          <w:sz w:val="24"/>
          <w:szCs w:val="24"/>
          <w14:ligatures w14:val="none"/>
        </w:rPr>
        <w:t>注意传入对象的时分秒将被忽略</w:t>
      </w:r>
      <w:r w:rsidRPr="005E7B64">
        <w:rPr>
          <w:rFonts w:ascii="宋体" w:eastAsia="宋体" w:hAnsi="宋体" w:cs="宋体"/>
          <w:kern w:val="0"/>
          <w:sz w:val="24"/>
          <w:szCs w:val="24"/>
          <w14:ligatures w14:val="none"/>
        </w:rPr>
        <w:t>。默认值为None，研究中默认值为当天，</w:t>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等于context.current_dt。</w:t>
      </w:r>
    </w:p>
    <w:p w14:paraId="7368D97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返回结果</w:t>
      </w:r>
    </w:p>
    <w:p w14:paraId="186CA1B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一个dict， key是标的代码。</w:t>
      </w:r>
    </w:p>
    <w:p w14:paraId="1A840B4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6B230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&gt;&gt;&gt; get_industry(security</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"2018-06-01"</w:t>
      </w:r>
      <w:r w:rsidRPr="005E7B64">
        <w:rPr>
          <w:rFonts w:ascii="Source Code Pro" w:eastAsia="宋体" w:hAnsi="Source Code Pro" w:cs="宋体"/>
          <w:color w:val="000000"/>
          <w:kern w:val="0"/>
          <w:sz w:val="24"/>
          <w:szCs w:val="24"/>
          <w:shd w:val="clear" w:color="auto" w:fill="F0F0F0"/>
          <w14:ligatures w14:val="none"/>
        </w:rPr>
        <w:t>)</w:t>
      </w:r>
    </w:p>
    <w:p w14:paraId="0CEB8E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3D1AA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D7B90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'jq_l1'</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'HY007'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金融指数</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685F1D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'jq_l2'</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'HY493'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多元化银行指数</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24033FE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'sw_l1'</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'801780'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银行</w:t>
      </w:r>
      <w:r w:rsidRPr="005E7B64">
        <w:rPr>
          <w:rFonts w:ascii="Source Code Pro" w:eastAsia="宋体" w:hAnsi="Source Code Pro" w:cs="宋体"/>
          <w:color w:val="880000"/>
          <w:kern w:val="0"/>
          <w:sz w:val="24"/>
          <w:szCs w:val="24"/>
          <w:shd w:val="clear" w:color="auto" w:fill="F0F0F0"/>
          <w14:ligatures w14:val="none"/>
        </w:rPr>
        <w:t>I'</w:t>
      </w:r>
      <w:r w:rsidRPr="005E7B64">
        <w:rPr>
          <w:rFonts w:ascii="Source Code Pro" w:eastAsia="宋体" w:hAnsi="Source Code Pro" w:cs="宋体"/>
          <w:color w:val="000000"/>
          <w:kern w:val="0"/>
          <w:sz w:val="24"/>
          <w:szCs w:val="24"/>
          <w:shd w:val="clear" w:color="auto" w:fill="F0F0F0"/>
          <w14:ligatures w14:val="none"/>
        </w:rPr>
        <w:t>},</w:t>
      </w:r>
    </w:p>
    <w:p w14:paraId="2BB785F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'sw_l2'</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'801192'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银行</w:t>
      </w:r>
      <w:r w:rsidRPr="005E7B64">
        <w:rPr>
          <w:rFonts w:ascii="Source Code Pro" w:eastAsia="宋体" w:hAnsi="Source Code Pro" w:cs="宋体"/>
          <w:color w:val="880000"/>
          <w:kern w:val="0"/>
          <w:sz w:val="24"/>
          <w:szCs w:val="24"/>
          <w:shd w:val="clear" w:color="auto" w:fill="F0F0F0"/>
          <w14:ligatures w14:val="none"/>
        </w:rPr>
        <w:t>II'</w:t>
      </w:r>
      <w:r w:rsidRPr="005E7B64">
        <w:rPr>
          <w:rFonts w:ascii="Source Code Pro" w:eastAsia="宋体" w:hAnsi="Source Code Pro" w:cs="宋体"/>
          <w:color w:val="000000"/>
          <w:kern w:val="0"/>
          <w:sz w:val="24"/>
          <w:szCs w:val="24"/>
          <w:shd w:val="clear" w:color="auto" w:fill="F0F0F0"/>
          <w14:ligatures w14:val="none"/>
        </w:rPr>
        <w:t>},</w:t>
      </w:r>
    </w:p>
    <w:p w14:paraId="3A9C2B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'sw_l3'</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'851911'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银行</w:t>
      </w:r>
      <w:r w:rsidRPr="005E7B64">
        <w:rPr>
          <w:rFonts w:ascii="Source Code Pro" w:eastAsia="宋体" w:hAnsi="Source Code Pro" w:cs="宋体"/>
          <w:color w:val="880000"/>
          <w:kern w:val="0"/>
          <w:sz w:val="24"/>
          <w:szCs w:val="24"/>
          <w:shd w:val="clear" w:color="auto" w:fill="F0F0F0"/>
          <w14:ligatures w14:val="none"/>
        </w:rPr>
        <w:t>III'</w:t>
      </w:r>
      <w:r w:rsidRPr="005E7B64">
        <w:rPr>
          <w:rFonts w:ascii="Source Code Pro" w:eastAsia="宋体" w:hAnsi="Source Code Pro" w:cs="宋体"/>
          <w:color w:val="000000"/>
          <w:kern w:val="0"/>
          <w:sz w:val="24"/>
          <w:szCs w:val="24"/>
          <w:shd w:val="clear" w:color="auto" w:fill="F0F0F0"/>
          <w14:ligatures w14:val="none"/>
        </w:rPr>
        <w:t>},</w:t>
      </w:r>
    </w:p>
    <w:p w14:paraId="143EB4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'zjw'</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'J66'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货币金融服务</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449056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704EE0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'jq_l1'</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'HY011'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房地产指数</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1D1A3F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'jq_l2'</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'HY509'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房地产开发指数</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13079E6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'sw_l1'</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'801180'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w:t>
      </w:r>
      <w:r w:rsidRPr="005E7B64">
        <w:rPr>
          <w:rFonts w:ascii="Source Code Pro" w:eastAsia="宋体" w:hAnsi="Source Code Pro" w:cs="宋体"/>
          <w:color w:val="880000"/>
          <w:kern w:val="0"/>
          <w:sz w:val="24"/>
          <w:szCs w:val="24"/>
          <w:shd w:val="clear" w:color="auto" w:fill="F0F0F0"/>
          <w14:ligatures w14:val="none"/>
        </w:rPr>
        <w:t>I'</w:t>
      </w:r>
      <w:r w:rsidRPr="005E7B64">
        <w:rPr>
          <w:rFonts w:ascii="Source Code Pro" w:eastAsia="宋体" w:hAnsi="Source Code Pro" w:cs="宋体"/>
          <w:color w:val="000000"/>
          <w:kern w:val="0"/>
          <w:sz w:val="24"/>
          <w:szCs w:val="24"/>
          <w:shd w:val="clear" w:color="auto" w:fill="F0F0F0"/>
          <w14:ligatures w14:val="none"/>
        </w:rPr>
        <w:t>},</w:t>
      </w:r>
    </w:p>
    <w:p w14:paraId="26541D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'sw_l2'</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'801181'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房地产开发</w:t>
      </w:r>
      <w:r w:rsidRPr="005E7B64">
        <w:rPr>
          <w:rFonts w:ascii="Source Code Pro" w:eastAsia="宋体" w:hAnsi="Source Code Pro" w:cs="宋体"/>
          <w:color w:val="880000"/>
          <w:kern w:val="0"/>
          <w:sz w:val="24"/>
          <w:szCs w:val="24"/>
          <w:shd w:val="clear" w:color="auto" w:fill="F0F0F0"/>
          <w14:ligatures w14:val="none"/>
        </w:rPr>
        <w:t>II'</w:t>
      </w:r>
      <w:r w:rsidRPr="005E7B64">
        <w:rPr>
          <w:rFonts w:ascii="Source Code Pro" w:eastAsia="宋体" w:hAnsi="Source Code Pro" w:cs="宋体"/>
          <w:color w:val="000000"/>
          <w:kern w:val="0"/>
          <w:sz w:val="24"/>
          <w:szCs w:val="24"/>
          <w:shd w:val="clear" w:color="auto" w:fill="F0F0F0"/>
          <w14:ligatures w14:val="none"/>
        </w:rPr>
        <w:t>},</w:t>
      </w:r>
    </w:p>
    <w:p w14:paraId="0408E3A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'sw_l3'</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'851811'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房地产开发</w:t>
      </w:r>
      <w:r w:rsidRPr="005E7B64">
        <w:rPr>
          <w:rFonts w:ascii="Source Code Pro" w:eastAsia="宋体" w:hAnsi="Source Code Pro" w:cs="宋体"/>
          <w:color w:val="880000"/>
          <w:kern w:val="0"/>
          <w:sz w:val="24"/>
          <w:szCs w:val="24"/>
          <w:shd w:val="clear" w:color="auto" w:fill="F0F0F0"/>
          <w14:ligatures w14:val="none"/>
        </w:rPr>
        <w:t>III'</w:t>
      </w:r>
      <w:r w:rsidRPr="005E7B64">
        <w:rPr>
          <w:rFonts w:ascii="Source Code Pro" w:eastAsia="宋体" w:hAnsi="Source Code Pro" w:cs="宋体"/>
          <w:color w:val="000000"/>
          <w:kern w:val="0"/>
          <w:sz w:val="24"/>
          <w:szCs w:val="24"/>
          <w:shd w:val="clear" w:color="auto" w:fill="F0F0F0"/>
          <w14:ligatures w14:val="none"/>
        </w:rPr>
        <w:t>},</w:t>
      </w:r>
    </w:p>
    <w:p w14:paraId="641303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'zjw'</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'industry_code'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'K70'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'industry_name'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房地产业</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488A1E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75BA02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7BF963B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2972D9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python2</w:t>
      </w:r>
      <w:r w:rsidRPr="005E7B64">
        <w:rPr>
          <w:rFonts w:ascii="Source Code Pro" w:eastAsia="宋体" w:hAnsi="Source Code Pro" w:cs="宋体"/>
          <w:color w:val="888888"/>
          <w:kern w:val="0"/>
          <w:sz w:val="24"/>
          <w:szCs w:val="24"/>
          <w:shd w:val="clear" w:color="auto" w:fill="F0F0F0"/>
          <w14:ligatures w14:val="none"/>
        </w:rPr>
        <w:t>中</w:t>
      </w:r>
      <w:r w:rsidRPr="005E7B64">
        <w:rPr>
          <w:rFonts w:ascii="Source Code Pro" w:eastAsia="宋体" w:hAnsi="Source Code Pro" w:cs="宋体"/>
          <w:color w:val="888888"/>
          <w:kern w:val="0"/>
          <w:sz w:val="24"/>
          <w:szCs w:val="24"/>
          <w:shd w:val="clear" w:color="auto" w:fill="F0F0F0"/>
          <w14:ligatures w14:val="none"/>
        </w:rPr>
        <w:t>print</w:t>
      </w:r>
      <w:r w:rsidRPr="005E7B64">
        <w:rPr>
          <w:rFonts w:ascii="Source Code Pro" w:eastAsia="宋体" w:hAnsi="Source Code Pro" w:cs="宋体"/>
          <w:color w:val="888888"/>
          <w:kern w:val="0"/>
          <w:sz w:val="24"/>
          <w:szCs w:val="24"/>
          <w:shd w:val="clear" w:color="auto" w:fill="F0F0F0"/>
          <w14:ligatures w14:val="none"/>
        </w:rPr>
        <w:t>打印一个</w:t>
      </w:r>
      <w:r w:rsidRPr="005E7B64">
        <w:rPr>
          <w:rFonts w:ascii="Source Code Pro" w:eastAsia="宋体" w:hAnsi="Source Code Pro" w:cs="宋体"/>
          <w:color w:val="888888"/>
          <w:kern w:val="0"/>
          <w:sz w:val="24"/>
          <w:szCs w:val="24"/>
          <w:shd w:val="clear" w:color="auto" w:fill="F0F0F0"/>
          <w14:ligatures w14:val="none"/>
        </w:rPr>
        <w:t>unicode</w:t>
      </w:r>
      <w:r w:rsidRPr="005E7B64">
        <w:rPr>
          <w:rFonts w:ascii="Source Code Pro" w:eastAsia="宋体" w:hAnsi="Source Code Pro" w:cs="宋体"/>
          <w:color w:val="888888"/>
          <w:kern w:val="0"/>
          <w:sz w:val="24"/>
          <w:szCs w:val="24"/>
          <w:shd w:val="clear" w:color="auto" w:fill="F0F0F0"/>
          <w14:ligatures w14:val="none"/>
        </w:rPr>
        <w:t>对象的时候，调用的是这个对象的</w:t>
      </w:r>
      <w:r w:rsidRPr="005E7B64">
        <w:rPr>
          <w:rFonts w:ascii="Source Code Pro" w:eastAsia="宋体" w:hAnsi="Source Code Pro" w:cs="宋体"/>
          <w:color w:val="888888"/>
          <w:kern w:val="0"/>
          <w:sz w:val="24"/>
          <w:szCs w:val="24"/>
          <w:shd w:val="clear" w:color="auto" w:fill="F0F0F0"/>
          <w14:ligatures w14:val="none"/>
        </w:rPr>
        <w:t>"__str__"</w:t>
      </w:r>
      <w:r w:rsidRPr="005E7B64">
        <w:rPr>
          <w:rFonts w:ascii="Source Code Pro" w:eastAsia="宋体" w:hAnsi="Source Code Pro" w:cs="宋体"/>
          <w:color w:val="888888"/>
          <w:kern w:val="0"/>
          <w:sz w:val="24"/>
          <w:szCs w:val="24"/>
          <w:shd w:val="clear" w:color="auto" w:fill="F0F0F0"/>
          <w14:ligatures w14:val="none"/>
        </w:rPr>
        <w:t>，而打印一个类似</w:t>
      </w:r>
      <w:r w:rsidRPr="005E7B64">
        <w:rPr>
          <w:rFonts w:ascii="Source Code Pro" w:eastAsia="宋体" w:hAnsi="Source Code Pro" w:cs="宋体"/>
          <w:color w:val="888888"/>
          <w:kern w:val="0"/>
          <w:sz w:val="24"/>
          <w:szCs w:val="24"/>
          <w:shd w:val="clear" w:color="auto" w:fill="F0F0F0"/>
          <w14:ligatures w14:val="none"/>
        </w:rPr>
        <w:t>{"a": u"</w:t>
      </w:r>
      <w:r w:rsidRPr="005E7B64">
        <w:rPr>
          <w:rFonts w:ascii="Source Code Pro" w:eastAsia="宋体" w:hAnsi="Source Code Pro" w:cs="宋体"/>
          <w:color w:val="888888"/>
          <w:kern w:val="0"/>
          <w:sz w:val="24"/>
          <w:szCs w:val="24"/>
          <w:shd w:val="clear" w:color="auto" w:fill="F0F0F0"/>
          <w14:ligatures w14:val="none"/>
        </w:rPr>
        <w:t>中文</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的时候，调用的是</w:t>
      </w:r>
      <w:r w:rsidRPr="005E7B64">
        <w:rPr>
          <w:rFonts w:ascii="Source Code Pro" w:eastAsia="宋体" w:hAnsi="Source Code Pro" w:cs="宋体"/>
          <w:color w:val="888888"/>
          <w:kern w:val="0"/>
          <w:sz w:val="24"/>
          <w:szCs w:val="24"/>
          <w:shd w:val="clear" w:color="auto" w:fill="F0F0F0"/>
          <w14:ligatures w14:val="none"/>
        </w:rPr>
        <w:t>"__repr__"</w:t>
      </w:r>
      <w:r w:rsidRPr="005E7B64">
        <w:rPr>
          <w:rFonts w:ascii="Source Code Pro" w:eastAsia="宋体" w:hAnsi="Source Code Pro" w:cs="宋体"/>
          <w:color w:val="888888"/>
          <w:kern w:val="0"/>
          <w:sz w:val="24"/>
          <w:szCs w:val="24"/>
          <w:shd w:val="clear" w:color="auto" w:fill="F0F0F0"/>
          <w14:ligatures w14:val="none"/>
        </w:rPr>
        <w:t>。因此可以这样使用：</w:t>
      </w:r>
    </w:p>
    <w:p w14:paraId="3620B0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F0DA1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res = get_industry(security</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"2018-06-01"</w:t>
      </w:r>
      <w:r w:rsidRPr="005E7B64">
        <w:rPr>
          <w:rFonts w:ascii="Source Code Pro" w:eastAsia="宋体" w:hAnsi="Source Code Pro" w:cs="宋体"/>
          <w:color w:val="000000"/>
          <w:kern w:val="0"/>
          <w:sz w:val="24"/>
          <w:szCs w:val="24"/>
          <w:shd w:val="clear" w:color="auto" w:fill="F0F0F0"/>
          <w14:ligatures w14:val="none"/>
        </w:rPr>
        <w:t>)</w:t>
      </w:r>
    </w:p>
    <w:p w14:paraId="68EA7B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print(repr(res</w:t>
      </w:r>
      <w:proofErr w:type="gramStart"/>
      <w:r w:rsidRPr="005E7B64">
        <w:rPr>
          <w:rFonts w:ascii="Source Code Pro" w:eastAsia="宋体" w:hAnsi="Source Code Pro" w:cs="宋体"/>
          <w:color w:val="000000"/>
          <w:kern w:val="0"/>
          <w:sz w:val="24"/>
          <w:szCs w:val="24"/>
          <w:shd w:val="clear" w:color="auto" w:fill="F0F0F0"/>
          <w14:ligatures w14:val="none"/>
        </w:rPr>
        <w:t>).decode</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"unicode-escape"</w:t>
      </w:r>
      <w:r w:rsidRPr="005E7B64">
        <w:rPr>
          <w:rFonts w:ascii="Source Code Pro" w:eastAsia="宋体" w:hAnsi="Source Code Pro" w:cs="宋体"/>
          <w:color w:val="000000"/>
          <w:kern w:val="0"/>
          <w:sz w:val="24"/>
          <w:szCs w:val="24"/>
          <w:shd w:val="clear" w:color="auto" w:fill="F0F0F0"/>
          <w14:ligatures w14:val="none"/>
        </w:rPr>
        <w:t>))</w:t>
      </w:r>
    </w:p>
    <w:p w14:paraId="0686219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get_all_trade_days 获取所有交易日</w:t>
      </w:r>
    </w:p>
    <w:p w14:paraId="62C23B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506B9B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get_all_trade_</w:t>
      </w:r>
      <w:proofErr w:type="gramStart"/>
      <w:r w:rsidRPr="005E7B64">
        <w:rPr>
          <w:rFonts w:ascii="Source Code Pro" w:eastAsia="宋体" w:hAnsi="Source Code Pro" w:cs="宋体"/>
          <w:color w:val="000000"/>
          <w:kern w:val="0"/>
          <w:sz w:val="24"/>
          <w:szCs w:val="24"/>
          <w:shd w:val="clear" w:color="auto" w:fill="F0F0F0"/>
          <w14:ligatures w14:val="none"/>
        </w:rPr>
        <w:t>days(</w:t>
      </w:r>
      <w:proofErr w:type="gramEnd"/>
      <w:r w:rsidRPr="005E7B64">
        <w:rPr>
          <w:rFonts w:ascii="Source Code Pro" w:eastAsia="宋体" w:hAnsi="Source Code Pro" w:cs="宋体"/>
          <w:color w:val="000000"/>
          <w:kern w:val="0"/>
          <w:sz w:val="24"/>
          <w:szCs w:val="24"/>
          <w:shd w:val="clear" w:color="auto" w:fill="F0F0F0"/>
          <w14:ligatures w14:val="none"/>
        </w:rPr>
        <w:t>)</w:t>
      </w:r>
    </w:p>
    <w:p w14:paraId="4B33934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获取所有交易日, 不需要传入参数, 返回一个包含所有交易日的 numpy.ndarray, 每个元素为一个datetime.date类型.</w:t>
      </w:r>
    </w:p>
    <w:p w14:paraId="14A4EA0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 需导入 jqdata 模块，即在策略或研究起始位置加入</w:t>
      </w:r>
      <w:r w:rsidRPr="005E7B64">
        <w:rPr>
          <w:rFonts w:ascii="Source Code Pro" w:eastAsia="宋体" w:hAnsi="Source Code Pro" w:cs="宋体"/>
          <w:b/>
          <w:bCs/>
          <w:color w:val="000000"/>
          <w:kern w:val="0"/>
          <w:sz w:val="22"/>
          <w:shd w:val="clear" w:color="auto" w:fill="F0F0F0"/>
          <w14:ligatures w14:val="none"/>
        </w:rPr>
        <w:t>import</w:t>
      </w:r>
      <w:r w:rsidRPr="005E7B64">
        <w:rPr>
          <w:rFonts w:ascii="Cambria" w:eastAsia="宋体" w:hAnsi="Cambria" w:cs="Cambria"/>
          <w:b/>
          <w:bCs/>
          <w:color w:val="000000"/>
          <w:kern w:val="0"/>
          <w:sz w:val="22"/>
          <w:shd w:val="clear" w:color="auto" w:fill="F0F0F0"/>
          <w14:ligatures w14:val="none"/>
        </w:rPr>
        <w:t> </w:t>
      </w:r>
      <w:r w:rsidRPr="005E7B64">
        <w:rPr>
          <w:rFonts w:ascii="Source Code Pro" w:eastAsia="宋体" w:hAnsi="Source Code Pro" w:cs="宋体"/>
          <w:b/>
          <w:bCs/>
          <w:color w:val="000000"/>
          <w:kern w:val="0"/>
          <w:sz w:val="22"/>
          <w:shd w:val="clear" w:color="auto" w:fill="F0F0F0"/>
          <w14:ligatures w14:val="none"/>
        </w:rPr>
        <w:t>jqdata</w:t>
      </w:r>
    </w:p>
    <w:p w14:paraId="15B1BD1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get_trade_days 获取指定范围交易日</w:t>
      </w:r>
    </w:p>
    <w:p w14:paraId="5EB10D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496B4C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get_trade_</w:t>
      </w:r>
      <w:proofErr w:type="gramStart"/>
      <w:r w:rsidRPr="005E7B64">
        <w:rPr>
          <w:rFonts w:ascii="Source Code Pro" w:eastAsia="宋体" w:hAnsi="Source Code Pro" w:cs="宋体"/>
          <w:color w:val="000000"/>
          <w:kern w:val="0"/>
          <w:sz w:val="24"/>
          <w:szCs w:val="24"/>
          <w:shd w:val="clear" w:color="auto" w:fill="F0F0F0"/>
          <w14:ligatures w14:val="none"/>
        </w:rPr>
        <w:t>days(</w:t>
      </w:r>
      <w:proofErr w:type="gramEnd"/>
      <w:r w:rsidRPr="005E7B64">
        <w:rPr>
          <w:rFonts w:ascii="Source Code Pro" w:eastAsia="宋体" w:hAnsi="Source Code Pro" w:cs="宋体"/>
          <w:color w:val="000000"/>
          <w:kern w:val="0"/>
          <w:sz w:val="24"/>
          <w:szCs w:val="24"/>
          <w:shd w:val="clear" w:color="auto" w:fill="F0F0F0"/>
          <w14:ligatures w14:val="none"/>
        </w:rPr>
        <w:t>start_date=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34630BAB"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获取指定日期范围内的所有交易日, 返回一个包含datetime.date object的列表, 包含指定的 start_date 和 end_date, 默认返回至 datetime.date.today() 的所有交易日</w:t>
      </w:r>
    </w:p>
    <w:p w14:paraId="56C35CF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注意get_trade_days最多只能获取到截至现实时间的当前年份的最后一天的交易日数据</w:t>
      </w:r>
    </w:p>
    <w:p w14:paraId="1FD1376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 需导入 jqdata 模块，即在策略或研究起始位置加入</w:t>
      </w:r>
      <w:r w:rsidRPr="005E7B64">
        <w:rPr>
          <w:rFonts w:ascii="Source Code Pro" w:eastAsia="宋体" w:hAnsi="Source Code Pro" w:cs="宋体"/>
          <w:b/>
          <w:bCs/>
          <w:color w:val="000000"/>
          <w:kern w:val="0"/>
          <w:sz w:val="22"/>
          <w:shd w:val="clear" w:color="auto" w:fill="F0F0F0"/>
          <w14:ligatures w14:val="none"/>
        </w:rPr>
        <w:t>import</w:t>
      </w:r>
      <w:r w:rsidRPr="005E7B64">
        <w:rPr>
          <w:rFonts w:ascii="Cambria" w:eastAsia="宋体" w:hAnsi="Cambria" w:cs="Cambria"/>
          <w:b/>
          <w:bCs/>
          <w:color w:val="000000"/>
          <w:kern w:val="0"/>
          <w:sz w:val="22"/>
          <w:shd w:val="clear" w:color="auto" w:fill="F0F0F0"/>
          <w14:ligatures w14:val="none"/>
        </w:rPr>
        <w:t> </w:t>
      </w:r>
      <w:r w:rsidRPr="005E7B64">
        <w:rPr>
          <w:rFonts w:ascii="Source Code Pro" w:eastAsia="宋体" w:hAnsi="Source Code Pro" w:cs="宋体"/>
          <w:b/>
          <w:bCs/>
          <w:color w:val="000000"/>
          <w:kern w:val="0"/>
          <w:sz w:val="22"/>
          <w:shd w:val="clear" w:color="auto" w:fill="F0F0F0"/>
          <w14:ligatures w14:val="none"/>
        </w:rPr>
        <w:t>jqdata</w:t>
      </w:r>
    </w:p>
    <w:p w14:paraId="384770E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7C39C92" w14:textId="77777777" w:rsidR="005E7B64" w:rsidRPr="005E7B64" w:rsidRDefault="005E7B64" w:rsidP="005E7B64">
      <w:pPr>
        <w:widowControl/>
        <w:numPr>
          <w:ilvl w:val="0"/>
          <w:numId w:val="12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开始日期, </w:t>
      </w:r>
      <w:r w:rsidRPr="005E7B64">
        <w:rPr>
          <w:rFonts w:ascii="宋体" w:eastAsia="宋体" w:hAnsi="宋体" w:cs="宋体"/>
          <w:b/>
          <w:bCs/>
          <w:kern w:val="0"/>
          <w:sz w:val="24"/>
          <w:szCs w:val="24"/>
          <w14:ligatures w14:val="none"/>
        </w:rPr>
        <w:t>与 count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 不可同时使用</w:t>
      </w:r>
      <w:r w:rsidRPr="005E7B64">
        <w:rPr>
          <w:rFonts w:ascii="宋体" w:eastAsia="宋体" w:hAnsi="宋体" w:cs="宋体"/>
          <w:kern w:val="0"/>
          <w:sz w:val="24"/>
          <w:szCs w:val="24"/>
          <w14:ligatures w14:val="none"/>
        </w:rPr>
        <w:t>. str/datetime.date/datetime.datetime 对象</w:t>
      </w:r>
    </w:p>
    <w:p w14:paraId="165A6588" w14:textId="77777777" w:rsidR="005E7B64" w:rsidRPr="005E7B64" w:rsidRDefault="005E7B64" w:rsidP="005E7B64">
      <w:pPr>
        <w:widowControl/>
        <w:numPr>
          <w:ilvl w:val="0"/>
          <w:numId w:val="12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结束日期, str/datetime.date/datetime.datetime 对象, 默认为 datetime.</w:t>
      </w:r>
      <w:proofErr w:type="gramStart"/>
      <w:r w:rsidRPr="005E7B64">
        <w:rPr>
          <w:rFonts w:ascii="宋体" w:eastAsia="宋体" w:hAnsi="宋体" w:cs="宋体"/>
          <w:kern w:val="0"/>
          <w:sz w:val="24"/>
          <w:szCs w:val="24"/>
          <w14:ligatures w14:val="none"/>
        </w:rPr>
        <w:t>date.today</w:t>
      </w:r>
      <w:proofErr w:type="gramEnd"/>
      <w:r w:rsidRPr="005E7B64">
        <w:rPr>
          <w:rFonts w:ascii="宋体" w:eastAsia="宋体" w:hAnsi="宋体" w:cs="宋体"/>
          <w:kern w:val="0"/>
          <w:sz w:val="24"/>
          <w:szCs w:val="24"/>
          <w14:ligatures w14:val="none"/>
        </w:rPr>
        <w:t>()</w:t>
      </w:r>
    </w:p>
    <w:p w14:paraId="24F5D9BD" w14:textId="77777777" w:rsidR="005E7B64" w:rsidRPr="005E7B64" w:rsidRDefault="005E7B64" w:rsidP="005E7B64">
      <w:pPr>
        <w:widowControl/>
        <w:numPr>
          <w:ilvl w:val="0"/>
          <w:numId w:val="12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数量, </w:t>
      </w:r>
      <w:r w:rsidRPr="005E7B64">
        <w:rPr>
          <w:rFonts w:ascii="宋体" w:eastAsia="宋体" w:hAnsi="宋体" w:cs="宋体"/>
          <w:b/>
          <w:bCs/>
          <w:kern w:val="0"/>
          <w:sz w:val="24"/>
          <w:szCs w:val="24"/>
          <w14:ligatures w14:val="none"/>
        </w:rPr>
        <w:t>与 start_date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 不可同时使用</w:t>
      </w:r>
      <w:r w:rsidRPr="005E7B64">
        <w:rPr>
          <w:rFonts w:ascii="宋体" w:eastAsia="宋体" w:hAnsi="宋体" w:cs="宋体"/>
          <w:kern w:val="0"/>
          <w:sz w:val="24"/>
          <w:szCs w:val="24"/>
          <w14:ligatures w14:val="none"/>
        </w:rPr>
        <w:t xml:space="preserve">, 必须大于 0. 表示取 end_date 往前的 count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交易日，包含 end_date 当天。</w:t>
      </w:r>
    </w:p>
    <w:p w14:paraId="06AEFE8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get_money_flow 获取资金流信息</w:t>
      </w:r>
    </w:p>
    <w:p w14:paraId="026662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2CD7AE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000000"/>
          <w:kern w:val="0"/>
          <w:sz w:val="24"/>
          <w:szCs w:val="24"/>
          <w:shd w:val="clear" w:color="auto" w:fill="F0F0F0"/>
          <w14:ligatures w14:val="none"/>
        </w:rPr>
        <w:t>security_list, start_date=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6957BAF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获取一只或者多只股票在一个时间段内的资金流向数据，仅包含股票数据，不可用于获取期货数据;</w:t>
      </w:r>
      <w:r w:rsidRPr="005E7B64">
        <w:rPr>
          <w:rFonts w:ascii="宋体" w:eastAsia="宋体" w:hAnsi="宋体" w:cs="宋体"/>
          <w:kern w:val="0"/>
          <w:sz w:val="24"/>
          <w:szCs w:val="24"/>
          <w14:ligatures w14:val="none"/>
        </w:rPr>
        <w:br/>
        <w:t>提供2010年至今的数据，数据频率为天;</w:t>
      </w:r>
      <w:r w:rsidRPr="005E7B64">
        <w:rPr>
          <w:rFonts w:ascii="宋体" w:eastAsia="宋体" w:hAnsi="宋体" w:cs="宋体"/>
          <w:kern w:val="0"/>
          <w:sz w:val="24"/>
          <w:szCs w:val="24"/>
          <w14:ligatures w14:val="none"/>
        </w:rPr>
        <w:br/>
        <w:t xml:space="preserve">净额 : </w:t>
      </w:r>
      <w:proofErr w:type="gramStart"/>
      <w:r w:rsidRPr="005E7B64">
        <w:rPr>
          <w:rFonts w:ascii="宋体" w:eastAsia="宋体" w:hAnsi="宋体" w:cs="宋体"/>
          <w:kern w:val="0"/>
          <w:sz w:val="24"/>
          <w:szCs w:val="24"/>
          <w14:ligatures w14:val="none"/>
        </w:rPr>
        <w:t>为正是</w:t>
      </w:r>
      <w:proofErr w:type="gramEnd"/>
      <w:r w:rsidRPr="005E7B64">
        <w:rPr>
          <w:rFonts w:ascii="宋体" w:eastAsia="宋体" w:hAnsi="宋体" w:cs="宋体"/>
          <w:kern w:val="0"/>
          <w:sz w:val="24"/>
          <w:szCs w:val="24"/>
          <w14:ligatures w14:val="none"/>
        </w:rPr>
        <w:t>资金流入, 为负为资金流出;</w:t>
      </w:r>
    </w:p>
    <w:p w14:paraId="65AD787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4AF25C8B" w14:textId="77777777" w:rsidR="005E7B64" w:rsidRPr="005E7B64" w:rsidRDefault="005E7B64" w:rsidP="005E7B64">
      <w:pPr>
        <w:widowControl/>
        <w:numPr>
          <w:ilvl w:val="0"/>
          <w:numId w:val="12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security_list: 一只股票代码或者一个股票代码的 list</w:t>
      </w:r>
    </w:p>
    <w:p w14:paraId="4ED52400" w14:textId="77777777" w:rsidR="005E7B64" w:rsidRPr="005E7B64" w:rsidRDefault="005E7B64" w:rsidP="005E7B64">
      <w:pPr>
        <w:widowControl/>
        <w:numPr>
          <w:ilvl w:val="0"/>
          <w:numId w:val="12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开始日期, </w:t>
      </w:r>
      <w:r w:rsidRPr="005E7B64">
        <w:rPr>
          <w:rFonts w:ascii="宋体" w:eastAsia="宋体" w:hAnsi="宋体" w:cs="宋体"/>
          <w:b/>
          <w:bCs/>
          <w:kern w:val="0"/>
          <w:sz w:val="24"/>
          <w:szCs w:val="24"/>
          <w14:ligatures w14:val="none"/>
        </w:rPr>
        <w:t>与 count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 不可同时使用</w:t>
      </w:r>
      <w:r w:rsidRPr="005E7B64">
        <w:rPr>
          <w:rFonts w:ascii="宋体" w:eastAsia="宋体" w:hAnsi="宋体" w:cs="宋体"/>
          <w:kern w:val="0"/>
          <w:sz w:val="24"/>
          <w:szCs w:val="24"/>
          <w14:ligatures w14:val="none"/>
        </w:rPr>
        <w:t>, 一个字符串或者 [datetime.datetime]/[datetime.date] 对象, 默认为平台提供的数据的最早日期</w:t>
      </w:r>
    </w:p>
    <w:p w14:paraId="61D2F63B" w14:textId="77777777" w:rsidR="005E7B64" w:rsidRPr="005E7B64" w:rsidRDefault="005E7B64" w:rsidP="005E7B64">
      <w:pPr>
        <w:widowControl/>
        <w:numPr>
          <w:ilvl w:val="0"/>
          <w:numId w:val="12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结束日期, 一个字符串或者 datetime.date/datetime.datetime 对象, 默认为 datetime.</w:t>
      </w:r>
      <w:proofErr w:type="gramStart"/>
      <w:r w:rsidRPr="005E7B64">
        <w:rPr>
          <w:rFonts w:ascii="宋体" w:eastAsia="宋体" w:hAnsi="宋体" w:cs="宋体"/>
          <w:kern w:val="0"/>
          <w:sz w:val="24"/>
          <w:szCs w:val="24"/>
          <w14:ligatures w14:val="none"/>
        </w:rPr>
        <w:t>date.today</w:t>
      </w:r>
      <w:proofErr w:type="gramEnd"/>
      <w:r w:rsidRPr="005E7B64">
        <w:rPr>
          <w:rFonts w:ascii="宋体" w:eastAsia="宋体" w:hAnsi="宋体" w:cs="宋体"/>
          <w:kern w:val="0"/>
          <w:sz w:val="24"/>
          <w:szCs w:val="24"/>
          <w14:ligatures w14:val="none"/>
        </w:rPr>
        <w:t>()</w:t>
      </w:r>
    </w:p>
    <w:p w14:paraId="753D144A" w14:textId="77777777" w:rsidR="005E7B64" w:rsidRPr="005E7B64" w:rsidRDefault="005E7B64" w:rsidP="005E7B64">
      <w:pPr>
        <w:widowControl/>
        <w:numPr>
          <w:ilvl w:val="0"/>
          <w:numId w:val="12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数量, </w:t>
      </w:r>
      <w:r w:rsidRPr="005E7B64">
        <w:rPr>
          <w:rFonts w:ascii="宋体" w:eastAsia="宋体" w:hAnsi="宋体" w:cs="宋体"/>
          <w:b/>
          <w:bCs/>
          <w:kern w:val="0"/>
          <w:sz w:val="24"/>
          <w:szCs w:val="24"/>
          <w14:ligatures w14:val="none"/>
        </w:rPr>
        <w:t>与 start_date 二选</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，不可同时使用</w:t>
      </w:r>
      <w:r w:rsidRPr="005E7B64">
        <w:rPr>
          <w:rFonts w:ascii="宋体" w:eastAsia="宋体" w:hAnsi="宋体" w:cs="宋体"/>
          <w:kern w:val="0"/>
          <w:sz w:val="24"/>
          <w:szCs w:val="24"/>
          <w14:ligatures w14:val="none"/>
        </w:rPr>
        <w:t xml:space="preserve">, 必须大于 0. 表示返回 end_date 之前 count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交易日的数据, 包含 end_date</w:t>
      </w:r>
    </w:p>
    <w:p w14:paraId="43405970" w14:textId="77777777" w:rsidR="005E7B64" w:rsidRPr="005E7B64" w:rsidRDefault="005E7B64" w:rsidP="005E7B64">
      <w:pPr>
        <w:widowControl/>
        <w:numPr>
          <w:ilvl w:val="0"/>
          <w:numId w:val="12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字段名或者 list, 可选. 默认为 None, 表示取全部字段, 各字段含义如下：</w:t>
      </w:r>
    </w:p>
    <w:tbl>
      <w:tblPr>
        <w:tblW w:w="0" w:type="auto"/>
        <w:tblCellMar>
          <w:left w:w="0" w:type="dxa"/>
          <w:right w:w="0" w:type="dxa"/>
        </w:tblCellMar>
        <w:tblLook w:val="04A0" w:firstRow="1" w:lastRow="0" w:firstColumn="1" w:lastColumn="0" w:noHBand="0" w:noVBand="1"/>
      </w:tblPr>
      <w:tblGrid>
        <w:gridCol w:w="2040"/>
        <w:gridCol w:w="1457"/>
        <w:gridCol w:w="4809"/>
      </w:tblGrid>
      <w:tr w:rsidR="005E7B64" w:rsidRPr="005E7B64" w14:paraId="5BBE53BE"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16B3EF96"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lastRenderedPageBreak/>
              <w:t>字段名</w:t>
            </w:r>
          </w:p>
        </w:tc>
        <w:tc>
          <w:tcPr>
            <w:tcW w:w="0" w:type="auto"/>
            <w:tcBorders>
              <w:top w:val="nil"/>
            </w:tcBorders>
            <w:shd w:val="clear" w:color="auto" w:fill="auto"/>
            <w:tcMar>
              <w:top w:w="120" w:type="dxa"/>
              <w:left w:w="120" w:type="dxa"/>
              <w:bottom w:w="120" w:type="dxa"/>
              <w:right w:w="120" w:type="dxa"/>
            </w:tcMar>
            <w:vAlign w:val="bottom"/>
            <w:hideMark/>
          </w:tcPr>
          <w:p w14:paraId="0FFB156D"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含义</w:t>
            </w:r>
          </w:p>
        </w:tc>
        <w:tc>
          <w:tcPr>
            <w:tcW w:w="0" w:type="auto"/>
            <w:tcBorders>
              <w:top w:val="nil"/>
            </w:tcBorders>
            <w:shd w:val="clear" w:color="auto" w:fill="auto"/>
            <w:tcMar>
              <w:top w:w="120" w:type="dxa"/>
              <w:left w:w="120" w:type="dxa"/>
              <w:bottom w:w="120" w:type="dxa"/>
              <w:right w:w="120" w:type="dxa"/>
            </w:tcMar>
            <w:vAlign w:val="bottom"/>
            <w:hideMark/>
          </w:tcPr>
          <w:p w14:paraId="2E71B876" w14:textId="77777777" w:rsidR="005E7B64" w:rsidRPr="005E7B64" w:rsidRDefault="005E7B64" w:rsidP="005E7B64">
            <w:pPr>
              <w:widowControl/>
              <w:spacing w:line="300" w:lineRule="atLeast"/>
              <w:jc w:val="left"/>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备注</w:t>
            </w:r>
          </w:p>
        </w:tc>
      </w:tr>
      <w:tr w:rsidR="005E7B64" w:rsidRPr="005E7B64" w14:paraId="0E188AA2"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F9F87CD"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w:t>
            </w:r>
          </w:p>
        </w:tc>
        <w:tc>
          <w:tcPr>
            <w:tcW w:w="0" w:type="auto"/>
            <w:tcBorders>
              <w:top w:val="single" w:sz="6" w:space="0" w:color="DDDDDD"/>
            </w:tcBorders>
            <w:shd w:val="clear" w:color="auto" w:fill="auto"/>
            <w:tcMar>
              <w:top w:w="120" w:type="dxa"/>
              <w:left w:w="120" w:type="dxa"/>
              <w:bottom w:w="120" w:type="dxa"/>
              <w:right w:w="120" w:type="dxa"/>
            </w:tcMar>
            <w:hideMark/>
          </w:tcPr>
          <w:p w14:paraId="16298CE8"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日期</w:t>
            </w:r>
          </w:p>
        </w:tc>
        <w:tc>
          <w:tcPr>
            <w:tcW w:w="0" w:type="auto"/>
            <w:tcBorders>
              <w:top w:val="single" w:sz="6" w:space="0" w:color="DDDDDD"/>
            </w:tcBorders>
            <w:shd w:val="clear" w:color="auto" w:fill="auto"/>
            <w:tcMar>
              <w:top w:w="120" w:type="dxa"/>
              <w:left w:w="120" w:type="dxa"/>
              <w:bottom w:w="120" w:type="dxa"/>
              <w:right w:w="120" w:type="dxa"/>
            </w:tcMar>
            <w:hideMark/>
          </w:tcPr>
          <w:p w14:paraId="530F540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t>
            </w:r>
          </w:p>
        </w:tc>
      </w:tr>
      <w:tr w:rsidR="005E7B64" w:rsidRPr="005E7B64" w14:paraId="5584033B"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E8B31C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sec_code</w:t>
            </w:r>
          </w:p>
        </w:tc>
        <w:tc>
          <w:tcPr>
            <w:tcW w:w="0" w:type="auto"/>
            <w:tcBorders>
              <w:top w:val="single" w:sz="6" w:space="0" w:color="DDDDDD"/>
            </w:tcBorders>
            <w:shd w:val="clear" w:color="auto" w:fill="auto"/>
            <w:tcMar>
              <w:top w:w="120" w:type="dxa"/>
              <w:left w:w="120" w:type="dxa"/>
              <w:bottom w:w="120" w:type="dxa"/>
              <w:right w:w="120" w:type="dxa"/>
            </w:tcMar>
            <w:hideMark/>
          </w:tcPr>
          <w:p w14:paraId="1D00AF3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股票代码</w:t>
            </w:r>
          </w:p>
        </w:tc>
        <w:tc>
          <w:tcPr>
            <w:tcW w:w="0" w:type="auto"/>
            <w:tcBorders>
              <w:top w:val="single" w:sz="6" w:space="0" w:color="DDDDDD"/>
            </w:tcBorders>
            <w:shd w:val="clear" w:color="auto" w:fill="auto"/>
            <w:tcMar>
              <w:top w:w="120" w:type="dxa"/>
              <w:left w:w="120" w:type="dxa"/>
              <w:bottom w:w="120" w:type="dxa"/>
              <w:right w:w="120" w:type="dxa"/>
            </w:tcMar>
            <w:hideMark/>
          </w:tcPr>
          <w:p w14:paraId="3E4E1B8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t>
            </w:r>
          </w:p>
        </w:tc>
      </w:tr>
      <w:tr w:rsidR="005E7B64" w:rsidRPr="005E7B64" w14:paraId="029A9C4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47CD6CF"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change_pct</w:t>
            </w:r>
          </w:p>
        </w:tc>
        <w:tc>
          <w:tcPr>
            <w:tcW w:w="0" w:type="auto"/>
            <w:tcBorders>
              <w:top w:val="single" w:sz="6" w:space="0" w:color="DDDDDD"/>
            </w:tcBorders>
            <w:shd w:val="clear" w:color="auto" w:fill="auto"/>
            <w:tcMar>
              <w:top w:w="120" w:type="dxa"/>
              <w:left w:w="120" w:type="dxa"/>
              <w:bottom w:w="120" w:type="dxa"/>
              <w:right w:w="120" w:type="dxa"/>
            </w:tcMar>
            <w:hideMark/>
          </w:tcPr>
          <w:p w14:paraId="04499E0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涨跌幅(%)</w:t>
            </w:r>
          </w:p>
        </w:tc>
        <w:tc>
          <w:tcPr>
            <w:tcW w:w="0" w:type="auto"/>
            <w:tcBorders>
              <w:top w:val="single" w:sz="6" w:space="0" w:color="DDDDDD"/>
            </w:tcBorders>
            <w:shd w:val="clear" w:color="auto" w:fill="auto"/>
            <w:tcMar>
              <w:top w:w="120" w:type="dxa"/>
              <w:left w:w="120" w:type="dxa"/>
              <w:bottom w:w="120" w:type="dxa"/>
              <w:right w:w="120" w:type="dxa"/>
            </w:tcMar>
            <w:hideMark/>
          </w:tcPr>
          <w:p w14:paraId="173FB8A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t>
            </w:r>
          </w:p>
        </w:tc>
      </w:tr>
      <w:tr w:rsidR="005E7B64" w:rsidRPr="005E7B64" w14:paraId="384D7F0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06B2F7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net_amount_main</w:t>
            </w:r>
          </w:p>
        </w:tc>
        <w:tc>
          <w:tcPr>
            <w:tcW w:w="0" w:type="auto"/>
            <w:tcBorders>
              <w:top w:val="single" w:sz="6" w:space="0" w:color="DDDDDD"/>
            </w:tcBorders>
            <w:shd w:val="clear" w:color="auto" w:fill="auto"/>
            <w:tcMar>
              <w:top w:w="120" w:type="dxa"/>
              <w:left w:w="120" w:type="dxa"/>
              <w:bottom w:w="120" w:type="dxa"/>
              <w:right w:w="120" w:type="dxa"/>
            </w:tcMar>
            <w:hideMark/>
          </w:tcPr>
          <w:p w14:paraId="2B0779A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主力净额(万)</w:t>
            </w:r>
          </w:p>
        </w:tc>
        <w:tc>
          <w:tcPr>
            <w:tcW w:w="0" w:type="auto"/>
            <w:tcBorders>
              <w:top w:val="single" w:sz="6" w:space="0" w:color="DDDDDD"/>
            </w:tcBorders>
            <w:shd w:val="clear" w:color="auto" w:fill="auto"/>
            <w:tcMar>
              <w:top w:w="120" w:type="dxa"/>
              <w:left w:w="120" w:type="dxa"/>
              <w:bottom w:w="120" w:type="dxa"/>
              <w:right w:w="120" w:type="dxa"/>
            </w:tcMar>
            <w:hideMark/>
          </w:tcPr>
          <w:p w14:paraId="58D32C0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主力净额 = 超大单净额 + 大单净额</w:t>
            </w:r>
          </w:p>
        </w:tc>
      </w:tr>
      <w:tr w:rsidR="005E7B64" w:rsidRPr="005E7B64" w14:paraId="12371B7E"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00EBCE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net_pct_main</w:t>
            </w:r>
          </w:p>
        </w:tc>
        <w:tc>
          <w:tcPr>
            <w:tcW w:w="0" w:type="auto"/>
            <w:tcBorders>
              <w:top w:val="single" w:sz="6" w:space="0" w:color="DDDDDD"/>
            </w:tcBorders>
            <w:shd w:val="clear" w:color="auto" w:fill="auto"/>
            <w:tcMar>
              <w:top w:w="120" w:type="dxa"/>
              <w:left w:w="120" w:type="dxa"/>
              <w:bottom w:w="120" w:type="dxa"/>
              <w:right w:w="120" w:type="dxa"/>
            </w:tcMar>
            <w:hideMark/>
          </w:tcPr>
          <w:p w14:paraId="2070EA5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主力净占比(%)</w:t>
            </w:r>
          </w:p>
        </w:tc>
        <w:tc>
          <w:tcPr>
            <w:tcW w:w="0" w:type="auto"/>
            <w:tcBorders>
              <w:top w:val="single" w:sz="6" w:space="0" w:color="DDDDDD"/>
            </w:tcBorders>
            <w:shd w:val="clear" w:color="auto" w:fill="auto"/>
            <w:tcMar>
              <w:top w:w="120" w:type="dxa"/>
              <w:left w:w="120" w:type="dxa"/>
              <w:bottom w:w="120" w:type="dxa"/>
              <w:right w:w="120" w:type="dxa"/>
            </w:tcMar>
            <w:hideMark/>
          </w:tcPr>
          <w:p w14:paraId="26D9F27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主力净占比 = 主力净额 / 成交额</w:t>
            </w:r>
          </w:p>
        </w:tc>
      </w:tr>
      <w:tr w:rsidR="005E7B64" w:rsidRPr="005E7B64" w14:paraId="548C85F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72671F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net_amount_xl</w:t>
            </w:r>
          </w:p>
        </w:tc>
        <w:tc>
          <w:tcPr>
            <w:tcW w:w="0" w:type="auto"/>
            <w:tcBorders>
              <w:top w:val="single" w:sz="6" w:space="0" w:color="DDDDDD"/>
            </w:tcBorders>
            <w:shd w:val="clear" w:color="auto" w:fill="auto"/>
            <w:tcMar>
              <w:top w:w="120" w:type="dxa"/>
              <w:left w:w="120" w:type="dxa"/>
              <w:bottom w:w="120" w:type="dxa"/>
              <w:right w:w="120" w:type="dxa"/>
            </w:tcMar>
            <w:hideMark/>
          </w:tcPr>
          <w:p w14:paraId="48EEC541"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超大单净额(万)</w:t>
            </w:r>
          </w:p>
        </w:tc>
        <w:tc>
          <w:tcPr>
            <w:tcW w:w="0" w:type="auto"/>
            <w:tcBorders>
              <w:top w:val="single" w:sz="6" w:space="0" w:color="DDDDDD"/>
            </w:tcBorders>
            <w:shd w:val="clear" w:color="auto" w:fill="auto"/>
            <w:tcMar>
              <w:top w:w="120" w:type="dxa"/>
              <w:left w:w="120" w:type="dxa"/>
              <w:bottom w:w="120" w:type="dxa"/>
              <w:right w:w="120" w:type="dxa"/>
            </w:tcMar>
            <w:hideMark/>
          </w:tcPr>
          <w:p w14:paraId="0B12351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超大单：大于等于50万股或者100万元的成交单</w:t>
            </w:r>
          </w:p>
        </w:tc>
      </w:tr>
      <w:tr w:rsidR="005E7B64" w:rsidRPr="005E7B64" w14:paraId="313AC396"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2DFBDB7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net_pct_xl</w:t>
            </w:r>
          </w:p>
        </w:tc>
        <w:tc>
          <w:tcPr>
            <w:tcW w:w="0" w:type="auto"/>
            <w:tcBorders>
              <w:top w:val="single" w:sz="6" w:space="0" w:color="DDDDDD"/>
            </w:tcBorders>
            <w:shd w:val="clear" w:color="auto" w:fill="auto"/>
            <w:tcMar>
              <w:top w:w="120" w:type="dxa"/>
              <w:left w:w="120" w:type="dxa"/>
              <w:bottom w:w="120" w:type="dxa"/>
              <w:right w:w="120" w:type="dxa"/>
            </w:tcMar>
            <w:hideMark/>
          </w:tcPr>
          <w:p w14:paraId="321F982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超大单净占比(%)</w:t>
            </w:r>
          </w:p>
        </w:tc>
        <w:tc>
          <w:tcPr>
            <w:tcW w:w="0" w:type="auto"/>
            <w:tcBorders>
              <w:top w:val="single" w:sz="6" w:space="0" w:color="DDDDDD"/>
            </w:tcBorders>
            <w:shd w:val="clear" w:color="auto" w:fill="auto"/>
            <w:tcMar>
              <w:top w:w="120" w:type="dxa"/>
              <w:left w:w="120" w:type="dxa"/>
              <w:bottom w:w="120" w:type="dxa"/>
              <w:right w:w="120" w:type="dxa"/>
            </w:tcMar>
            <w:hideMark/>
          </w:tcPr>
          <w:p w14:paraId="011C2EC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超大单净占比 = 超大单净额 / 成交额</w:t>
            </w:r>
          </w:p>
        </w:tc>
      </w:tr>
      <w:tr w:rsidR="005E7B64" w:rsidRPr="005E7B64" w14:paraId="1150DFD1"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66E15A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net_amount_l</w:t>
            </w:r>
          </w:p>
        </w:tc>
        <w:tc>
          <w:tcPr>
            <w:tcW w:w="0" w:type="auto"/>
            <w:tcBorders>
              <w:top w:val="single" w:sz="6" w:space="0" w:color="DDDDDD"/>
            </w:tcBorders>
            <w:shd w:val="clear" w:color="auto" w:fill="auto"/>
            <w:tcMar>
              <w:top w:w="120" w:type="dxa"/>
              <w:left w:w="120" w:type="dxa"/>
              <w:bottom w:w="120" w:type="dxa"/>
              <w:right w:w="120" w:type="dxa"/>
            </w:tcMar>
            <w:hideMark/>
          </w:tcPr>
          <w:p w14:paraId="38427E6E"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大单净额(万)</w:t>
            </w:r>
          </w:p>
        </w:tc>
        <w:tc>
          <w:tcPr>
            <w:tcW w:w="0" w:type="auto"/>
            <w:tcBorders>
              <w:top w:val="single" w:sz="6" w:space="0" w:color="DDDDDD"/>
            </w:tcBorders>
            <w:shd w:val="clear" w:color="auto" w:fill="auto"/>
            <w:tcMar>
              <w:top w:w="120" w:type="dxa"/>
              <w:left w:w="120" w:type="dxa"/>
              <w:bottom w:w="120" w:type="dxa"/>
              <w:right w:w="120" w:type="dxa"/>
            </w:tcMar>
            <w:hideMark/>
          </w:tcPr>
          <w:p w14:paraId="69F9056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大单：大于等于10万股或者20万元且小于50万股或者100万元的成交单</w:t>
            </w:r>
          </w:p>
        </w:tc>
      </w:tr>
      <w:tr w:rsidR="005E7B64" w:rsidRPr="005E7B64" w14:paraId="4C4B18C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6A70C8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net_pct_l</w:t>
            </w:r>
          </w:p>
        </w:tc>
        <w:tc>
          <w:tcPr>
            <w:tcW w:w="0" w:type="auto"/>
            <w:tcBorders>
              <w:top w:val="single" w:sz="6" w:space="0" w:color="DDDDDD"/>
            </w:tcBorders>
            <w:shd w:val="clear" w:color="auto" w:fill="auto"/>
            <w:tcMar>
              <w:top w:w="120" w:type="dxa"/>
              <w:left w:w="120" w:type="dxa"/>
              <w:bottom w:w="120" w:type="dxa"/>
              <w:right w:w="120" w:type="dxa"/>
            </w:tcMar>
            <w:hideMark/>
          </w:tcPr>
          <w:p w14:paraId="319841FA"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大单净占比(%)</w:t>
            </w:r>
          </w:p>
        </w:tc>
        <w:tc>
          <w:tcPr>
            <w:tcW w:w="0" w:type="auto"/>
            <w:tcBorders>
              <w:top w:val="single" w:sz="6" w:space="0" w:color="DDDDDD"/>
            </w:tcBorders>
            <w:shd w:val="clear" w:color="auto" w:fill="auto"/>
            <w:tcMar>
              <w:top w:w="120" w:type="dxa"/>
              <w:left w:w="120" w:type="dxa"/>
              <w:bottom w:w="120" w:type="dxa"/>
              <w:right w:w="120" w:type="dxa"/>
            </w:tcMar>
            <w:hideMark/>
          </w:tcPr>
          <w:p w14:paraId="3927F0BB"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大单净占比 = 大单净额 / 成交额</w:t>
            </w:r>
          </w:p>
        </w:tc>
      </w:tr>
      <w:tr w:rsidR="005E7B64" w:rsidRPr="005E7B64" w14:paraId="241CAD93"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801E114"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net_amount_m</w:t>
            </w:r>
          </w:p>
        </w:tc>
        <w:tc>
          <w:tcPr>
            <w:tcW w:w="0" w:type="auto"/>
            <w:tcBorders>
              <w:top w:val="single" w:sz="6" w:space="0" w:color="DDDDDD"/>
            </w:tcBorders>
            <w:shd w:val="clear" w:color="auto" w:fill="auto"/>
            <w:tcMar>
              <w:top w:w="120" w:type="dxa"/>
              <w:left w:w="120" w:type="dxa"/>
              <w:bottom w:w="120" w:type="dxa"/>
              <w:right w:w="120" w:type="dxa"/>
            </w:tcMar>
            <w:hideMark/>
          </w:tcPr>
          <w:p w14:paraId="7B24C03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中单净额(万)</w:t>
            </w:r>
          </w:p>
        </w:tc>
        <w:tc>
          <w:tcPr>
            <w:tcW w:w="0" w:type="auto"/>
            <w:tcBorders>
              <w:top w:val="single" w:sz="6" w:space="0" w:color="DDDDDD"/>
            </w:tcBorders>
            <w:shd w:val="clear" w:color="auto" w:fill="auto"/>
            <w:tcMar>
              <w:top w:w="120" w:type="dxa"/>
              <w:left w:w="120" w:type="dxa"/>
              <w:bottom w:w="120" w:type="dxa"/>
              <w:right w:w="120" w:type="dxa"/>
            </w:tcMar>
            <w:hideMark/>
          </w:tcPr>
          <w:p w14:paraId="4BEED2E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中单：大于等于2万股或者4万元且小于10万股或者20万元的成交单</w:t>
            </w:r>
          </w:p>
        </w:tc>
      </w:tr>
      <w:tr w:rsidR="005E7B64" w:rsidRPr="005E7B64" w14:paraId="6EFA71D5"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B3B9DD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net_pct_m</w:t>
            </w:r>
          </w:p>
        </w:tc>
        <w:tc>
          <w:tcPr>
            <w:tcW w:w="0" w:type="auto"/>
            <w:tcBorders>
              <w:top w:val="single" w:sz="6" w:space="0" w:color="DDDDDD"/>
            </w:tcBorders>
            <w:shd w:val="clear" w:color="auto" w:fill="auto"/>
            <w:tcMar>
              <w:top w:w="120" w:type="dxa"/>
              <w:left w:w="120" w:type="dxa"/>
              <w:bottom w:w="120" w:type="dxa"/>
              <w:right w:w="120" w:type="dxa"/>
            </w:tcMar>
            <w:hideMark/>
          </w:tcPr>
          <w:p w14:paraId="39233F36"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中单净占比(%)</w:t>
            </w:r>
          </w:p>
        </w:tc>
        <w:tc>
          <w:tcPr>
            <w:tcW w:w="0" w:type="auto"/>
            <w:tcBorders>
              <w:top w:val="single" w:sz="6" w:space="0" w:color="DDDDDD"/>
            </w:tcBorders>
            <w:shd w:val="clear" w:color="auto" w:fill="auto"/>
            <w:tcMar>
              <w:top w:w="120" w:type="dxa"/>
              <w:left w:w="120" w:type="dxa"/>
              <w:bottom w:w="120" w:type="dxa"/>
              <w:right w:w="120" w:type="dxa"/>
            </w:tcMar>
            <w:hideMark/>
          </w:tcPr>
          <w:p w14:paraId="183CC912"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中单净占比 = 中单净额 / 成交额</w:t>
            </w:r>
          </w:p>
        </w:tc>
      </w:tr>
      <w:tr w:rsidR="005E7B64" w:rsidRPr="005E7B64" w14:paraId="07C74170"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8EDDE5C"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net_amount_s</w:t>
            </w:r>
          </w:p>
        </w:tc>
        <w:tc>
          <w:tcPr>
            <w:tcW w:w="0" w:type="auto"/>
            <w:tcBorders>
              <w:top w:val="single" w:sz="6" w:space="0" w:color="DDDDDD"/>
            </w:tcBorders>
            <w:shd w:val="clear" w:color="auto" w:fill="auto"/>
            <w:tcMar>
              <w:top w:w="120" w:type="dxa"/>
              <w:left w:w="120" w:type="dxa"/>
              <w:bottom w:w="120" w:type="dxa"/>
              <w:right w:w="120" w:type="dxa"/>
            </w:tcMar>
            <w:hideMark/>
          </w:tcPr>
          <w:p w14:paraId="78782B23"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小单净额(万)</w:t>
            </w:r>
          </w:p>
        </w:tc>
        <w:tc>
          <w:tcPr>
            <w:tcW w:w="0" w:type="auto"/>
            <w:tcBorders>
              <w:top w:val="single" w:sz="6" w:space="0" w:color="DDDDDD"/>
            </w:tcBorders>
            <w:shd w:val="clear" w:color="auto" w:fill="auto"/>
            <w:tcMar>
              <w:top w:w="120" w:type="dxa"/>
              <w:left w:w="120" w:type="dxa"/>
              <w:bottom w:w="120" w:type="dxa"/>
              <w:right w:w="120" w:type="dxa"/>
            </w:tcMar>
            <w:hideMark/>
          </w:tcPr>
          <w:p w14:paraId="351BD50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小单：小于2万股或者4万元的成交单</w:t>
            </w:r>
          </w:p>
        </w:tc>
      </w:tr>
      <w:tr w:rsidR="005E7B64" w:rsidRPr="005E7B64" w14:paraId="5851F8B0"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2261067"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net_pct_s</w:t>
            </w:r>
          </w:p>
        </w:tc>
        <w:tc>
          <w:tcPr>
            <w:tcW w:w="0" w:type="auto"/>
            <w:tcBorders>
              <w:top w:val="single" w:sz="6" w:space="0" w:color="DDDDDD"/>
            </w:tcBorders>
            <w:shd w:val="clear" w:color="auto" w:fill="auto"/>
            <w:tcMar>
              <w:top w:w="120" w:type="dxa"/>
              <w:left w:w="120" w:type="dxa"/>
              <w:bottom w:w="120" w:type="dxa"/>
              <w:right w:w="120" w:type="dxa"/>
            </w:tcMar>
            <w:hideMark/>
          </w:tcPr>
          <w:p w14:paraId="094FE110"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小单净占比(%)</w:t>
            </w:r>
          </w:p>
        </w:tc>
        <w:tc>
          <w:tcPr>
            <w:tcW w:w="0" w:type="auto"/>
            <w:tcBorders>
              <w:top w:val="single" w:sz="6" w:space="0" w:color="DDDDDD"/>
            </w:tcBorders>
            <w:shd w:val="clear" w:color="auto" w:fill="auto"/>
            <w:tcMar>
              <w:top w:w="120" w:type="dxa"/>
              <w:left w:w="120" w:type="dxa"/>
              <w:bottom w:w="120" w:type="dxa"/>
              <w:right w:w="120" w:type="dxa"/>
            </w:tcMar>
            <w:hideMark/>
          </w:tcPr>
          <w:p w14:paraId="5879EBA5" w14:textId="77777777" w:rsidR="005E7B64" w:rsidRPr="005E7B64" w:rsidRDefault="005E7B64" w:rsidP="005E7B64">
            <w:pPr>
              <w:widowControl/>
              <w:spacing w:line="300" w:lineRule="atLeast"/>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小单净占比 = 小单净额 / 成交额</w:t>
            </w:r>
          </w:p>
        </w:tc>
      </w:tr>
    </w:tbl>
    <w:p w14:paraId="5BBE6E1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3392A01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返回一个 pandas.DataFrame 对象，默认的列索引为取得的全部字段. 如果给定了 fields 参数, 则列索引与给定的 fields 对应.</w:t>
      </w:r>
    </w:p>
    <w:p w14:paraId="1B1407C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6A7BB9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277A24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3DC98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获取一只股票在一个时间段内的资金流量数据</w:t>
      </w:r>
    </w:p>
    <w:p w14:paraId="10E16F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'2016-02-01'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'2016-02-04'</w:t>
      </w:r>
      <w:r w:rsidRPr="005E7B64">
        <w:rPr>
          <w:rFonts w:ascii="Source Code Pro" w:eastAsia="宋体" w:hAnsi="Source Code Pro" w:cs="宋体"/>
          <w:color w:val="000000"/>
          <w:kern w:val="0"/>
          <w:sz w:val="24"/>
          <w:szCs w:val="24"/>
          <w:shd w:val="clear" w:color="auto" w:fill="F0F0F0"/>
          <w14:ligatures w14:val="none"/>
        </w:rPr>
        <w:t>)</w:t>
      </w:r>
    </w:p>
    <w:p w14:paraId="336EA0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'2015-10-01'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'2015-12-30'</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"change_pct"</w:t>
      </w:r>
      <w:r w:rsidRPr="005E7B64">
        <w:rPr>
          <w:rFonts w:ascii="Source Code Pro" w:eastAsia="宋体" w:hAnsi="Source Code Pro" w:cs="宋体"/>
          <w:color w:val="000000"/>
          <w:kern w:val="0"/>
          <w:sz w:val="24"/>
          <w:szCs w:val="24"/>
          <w:shd w:val="clear" w:color="auto" w:fill="F0F0F0"/>
          <w14:ligatures w14:val="none"/>
        </w:rPr>
        <w:t>)</w:t>
      </w:r>
    </w:p>
    <w:p w14:paraId="36166A2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'2010-01-01'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'2010-01-30'</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"sec_code"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"change_pct"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"net_amount_main"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"net_pct_l"</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"net_amount_m"</w:t>
      </w:r>
      <w:r w:rsidRPr="005E7B64">
        <w:rPr>
          <w:rFonts w:ascii="Source Code Pro" w:eastAsia="宋体" w:hAnsi="Source Code Pro" w:cs="宋体"/>
          <w:color w:val="000000"/>
          <w:kern w:val="0"/>
          <w:sz w:val="24"/>
          <w:szCs w:val="24"/>
          <w:shd w:val="clear" w:color="auto" w:fill="F0F0F0"/>
          <w14:ligatures w14:val="none"/>
        </w:rPr>
        <w:t>])</w:t>
      </w:r>
    </w:p>
    <w:p w14:paraId="14F356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64C26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 — — — — — — — — — — — — — — — — — — — — — — — — — — — — — —</w:t>
      </w:r>
    </w:p>
    <w:p w14:paraId="42788C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5A13D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获取多只股票在一个时间段内的资金流向数据</w:t>
      </w:r>
    </w:p>
    <w:p w14:paraId="35B267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'000040.XSHE'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'000099.XSHE'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'2010-01-01'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'2010-01-30'</w:t>
      </w:r>
      <w:r w:rsidRPr="005E7B64">
        <w:rPr>
          <w:rFonts w:ascii="Source Code Pro" w:eastAsia="宋体" w:hAnsi="Source Code Pro" w:cs="宋体"/>
          <w:color w:val="000000"/>
          <w:kern w:val="0"/>
          <w:sz w:val="24"/>
          <w:szCs w:val="24"/>
          <w:shd w:val="clear" w:color="auto" w:fill="F0F0F0"/>
          <w14:ligatures w14:val="none"/>
        </w:rPr>
        <w:t>)</w:t>
      </w:r>
    </w:p>
    <w:p w14:paraId="18370E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获取多只股票在某一天的资金流向数据</w:t>
      </w:r>
    </w:p>
    <w:p w14:paraId="133CC3A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'000040.XSHE'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'000099.XSHE'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'2016-04-01'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'2016-04-01'</w:t>
      </w:r>
      <w:r w:rsidRPr="005E7B64">
        <w:rPr>
          <w:rFonts w:ascii="Source Code Pro" w:eastAsia="宋体" w:hAnsi="Source Code Pro" w:cs="宋体"/>
          <w:color w:val="000000"/>
          <w:kern w:val="0"/>
          <w:sz w:val="24"/>
          <w:szCs w:val="24"/>
          <w:shd w:val="clear" w:color="auto" w:fill="F0F0F0"/>
          <w14:ligatures w14:val="none"/>
        </w:rPr>
        <w:t>)</w:t>
      </w:r>
    </w:p>
    <w:p w14:paraId="1D2A751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0DBFA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 — — — — — — — — — — — — — — — — — — — — — — — — — — — — — —</w:t>
      </w:r>
    </w:p>
    <w:p w14:paraId="122520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568CD7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获取股票</w:t>
      </w:r>
      <w:r w:rsidRPr="005E7B64">
        <w:rPr>
          <w:rFonts w:ascii="Source Code Pro" w:eastAsia="宋体" w:hAnsi="Source Code Pro" w:cs="宋体"/>
          <w:color w:val="888888"/>
          <w:kern w:val="0"/>
          <w:sz w:val="24"/>
          <w:szCs w:val="24"/>
          <w:shd w:val="clear" w:color="auto" w:fill="F0F0F0"/>
          <w14:ligatures w14:val="none"/>
        </w:rPr>
        <w:t xml:space="preserve"> 000001.XSHE </w:t>
      </w:r>
      <w:r w:rsidRPr="005E7B64">
        <w:rPr>
          <w:rFonts w:ascii="Source Code Pro" w:eastAsia="宋体" w:hAnsi="Source Code Pro" w:cs="宋体"/>
          <w:color w:val="888888"/>
          <w:kern w:val="0"/>
          <w:sz w:val="24"/>
          <w:szCs w:val="24"/>
          <w:shd w:val="clear" w:color="auto" w:fill="F0F0F0"/>
          <w14:ligatures w14:val="none"/>
        </w:rPr>
        <w:t>在日期</w:t>
      </w:r>
      <w:r w:rsidRPr="005E7B64">
        <w:rPr>
          <w:rFonts w:ascii="Source Code Pro" w:eastAsia="宋体" w:hAnsi="Source Code Pro" w:cs="宋体"/>
          <w:color w:val="888888"/>
          <w:kern w:val="0"/>
          <w:sz w:val="24"/>
          <w:szCs w:val="24"/>
          <w:shd w:val="clear" w:color="auto" w:fill="F0F0F0"/>
          <w14:ligatures w14:val="none"/>
        </w:rPr>
        <w:t xml:space="preserve"> 2016-06-30 </w:t>
      </w:r>
      <w:r w:rsidRPr="005E7B64">
        <w:rPr>
          <w:rFonts w:ascii="Source Code Pro" w:eastAsia="宋体" w:hAnsi="Source Code Pro" w:cs="宋体"/>
          <w:color w:val="888888"/>
          <w:kern w:val="0"/>
          <w:sz w:val="24"/>
          <w:szCs w:val="24"/>
          <w:shd w:val="clear" w:color="auto" w:fill="F0F0F0"/>
          <w14:ligatures w14:val="none"/>
        </w:rPr>
        <w:t>往前</w:t>
      </w:r>
      <w:r w:rsidRPr="005E7B64">
        <w:rPr>
          <w:rFonts w:ascii="Source Code Pro" w:eastAsia="宋体" w:hAnsi="Source Code Pro" w:cs="宋体"/>
          <w:color w:val="888888"/>
          <w:kern w:val="0"/>
          <w:sz w:val="24"/>
          <w:szCs w:val="24"/>
          <w:shd w:val="clear" w:color="auto" w:fill="F0F0F0"/>
          <w14:ligatures w14:val="none"/>
        </w:rPr>
        <w:t xml:space="preserve"> 20 </w:t>
      </w:r>
      <w:proofErr w:type="gramStart"/>
      <w:r w:rsidRPr="005E7B64">
        <w:rPr>
          <w:rFonts w:ascii="Source Code Pro" w:eastAsia="宋体" w:hAnsi="Source Code Pro" w:cs="宋体"/>
          <w:color w:val="888888"/>
          <w:kern w:val="0"/>
          <w:sz w:val="24"/>
          <w:szCs w:val="24"/>
          <w:shd w:val="clear" w:color="auto" w:fill="F0F0F0"/>
          <w14:ligatures w14:val="none"/>
        </w:rPr>
        <w:t>个</w:t>
      </w:r>
      <w:proofErr w:type="gramEnd"/>
      <w:r w:rsidRPr="005E7B64">
        <w:rPr>
          <w:rFonts w:ascii="Source Code Pro" w:eastAsia="宋体" w:hAnsi="Source Code Pro" w:cs="宋体"/>
          <w:color w:val="888888"/>
          <w:kern w:val="0"/>
          <w:sz w:val="24"/>
          <w:szCs w:val="24"/>
          <w:shd w:val="clear" w:color="auto" w:fill="F0F0F0"/>
          <w14:ligatures w14:val="none"/>
        </w:rPr>
        <w:t>交易日的资金流量数据</w:t>
      </w:r>
    </w:p>
    <w:p w14:paraId="10A018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"2016-06-30"</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20</w:t>
      </w:r>
      <w:r w:rsidRPr="005E7B64">
        <w:rPr>
          <w:rFonts w:ascii="Source Code Pro" w:eastAsia="宋体" w:hAnsi="Source Code Pro" w:cs="宋体"/>
          <w:color w:val="000000"/>
          <w:kern w:val="0"/>
          <w:sz w:val="24"/>
          <w:szCs w:val="24"/>
          <w:shd w:val="clear" w:color="auto" w:fill="F0F0F0"/>
          <w14:ligatures w14:val="none"/>
        </w:rPr>
        <w:t>)</w:t>
      </w:r>
    </w:p>
    <w:p w14:paraId="68D4FD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获取股票</w:t>
      </w:r>
      <w:r w:rsidRPr="005E7B64">
        <w:rPr>
          <w:rFonts w:ascii="Source Code Pro" w:eastAsia="宋体" w:hAnsi="Source Code Pro" w:cs="宋体"/>
          <w:color w:val="888888"/>
          <w:kern w:val="0"/>
          <w:sz w:val="24"/>
          <w:szCs w:val="24"/>
          <w:shd w:val="clear" w:color="auto" w:fill="F0F0F0"/>
          <w14:ligatures w14:val="none"/>
        </w:rPr>
        <w:t xml:space="preserve"> 000001.XSHE </w:t>
      </w:r>
      <w:r w:rsidRPr="005E7B64">
        <w:rPr>
          <w:rFonts w:ascii="Source Code Pro" w:eastAsia="宋体" w:hAnsi="Source Code Pro" w:cs="宋体"/>
          <w:color w:val="888888"/>
          <w:kern w:val="0"/>
          <w:sz w:val="24"/>
          <w:szCs w:val="24"/>
          <w:shd w:val="clear" w:color="auto" w:fill="F0F0F0"/>
          <w14:ligatures w14:val="none"/>
        </w:rPr>
        <w:t>往前</w:t>
      </w:r>
      <w:r w:rsidRPr="005E7B64">
        <w:rPr>
          <w:rFonts w:ascii="Source Code Pro" w:eastAsia="宋体" w:hAnsi="Source Code Pro" w:cs="宋体"/>
          <w:color w:val="888888"/>
          <w:kern w:val="0"/>
          <w:sz w:val="24"/>
          <w:szCs w:val="24"/>
          <w:shd w:val="clear" w:color="auto" w:fill="F0F0F0"/>
          <w14:ligatures w14:val="none"/>
        </w:rPr>
        <w:t xml:space="preserve"> 20 </w:t>
      </w:r>
      <w:proofErr w:type="gramStart"/>
      <w:r w:rsidRPr="005E7B64">
        <w:rPr>
          <w:rFonts w:ascii="Source Code Pro" w:eastAsia="宋体" w:hAnsi="Source Code Pro" w:cs="宋体"/>
          <w:color w:val="888888"/>
          <w:kern w:val="0"/>
          <w:sz w:val="24"/>
          <w:szCs w:val="24"/>
          <w:shd w:val="clear" w:color="auto" w:fill="F0F0F0"/>
          <w14:ligatures w14:val="none"/>
        </w:rPr>
        <w:t>个</w:t>
      </w:r>
      <w:proofErr w:type="gramEnd"/>
      <w:r w:rsidRPr="005E7B64">
        <w:rPr>
          <w:rFonts w:ascii="Source Code Pro" w:eastAsia="宋体" w:hAnsi="Source Code Pro" w:cs="宋体"/>
          <w:color w:val="888888"/>
          <w:kern w:val="0"/>
          <w:sz w:val="24"/>
          <w:szCs w:val="24"/>
          <w:shd w:val="clear" w:color="auto" w:fill="F0F0F0"/>
          <w14:ligatures w14:val="none"/>
        </w:rPr>
        <w:t>交易日的资金流量数据</w:t>
      </w:r>
    </w:p>
    <w:p w14:paraId="4E0B79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get_money_</w:t>
      </w:r>
      <w:proofErr w:type="gramStart"/>
      <w:r w:rsidRPr="005E7B64">
        <w:rPr>
          <w:rFonts w:ascii="Source Code Pro" w:eastAsia="宋体" w:hAnsi="Source Code Pro" w:cs="宋体"/>
          <w:color w:val="000000"/>
          <w:kern w:val="0"/>
          <w:sz w:val="24"/>
          <w:szCs w:val="24"/>
          <w:shd w:val="clear" w:color="auto" w:fill="F0F0F0"/>
          <w14:ligatures w14:val="none"/>
        </w:rPr>
        <w:t>flow(</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20</w:t>
      </w:r>
      <w:r w:rsidRPr="005E7B64">
        <w:rPr>
          <w:rFonts w:ascii="Source Code Pro" w:eastAsia="宋体" w:hAnsi="Source Code Pro" w:cs="宋体"/>
          <w:color w:val="000000"/>
          <w:kern w:val="0"/>
          <w:sz w:val="24"/>
          <w:szCs w:val="24"/>
          <w:shd w:val="clear" w:color="auto" w:fill="F0F0F0"/>
          <w14:ligatures w14:val="none"/>
        </w:rPr>
        <w:t>)</w:t>
      </w:r>
    </w:p>
    <w:p w14:paraId="29372B4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4483D78C" w14:textId="77777777" w:rsidR="005E7B64" w:rsidRPr="005E7B64" w:rsidRDefault="005E7B64" w:rsidP="005E7B64">
      <w:pPr>
        <w:widowControl/>
        <w:numPr>
          <w:ilvl w:val="0"/>
          <w:numId w:val="12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需要导入：from jqdata import *</w:t>
      </w:r>
    </w:p>
    <w:p w14:paraId="10F0FBC4" w14:textId="77777777" w:rsidR="005E7B64" w:rsidRPr="005E7B64" w:rsidRDefault="005E7B64" w:rsidP="005E7B64">
      <w:pPr>
        <w:widowControl/>
        <w:numPr>
          <w:ilvl w:val="0"/>
          <w:numId w:val="124"/>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在回测中</w:t>
      </w:r>
      <w:proofErr w:type="gramEnd"/>
      <w:r w:rsidRPr="005E7B64">
        <w:rPr>
          <w:rFonts w:ascii="宋体" w:eastAsia="宋体" w:hAnsi="宋体" w:cs="宋体"/>
          <w:kern w:val="0"/>
          <w:sz w:val="24"/>
          <w:szCs w:val="24"/>
          <w14:ligatures w14:val="none"/>
        </w:rPr>
        <w:t>，为避免未来函数，无法</w:t>
      </w:r>
      <w:proofErr w:type="gramStart"/>
      <w:r w:rsidRPr="005E7B64">
        <w:rPr>
          <w:rFonts w:ascii="宋体" w:eastAsia="宋体" w:hAnsi="宋体" w:cs="宋体"/>
          <w:kern w:val="0"/>
          <w:sz w:val="24"/>
          <w:szCs w:val="24"/>
          <w14:ligatures w14:val="none"/>
        </w:rPr>
        <w:t>获取回测当前</w:t>
      </w:r>
      <w:proofErr w:type="gramEnd"/>
      <w:r w:rsidRPr="005E7B64">
        <w:rPr>
          <w:rFonts w:ascii="宋体" w:eastAsia="宋体" w:hAnsi="宋体" w:cs="宋体"/>
          <w:kern w:val="0"/>
          <w:sz w:val="24"/>
          <w:szCs w:val="24"/>
          <w14:ligatures w14:val="none"/>
        </w:rPr>
        <w:t>逻辑时间的那一条数据（所以有时会出现实际获取数据比count少一条的现象）</w:t>
      </w:r>
    </w:p>
    <w:p w14:paraId="07F742E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get_concept 获取股票所属概念板块</w:t>
      </w:r>
    </w:p>
    <w:p w14:paraId="33CD7FD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数据调用方法</w:t>
      </w:r>
    </w:p>
    <w:p w14:paraId="6DAD32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concept(</w:t>
      </w:r>
      <w:proofErr w:type="gramEnd"/>
      <w:r w:rsidRPr="005E7B64">
        <w:rPr>
          <w:rFonts w:ascii="Source Code Pro" w:eastAsia="宋体" w:hAnsi="Source Code Pro" w:cs="宋体"/>
          <w:color w:val="000000"/>
          <w:kern w:val="0"/>
          <w:sz w:val="24"/>
          <w:szCs w:val="24"/>
          <w:shd w:val="clear" w:color="auto" w:fill="F0F0F0"/>
          <w14:ligatures w14:val="none"/>
        </w:rPr>
        <w:t>security,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2880773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获取股票所属概念板块。返回一个dict，key为标的代码，value详见示例。</w:t>
      </w:r>
    </w:p>
    <w:p w14:paraId="636B65A8" w14:textId="77777777" w:rsidR="005E7B64" w:rsidRPr="005E7B64" w:rsidRDefault="005E7B64" w:rsidP="005E7B64">
      <w:pPr>
        <w:widowControl/>
        <w:numPr>
          <w:ilvl w:val="0"/>
          <w:numId w:val="125"/>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security：标的代码或包含标的代码的列表</w:t>
      </w:r>
    </w:p>
    <w:p w14:paraId="2A27B998" w14:textId="77777777" w:rsidR="005E7B64" w:rsidRPr="005E7B64" w:rsidRDefault="005E7B64" w:rsidP="005E7B64">
      <w:pPr>
        <w:widowControl/>
        <w:numPr>
          <w:ilvl w:val="0"/>
          <w:numId w:val="125"/>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query_dt：时刻,datetime</w:t>
      </w:r>
      <w:proofErr w:type="gramStart"/>
      <w:r w:rsidRPr="005E7B64">
        <w:rPr>
          <w:rFonts w:ascii="宋体" w:eastAsia="宋体" w:hAnsi="宋体" w:cs="宋体"/>
          <w:kern w:val="0"/>
          <w:sz w:val="24"/>
          <w:szCs w:val="24"/>
          <w14:ligatures w14:val="none"/>
        </w:rPr>
        <w:t>或时刻</w:t>
      </w:r>
      <w:proofErr w:type="gramEnd"/>
      <w:r w:rsidRPr="005E7B64">
        <w:rPr>
          <w:rFonts w:ascii="宋体" w:eastAsia="宋体" w:hAnsi="宋体" w:cs="宋体"/>
          <w:kern w:val="0"/>
          <w:sz w:val="24"/>
          <w:szCs w:val="24"/>
          <w14:ligatures w14:val="none"/>
        </w:rPr>
        <w:t>形式的字符串,只传入日期代表日内时间为00:00:00.</w:t>
      </w:r>
    </w:p>
    <w:p w14:paraId="5107D4B5" w14:textId="77777777" w:rsidR="005E7B64" w:rsidRPr="005E7B64" w:rsidRDefault="005E7B64" w:rsidP="005E7B64">
      <w:pPr>
        <w:widowControl/>
        <w:numPr>
          <w:ilvl w:val="0"/>
          <w:numId w:val="125"/>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标的代码或标的列表</w:t>
      </w:r>
    </w:p>
    <w:p w14:paraId="34781173" w14:textId="77777777" w:rsidR="005E7B64" w:rsidRPr="005E7B64" w:rsidRDefault="005E7B64" w:rsidP="005E7B64">
      <w:pPr>
        <w:widowControl/>
        <w:numPr>
          <w:ilvl w:val="0"/>
          <w:numId w:val="12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 要查询的日期，日期字符串/date对象/datetime对象，注意传入datetime对象时忽略日内时间；默认值为None，研究中默认值为当天，</w:t>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默认值会</w:t>
      </w:r>
      <w:proofErr w:type="gramStart"/>
      <w:r w:rsidRPr="005E7B64">
        <w:rPr>
          <w:rFonts w:ascii="宋体" w:eastAsia="宋体" w:hAnsi="宋体" w:cs="宋体"/>
          <w:kern w:val="0"/>
          <w:sz w:val="24"/>
          <w:szCs w:val="24"/>
          <w14:ligatures w14:val="none"/>
        </w:rPr>
        <w:t>随着回测</w:t>
      </w:r>
      <w:proofErr w:type="gramEnd"/>
      <w:r w:rsidRPr="005E7B64">
        <w:rPr>
          <w:rFonts w:ascii="宋体" w:eastAsia="宋体" w:hAnsi="宋体" w:cs="宋体"/>
          <w:kern w:val="0"/>
          <w:sz w:val="24"/>
          <w:szCs w:val="24"/>
          <w14:ligatures w14:val="none"/>
        </w:rPr>
        <w:t>日期变化而变化, 等于context.current_dt。</w:t>
      </w:r>
      <w:r w:rsidRPr="005E7B64">
        <w:rPr>
          <w:rFonts w:ascii="宋体" w:eastAsia="宋体" w:hAnsi="宋体" w:cs="宋体"/>
          <w:kern w:val="0"/>
          <w:sz w:val="24"/>
          <w:szCs w:val="24"/>
          <w14:ligatures w14:val="none"/>
        </w:rPr>
        <w:br/>
        <w:t>示例：</w:t>
      </w:r>
    </w:p>
    <w:p w14:paraId="7D423F9E"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{code: </w:t>
      </w:r>
      <w:proofErr w:type="gramStart"/>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jq_concept'</w:t>
      </w:r>
      <w:r w:rsidRPr="005E7B64">
        <w:rPr>
          <w:rFonts w:ascii="Source Code Pro" w:eastAsia="宋体" w:hAnsi="Source Code Pro" w:cs="宋体"/>
          <w:color w:val="000000"/>
          <w:kern w:val="0"/>
          <w:sz w:val="24"/>
          <w:szCs w:val="24"/>
          <w:shd w:val="clear" w:color="auto" w:fill="F0F0F0"/>
          <w14:ligatures w14:val="none"/>
        </w:rPr>
        <w:t>:[</w:t>
      </w:r>
    </w:p>
    <w:p w14:paraId="718F7E3E"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concept_code'</w:t>
      </w:r>
      <w:r w:rsidRPr="005E7B64">
        <w:rPr>
          <w:rFonts w:ascii="Source Code Pro" w:eastAsia="宋体" w:hAnsi="Source Code Pro" w:cs="宋体"/>
          <w:color w:val="000000"/>
          <w:kern w:val="0"/>
          <w:sz w:val="24"/>
          <w:szCs w:val="24"/>
          <w:shd w:val="clear" w:color="auto" w:fill="F0F0F0"/>
          <w14:ligatures w14:val="none"/>
        </w:rPr>
        <w:t xml:space="preserve">: XX1; </w:t>
      </w:r>
      <w:r w:rsidRPr="005E7B64">
        <w:rPr>
          <w:rFonts w:ascii="Source Code Pro" w:eastAsia="宋体" w:hAnsi="Source Code Pro" w:cs="宋体"/>
          <w:color w:val="880000"/>
          <w:kern w:val="0"/>
          <w:sz w:val="24"/>
          <w:szCs w:val="24"/>
          <w:shd w:val="clear" w:color="auto" w:fill="F0F0F0"/>
          <w14:ligatures w14:val="none"/>
        </w:rPr>
        <w:t>'concept_name'</w:t>
      </w:r>
      <w:r w:rsidRPr="005E7B64">
        <w:rPr>
          <w:rFonts w:ascii="Source Code Pro" w:eastAsia="宋体" w:hAnsi="Source Code Pro" w:cs="宋体"/>
          <w:color w:val="000000"/>
          <w:kern w:val="0"/>
          <w:sz w:val="24"/>
          <w:szCs w:val="24"/>
          <w:shd w:val="clear" w:color="auto" w:fill="F0F0F0"/>
          <w14:ligatures w14:val="none"/>
        </w:rPr>
        <w:t>: YY1 },</w:t>
      </w:r>
    </w:p>
    <w:p w14:paraId="28EAF574"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concept_code'</w:t>
      </w:r>
      <w:r w:rsidRPr="005E7B64">
        <w:rPr>
          <w:rFonts w:ascii="Source Code Pro" w:eastAsia="宋体" w:hAnsi="Source Code Pro" w:cs="宋体"/>
          <w:color w:val="000000"/>
          <w:kern w:val="0"/>
          <w:sz w:val="24"/>
          <w:szCs w:val="24"/>
          <w:shd w:val="clear" w:color="auto" w:fill="F0F0F0"/>
          <w14:ligatures w14:val="none"/>
        </w:rPr>
        <w:t xml:space="preserve">: XX2; </w:t>
      </w:r>
      <w:r w:rsidRPr="005E7B64">
        <w:rPr>
          <w:rFonts w:ascii="Source Code Pro" w:eastAsia="宋体" w:hAnsi="Source Code Pro" w:cs="宋体"/>
          <w:color w:val="880000"/>
          <w:kern w:val="0"/>
          <w:sz w:val="24"/>
          <w:szCs w:val="24"/>
          <w:shd w:val="clear" w:color="auto" w:fill="F0F0F0"/>
          <w14:ligatures w14:val="none"/>
        </w:rPr>
        <w:t>'concept_name'</w:t>
      </w:r>
      <w:r w:rsidRPr="005E7B64">
        <w:rPr>
          <w:rFonts w:ascii="Source Code Pro" w:eastAsia="宋体" w:hAnsi="Source Code Pro" w:cs="宋体"/>
          <w:color w:val="000000"/>
          <w:kern w:val="0"/>
          <w:sz w:val="24"/>
          <w:szCs w:val="24"/>
          <w:shd w:val="clear" w:color="auto" w:fill="F0F0F0"/>
          <w14:ligatures w14:val="none"/>
        </w:rPr>
        <w:t>: YY2 },</w:t>
      </w:r>
    </w:p>
    <w:p w14:paraId="58D73064"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concept_code'</w:t>
      </w:r>
      <w:r w:rsidRPr="005E7B64">
        <w:rPr>
          <w:rFonts w:ascii="Source Code Pro" w:eastAsia="宋体" w:hAnsi="Source Code Pro" w:cs="宋体"/>
          <w:color w:val="000000"/>
          <w:kern w:val="0"/>
          <w:sz w:val="24"/>
          <w:szCs w:val="24"/>
          <w:shd w:val="clear" w:color="auto" w:fill="F0F0F0"/>
          <w14:ligatures w14:val="none"/>
        </w:rPr>
        <w:t xml:space="preserve">: XX3; </w:t>
      </w:r>
      <w:r w:rsidRPr="005E7B64">
        <w:rPr>
          <w:rFonts w:ascii="Source Code Pro" w:eastAsia="宋体" w:hAnsi="Source Code Pro" w:cs="宋体"/>
          <w:color w:val="880000"/>
          <w:kern w:val="0"/>
          <w:sz w:val="24"/>
          <w:szCs w:val="24"/>
          <w:shd w:val="clear" w:color="auto" w:fill="F0F0F0"/>
          <w14:ligatures w14:val="none"/>
        </w:rPr>
        <w:t>'concept_name'</w:t>
      </w:r>
      <w:r w:rsidRPr="005E7B64">
        <w:rPr>
          <w:rFonts w:ascii="Source Code Pro" w:eastAsia="宋体" w:hAnsi="Source Code Pro" w:cs="宋体"/>
          <w:color w:val="000000"/>
          <w:kern w:val="0"/>
          <w:sz w:val="24"/>
          <w:szCs w:val="24"/>
          <w:shd w:val="clear" w:color="auto" w:fill="F0F0F0"/>
          <w14:ligatures w14:val="none"/>
        </w:rPr>
        <w:t>: YY3 }]</w:t>
      </w:r>
    </w:p>
    <w:p w14:paraId="52685095"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06E83F52" w14:textId="77777777" w:rsidR="005E7B64" w:rsidRPr="005E7B64" w:rsidRDefault="005E7B64" w:rsidP="005E7B64">
      <w:pPr>
        <w:widowControl/>
        <w:numPr>
          <w:ilvl w:val="0"/>
          <w:numId w:val="125"/>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16D1E27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code是传入的股票代码；多个code返回嵌套的多个字典。 ‘jq_concept’</w:t>
      </w:r>
      <w:proofErr w:type="gramStart"/>
      <w:r w:rsidRPr="005E7B64">
        <w:rPr>
          <w:rFonts w:ascii="宋体" w:eastAsia="宋体" w:hAnsi="宋体" w:cs="宋体"/>
          <w:kern w:val="0"/>
          <w:sz w:val="24"/>
          <w:szCs w:val="24"/>
          <w14:ligatures w14:val="none"/>
        </w:rPr>
        <w:t>代表聚宽概念</w:t>
      </w:r>
      <w:proofErr w:type="gramEnd"/>
      <w:r w:rsidRPr="005E7B64">
        <w:rPr>
          <w:rFonts w:ascii="宋体" w:eastAsia="宋体" w:hAnsi="宋体" w:cs="宋体"/>
          <w:kern w:val="0"/>
          <w:sz w:val="24"/>
          <w:szCs w:val="24"/>
          <w14:ligatures w14:val="none"/>
        </w:rPr>
        <w:t>； XX是code所在的概念代码； YY是code所在的概念名称。</w:t>
      </w:r>
      <w:r w:rsidRPr="005E7B64">
        <w:rPr>
          <w:rFonts w:ascii="宋体" w:eastAsia="宋体" w:hAnsi="宋体" w:cs="宋体"/>
          <w:kern w:val="0"/>
          <w:sz w:val="24"/>
          <w:szCs w:val="24"/>
          <w14:ligatures w14:val="none"/>
        </w:rPr>
        <w:br/>
      </w:r>
      <w:r w:rsidRPr="005E7B64">
        <w:rPr>
          <w:rFonts w:ascii="宋体" w:eastAsia="宋体" w:hAnsi="宋体" w:cs="宋体"/>
          <w:b/>
          <w:bCs/>
          <w:kern w:val="0"/>
          <w:sz w:val="24"/>
          <w:szCs w:val="24"/>
          <w14:ligatures w14:val="none"/>
        </w:rPr>
        <w:t>示例</w:t>
      </w:r>
    </w:p>
    <w:p w14:paraId="0CE8BE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dict1 = get_</w:t>
      </w:r>
      <w:proofErr w:type="gramStart"/>
      <w:r w:rsidRPr="005E7B64">
        <w:rPr>
          <w:rFonts w:ascii="Source Code Pro" w:eastAsia="宋体" w:hAnsi="Source Code Pro" w:cs="宋体"/>
          <w:color w:val="000000"/>
          <w:kern w:val="0"/>
          <w:sz w:val="24"/>
          <w:szCs w:val="24"/>
          <w:shd w:val="clear" w:color="auto" w:fill="F0F0F0"/>
          <w14:ligatures w14:val="none"/>
        </w:rPr>
        <w:t>concept(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'2019-07-15'</w:t>
      </w:r>
      <w:r w:rsidRPr="005E7B64">
        <w:rPr>
          <w:rFonts w:ascii="Source Code Pro" w:eastAsia="宋体" w:hAnsi="Source Code Pro" w:cs="宋体"/>
          <w:color w:val="000000"/>
          <w:kern w:val="0"/>
          <w:sz w:val="24"/>
          <w:szCs w:val="24"/>
          <w:shd w:val="clear" w:color="auto" w:fill="F0F0F0"/>
          <w14:ligatures w14:val="none"/>
        </w:rPr>
        <w:t>)</w:t>
      </w:r>
    </w:p>
    <w:p w14:paraId="57E5D5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print(dict1)</w:t>
      </w:r>
    </w:p>
    <w:p w14:paraId="272CD2C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get_call_auction 获取指定时间区间内集合竞价时的 tick 数据</w:t>
      </w:r>
    </w:p>
    <w:p w14:paraId="7DA027E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获取指定时间区间内交易日09:25的集合竞价数据，支持股票（2010年至今）、场内基金（2019年至今）、指数（2017年至今）和上交所ETF期权（2017年至今）的集合竞价数据，当日的集合竞价数据最晚于9:28分返回。</w:t>
      </w:r>
    </w:p>
    <w:p w14:paraId="042818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1136F3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get_call_</w:t>
      </w:r>
      <w:proofErr w:type="gramStart"/>
      <w:r w:rsidRPr="005E7B64">
        <w:rPr>
          <w:rFonts w:ascii="Source Code Pro" w:eastAsia="宋体" w:hAnsi="Source Code Pro" w:cs="宋体"/>
          <w:color w:val="000000"/>
          <w:kern w:val="0"/>
          <w:sz w:val="24"/>
          <w:szCs w:val="24"/>
          <w:shd w:val="clear" w:color="auto" w:fill="F0F0F0"/>
          <w14:ligatures w14:val="none"/>
        </w:rPr>
        <w:t>auction(</w:t>
      </w:r>
      <w:proofErr w:type="gramEnd"/>
      <w:r w:rsidRPr="005E7B64">
        <w:rPr>
          <w:rFonts w:ascii="Source Code Pro" w:eastAsia="宋体" w:hAnsi="Source Code Pro" w:cs="宋体"/>
          <w:color w:val="000000"/>
          <w:kern w:val="0"/>
          <w:sz w:val="24"/>
          <w:szCs w:val="24"/>
          <w:shd w:val="clear" w:color="auto" w:fill="F0F0F0"/>
          <w14:ligatures w14:val="none"/>
        </w:rPr>
        <w:t>security, start_date=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042605A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w:t>
      </w:r>
    </w:p>
    <w:p w14:paraId="41B2A138" w14:textId="77777777" w:rsidR="005E7B64" w:rsidRPr="005E7B64" w:rsidRDefault="005E7B64" w:rsidP="005E7B64">
      <w:pPr>
        <w:widowControl/>
        <w:numPr>
          <w:ilvl w:val="0"/>
          <w:numId w:val="12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标的代码或者标的代码组成的列表,支持股票、指数、50ETF期权</w:t>
      </w:r>
    </w:p>
    <w:p w14:paraId="7CDFAFDD" w14:textId="77777777" w:rsidR="005E7B64" w:rsidRPr="005E7B64" w:rsidRDefault="005E7B64" w:rsidP="005E7B64">
      <w:pPr>
        <w:widowControl/>
        <w:numPr>
          <w:ilvl w:val="0"/>
          <w:numId w:val="12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开始日期，一个时间字符串, 比如"2019-01-01"</w:t>
      </w:r>
    </w:p>
    <w:p w14:paraId="2C6ABF47" w14:textId="77777777" w:rsidR="005E7B64" w:rsidRPr="005E7B64" w:rsidRDefault="005E7B64" w:rsidP="005E7B64">
      <w:pPr>
        <w:widowControl/>
        <w:numPr>
          <w:ilvl w:val="0"/>
          <w:numId w:val="12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结束日期，一个时间字符, 比如"2019-02-01"</w:t>
      </w:r>
    </w:p>
    <w:p w14:paraId="1638C25D" w14:textId="77777777" w:rsidR="005E7B64" w:rsidRPr="005E7B64" w:rsidRDefault="005E7B64" w:rsidP="005E7B64">
      <w:pPr>
        <w:widowControl/>
        <w:numPr>
          <w:ilvl w:val="0"/>
          <w:numId w:val="12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选择要获取的行情字段(类似tick数据的每一个字段)，字段介绍如下:</w:t>
      </w:r>
    </w:p>
    <w:tbl>
      <w:tblPr>
        <w:tblW w:w="0" w:type="auto"/>
        <w:tblInd w:w="720" w:type="dxa"/>
        <w:tblCellMar>
          <w:left w:w="0" w:type="dxa"/>
          <w:right w:w="0" w:type="dxa"/>
        </w:tblCellMar>
        <w:tblLook w:val="04A0" w:firstRow="1" w:lastRow="0" w:firstColumn="1" w:lastColumn="0" w:noHBand="0" w:noVBand="1"/>
      </w:tblPr>
      <w:tblGrid>
        <w:gridCol w:w="1320"/>
        <w:gridCol w:w="2160"/>
        <w:gridCol w:w="1204"/>
      </w:tblGrid>
      <w:tr w:rsidR="005E7B64" w:rsidRPr="005E7B64" w14:paraId="4690FFE2" w14:textId="77777777" w:rsidTr="005E7B64">
        <w:trPr>
          <w:tblHeader/>
        </w:trPr>
        <w:tc>
          <w:tcPr>
            <w:tcW w:w="0" w:type="auto"/>
            <w:tcBorders>
              <w:top w:val="nil"/>
            </w:tcBorders>
            <w:shd w:val="clear" w:color="auto" w:fill="auto"/>
            <w:tcMar>
              <w:top w:w="120" w:type="dxa"/>
              <w:left w:w="120" w:type="dxa"/>
              <w:bottom w:w="120" w:type="dxa"/>
              <w:right w:w="120" w:type="dxa"/>
            </w:tcMar>
            <w:vAlign w:val="bottom"/>
            <w:hideMark/>
          </w:tcPr>
          <w:p w14:paraId="1A852CC6" w14:textId="77777777" w:rsidR="005E7B64" w:rsidRPr="005E7B64" w:rsidRDefault="005E7B64" w:rsidP="005E7B64">
            <w:pPr>
              <w:widowControl/>
              <w:spacing w:line="300" w:lineRule="atLeast"/>
              <w:jc w:val="center"/>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字段名</w:t>
            </w:r>
          </w:p>
        </w:tc>
        <w:tc>
          <w:tcPr>
            <w:tcW w:w="0" w:type="auto"/>
            <w:tcBorders>
              <w:top w:val="nil"/>
            </w:tcBorders>
            <w:shd w:val="clear" w:color="auto" w:fill="auto"/>
            <w:tcMar>
              <w:top w:w="120" w:type="dxa"/>
              <w:left w:w="120" w:type="dxa"/>
              <w:bottom w:w="120" w:type="dxa"/>
              <w:right w:w="120" w:type="dxa"/>
            </w:tcMar>
            <w:vAlign w:val="bottom"/>
            <w:hideMark/>
          </w:tcPr>
          <w:p w14:paraId="02136A3F" w14:textId="77777777" w:rsidR="005E7B64" w:rsidRPr="005E7B64" w:rsidRDefault="005E7B64" w:rsidP="005E7B64">
            <w:pPr>
              <w:widowControl/>
              <w:spacing w:line="300" w:lineRule="atLeast"/>
              <w:jc w:val="center"/>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说明</w:t>
            </w:r>
          </w:p>
        </w:tc>
        <w:tc>
          <w:tcPr>
            <w:tcW w:w="0" w:type="auto"/>
            <w:tcBorders>
              <w:top w:val="nil"/>
            </w:tcBorders>
            <w:shd w:val="clear" w:color="auto" w:fill="auto"/>
            <w:tcMar>
              <w:top w:w="120" w:type="dxa"/>
              <w:left w:w="120" w:type="dxa"/>
              <w:bottom w:w="120" w:type="dxa"/>
              <w:right w:w="120" w:type="dxa"/>
            </w:tcMar>
            <w:vAlign w:val="bottom"/>
            <w:hideMark/>
          </w:tcPr>
          <w:p w14:paraId="3DDF9CD9" w14:textId="77777777" w:rsidR="005E7B64" w:rsidRPr="005E7B64" w:rsidRDefault="005E7B64" w:rsidP="005E7B64">
            <w:pPr>
              <w:widowControl/>
              <w:spacing w:line="300" w:lineRule="atLeast"/>
              <w:jc w:val="center"/>
              <w:rPr>
                <w:rFonts w:ascii="宋体" w:eastAsia="宋体" w:hAnsi="宋体" w:cs="宋体"/>
                <w:b/>
                <w:bCs/>
                <w:kern w:val="0"/>
                <w:sz w:val="24"/>
                <w:szCs w:val="24"/>
                <w14:ligatures w14:val="none"/>
              </w:rPr>
            </w:pPr>
            <w:r w:rsidRPr="005E7B64">
              <w:rPr>
                <w:rFonts w:ascii="宋体" w:eastAsia="宋体" w:hAnsi="宋体" w:cs="宋体"/>
                <w:b/>
                <w:bCs/>
                <w:kern w:val="0"/>
                <w:sz w:val="24"/>
                <w:szCs w:val="24"/>
                <w14:ligatures w14:val="none"/>
              </w:rPr>
              <w:t>字段类型</w:t>
            </w:r>
          </w:p>
        </w:tc>
      </w:tr>
      <w:tr w:rsidR="005E7B64" w:rsidRPr="005E7B64" w14:paraId="1D94423C"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3B563C8"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w:t>
            </w:r>
          </w:p>
        </w:tc>
        <w:tc>
          <w:tcPr>
            <w:tcW w:w="0" w:type="auto"/>
            <w:tcBorders>
              <w:top w:val="single" w:sz="6" w:space="0" w:color="DDDDDD"/>
            </w:tcBorders>
            <w:shd w:val="clear" w:color="auto" w:fill="auto"/>
            <w:tcMar>
              <w:top w:w="120" w:type="dxa"/>
              <w:left w:w="120" w:type="dxa"/>
              <w:bottom w:w="120" w:type="dxa"/>
              <w:right w:w="120" w:type="dxa"/>
            </w:tcMar>
            <w:hideMark/>
          </w:tcPr>
          <w:p w14:paraId="20C1D1F7"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时间</w:t>
            </w:r>
          </w:p>
        </w:tc>
        <w:tc>
          <w:tcPr>
            <w:tcW w:w="0" w:type="auto"/>
            <w:tcBorders>
              <w:top w:val="single" w:sz="6" w:space="0" w:color="DDDDDD"/>
            </w:tcBorders>
            <w:shd w:val="clear" w:color="auto" w:fill="auto"/>
            <w:tcMar>
              <w:top w:w="120" w:type="dxa"/>
              <w:left w:w="120" w:type="dxa"/>
              <w:bottom w:w="120" w:type="dxa"/>
              <w:right w:w="120" w:type="dxa"/>
            </w:tcMar>
            <w:hideMark/>
          </w:tcPr>
          <w:p w14:paraId="46A0B032"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datetime</w:t>
            </w:r>
          </w:p>
        </w:tc>
      </w:tr>
      <w:tr w:rsidR="005E7B64" w:rsidRPr="005E7B64" w14:paraId="099AB71B"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5BBDC9FE"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w:t>
            </w:r>
          </w:p>
        </w:tc>
        <w:tc>
          <w:tcPr>
            <w:tcW w:w="0" w:type="auto"/>
            <w:tcBorders>
              <w:top w:val="single" w:sz="6" w:space="0" w:color="DDDDDD"/>
            </w:tcBorders>
            <w:shd w:val="clear" w:color="auto" w:fill="auto"/>
            <w:tcMar>
              <w:top w:w="120" w:type="dxa"/>
              <w:left w:w="120" w:type="dxa"/>
              <w:bottom w:w="120" w:type="dxa"/>
              <w:right w:w="120" w:type="dxa"/>
            </w:tcMar>
            <w:hideMark/>
          </w:tcPr>
          <w:p w14:paraId="1AFAF915"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当前价</w:t>
            </w:r>
          </w:p>
        </w:tc>
        <w:tc>
          <w:tcPr>
            <w:tcW w:w="0" w:type="auto"/>
            <w:tcBorders>
              <w:top w:val="single" w:sz="6" w:space="0" w:color="DDDDDD"/>
            </w:tcBorders>
            <w:shd w:val="clear" w:color="auto" w:fill="auto"/>
            <w:tcMar>
              <w:top w:w="120" w:type="dxa"/>
              <w:left w:w="120" w:type="dxa"/>
              <w:bottom w:w="120" w:type="dxa"/>
              <w:right w:w="120" w:type="dxa"/>
            </w:tcMar>
            <w:hideMark/>
          </w:tcPr>
          <w:p w14:paraId="29324C02"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7874C69E"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0F6F3A23"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volume</w:t>
            </w:r>
          </w:p>
        </w:tc>
        <w:tc>
          <w:tcPr>
            <w:tcW w:w="0" w:type="auto"/>
            <w:tcBorders>
              <w:top w:val="single" w:sz="6" w:space="0" w:color="DDDDDD"/>
            </w:tcBorders>
            <w:shd w:val="clear" w:color="auto" w:fill="auto"/>
            <w:tcMar>
              <w:top w:w="120" w:type="dxa"/>
              <w:left w:w="120" w:type="dxa"/>
              <w:bottom w:w="120" w:type="dxa"/>
              <w:right w:w="120" w:type="dxa"/>
            </w:tcMar>
            <w:hideMark/>
          </w:tcPr>
          <w:p w14:paraId="39161473"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累计成交量（股）</w:t>
            </w:r>
          </w:p>
        </w:tc>
        <w:tc>
          <w:tcPr>
            <w:tcW w:w="0" w:type="auto"/>
            <w:tcBorders>
              <w:top w:val="single" w:sz="6" w:space="0" w:color="DDDDDD"/>
            </w:tcBorders>
            <w:shd w:val="clear" w:color="auto" w:fill="auto"/>
            <w:tcMar>
              <w:top w:w="120" w:type="dxa"/>
              <w:left w:w="120" w:type="dxa"/>
              <w:bottom w:w="120" w:type="dxa"/>
              <w:right w:w="120" w:type="dxa"/>
            </w:tcMar>
            <w:hideMark/>
          </w:tcPr>
          <w:p w14:paraId="1F1B6169"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1EB38C71"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32F4948F"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money</w:t>
            </w:r>
          </w:p>
        </w:tc>
        <w:tc>
          <w:tcPr>
            <w:tcW w:w="0" w:type="auto"/>
            <w:tcBorders>
              <w:top w:val="single" w:sz="6" w:space="0" w:color="DDDDDD"/>
            </w:tcBorders>
            <w:shd w:val="clear" w:color="auto" w:fill="auto"/>
            <w:tcMar>
              <w:top w:w="120" w:type="dxa"/>
              <w:left w:w="120" w:type="dxa"/>
              <w:bottom w:w="120" w:type="dxa"/>
              <w:right w:w="120" w:type="dxa"/>
            </w:tcMar>
            <w:hideMark/>
          </w:tcPr>
          <w:p w14:paraId="6BF400D9"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累计成交额</w:t>
            </w:r>
          </w:p>
        </w:tc>
        <w:tc>
          <w:tcPr>
            <w:tcW w:w="0" w:type="auto"/>
            <w:tcBorders>
              <w:top w:val="single" w:sz="6" w:space="0" w:color="DDDDDD"/>
            </w:tcBorders>
            <w:shd w:val="clear" w:color="auto" w:fill="auto"/>
            <w:tcMar>
              <w:top w:w="120" w:type="dxa"/>
              <w:left w:w="120" w:type="dxa"/>
              <w:bottom w:w="120" w:type="dxa"/>
              <w:right w:w="120" w:type="dxa"/>
            </w:tcMar>
            <w:hideMark/>
          </w:tcPr>
          <w:p w14:paraId="0AD168F1"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6658B86B"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691F88F0"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b1_v~b5_v</w:t>
            </w:r>
          </w:p>
        </w:tc>
        <w:tc>
          <w:tcPr>
            <w:tcW w:w="0" w:type="auto"/>
            <w:tcBorders>
              <w:top w:val="single" w:sz="6" w:space="0" w:color="DDDDDD"/>
            </w:tcBorders>
            <w:shd w:val="clear" w:color="auto" w:fill="auto"/>
            <w:tcMar>
              <w:top w:w="120" w:type="dxa"/>
              <w:left w:w="120" w:type="dxa"/>
              <w:bottom w:w="120" w:type="dxa"/>
              <w:right w:w="120" w:type="dxa"/>
            </w:tcMar>
            <w:hideMark/>
          </w:tcPr>
          <w:p w14:paraId="79D560BC"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五档买量</w:t>
            </w:r>
          </w:p>
        </w:tc>
        <w:tc>
          <w:tcPr>
            <w:tcW w:w="0" w:type="auto"/>
            <w:tcBorders>
              <w:top w:val="single" w:sz="6" w:space="0" w:color="DDDDDD"/>
            </w:tcBorders>
            <w:shd w:val="clear" w:color="auto" w:fill="auto"/>
            <w:tcMar>
              <w:top w:w="120" w:type="dxa"/>
              <w:left w:w="120" w:type="dxa"/>
              <w:bottom w:w="120" w:type="dxa"/>
              <w:right w:w="120" w:type="dxa"/>
            </w:tcMar>
            <w:hideMark/>
          </w:tcPr>
          <w:p w14:paraId="09ED0EAD"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5596FBA9"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74A7DC33"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b1_p~b5_p</w:t>
            </w:r>
          </w:p>
        </w:tc>
        <w:tc>
          <w:tcPr>
            <w:tcW w:w="0" w:type="auto"/>
            <w:tcBorders>
              <w:top w:val="single" w:sz="6" w:space="0" w:color="DDDDDD"/>
            </w:tcBorders>
            <w:shd w:val="clear" w:color="auto" w:fill="auto"/>
            <w:tcMar>
              <w:top w:w="120" w:type="dxa"/>
              <w:left w:w="120" w:type="dxa"/>
              <w:bottom w:w="120" w:type="dxa"/>
              <w:right w:w="120" w:type="dxa"/>
            </w:tcMar>
            <w:hideMark/>
          </w:tcPr>
          <w:p w14:paraId="66B78FFA"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五档买价</w:t>
            </w:r>
          </w:p>
        </w:tc>
        <w:tc>
          <w:tcPr>
            <w:tcW w:w="0" w:type="auto"/>
            <w:tcBorders>
              <w:top w:val="single" w:sz="6" w:space="0" w:color="DDDDDD"/>
            </w:tcBorders>
            <w:shd w:val="clear" w:color="auto" w:fill="auto"/>
            <w:tcMar>
              <w:top w:w="120" w:type="dxa"/>
              <w:left w:w="120" w:type="dxa"/>
              <w:bottom w:w="120" w:type="dxa"/>
              <w:right w:w="120" w:type="dxa"/>
            </w:tcMar>
            <w:hideMark/>
          </w:tcPr>
          <w:p w14:paraId="2B1B68FA"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0815DBDF"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1C416F1E"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a1_v~a5_v</w:t>
            </w:r>
          </w:p>
        </w:tc>
        <w:tc>
          <w:tcPr>
            <w:tcW w:w="0" w:type="auto"/>
            <w:tcBorders>
              <w:top w:val="single" w:sz="6" w:space="0" w:color="DDDDDD"/>
            </w:tcBorders>
            <w:shd w:val="clear" w:color="auto" w:fill="auto"/>
            <w:tcMar>
              <w:top w:w="120" w:type="dxa"/>
              <w:left w:w="120" w:type="dxa"/>
              <w:bottom w:w="120" w:type="dxa"/>
              <w:right w:w="120" w:type="dxa"/>
            </w:tcMar>
            <w:hideMark/>
          </w:tcPr>
          <w:p w14:paraId="15509AE2"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五档卖量</w:t>
            </w:r>
          </w:p>
        </w:tc>
        <w:tc>
          <w:tcPr>
            <w:tcW w:w="0" w:type="auto"/>
            <w:tcBorders>
              <w:top w:val="single" w:sz="6" w:space="0" w:color="DDDDDD"/>
            </w:tcBorders>
            <w:shd w:val="clear" w:color="auto" w:fill="auto"/>
            <w:tcMar>
              <w:top w:w="120" w:type="dxa"/>
              <w:left w:w="120" w:type="dxa"/>
              <w:bottom w:w="120" w:type="dxa"/>
              <w:right w:w="120" w:type="dxa"/>
            </w:tcMar>
            <w:hideMark/>
          </w:tcPr>
          <w:p w14:paraId="5052806E"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r w:rsidR="005E7B64" w:rsidRPr="005E7B64" w14:paraId="74317AF2" w14:textId="77777777" w:rsidTr="005E7B64">
        <w:tc>
          <w:tcPr>
            <w:tcW w:w="0" w:type="auto"/>
            <w:tcBorders>
              <w:top w:val="single" w:sz="6" w:space="0" w:color="DDDDDD"/>
            </w:tcBorders>
            <w:shd w:val="clear" w:color="auto" w:fill="auto"/>
            <w:tcMar>
              <w:top w:w="120" w:type="dxa"/>
              <w:left w:w="120" w:type="dxa"/>
              <w:bottom w:w="120" w:type="dxa"/>
              <w:right w:w="120" w:type="dxa"/>
            </w:tcMar>
            <w:hideMark/>
          </w:tcPr>
          <w:p w14:paraId="49A0C0AB"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a1_p~a5_p</w:t>
            </w:r>
          </w:p>
        </w:tc>
        <w:tc>
          <w:tcPr>
            <w:tcW w:w="0" w:type="auto"/>
            <w:tcBorders>
              <w:top w:val="single" w:sz="6" w:space="0" w:color="DDDDDD"/>
            </w:tcBorders>
            <w:shd w:val="clear" w:color="auto" w:fill="auto"/>
            <w:tcMar>
              <w:top w:w="120" w:type="dxa"/>
              <w:left w:w="120" w:type="dxa"/>
              <w:bottom w:w="120" w:type="dxa"/>
              <w:right w:w="120" w:type="dxa"/>
            </w:tcMar>
            <w:hideMark/>
          </w:tcPr>
          <w:p w14:paraId="370C44FA"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五档卖价</w:t>
            </w:r>
          </w:p>
        </w:tc>
        <w:tc>
          <w:tcPr>
            <w:tcW w:w="0" w:type="auto"/>
            <w:tcBorders>
              <w:top w:val="single" w:sz="6" w:space="0" w:color="DDDDDD"/>
            </w:tcBorders>
            <w:shd w:val="clear" w:color="auto" w:fill="auto"/>
            <w:tcMar>
              <w:top w:w="120" w:type="dxa"/>
              <w:left w:w="120" w:type="dxa"/>
              <w:bottom w:w="120" w:type="dxa"/>
              <w:right w:w="120" w:type="dxa"/>
            </w:tcMar>
            <w:hideMark/>
          </w:tcPr>
          <w:p w14:paraId="6CBEF107" w14:textId="77777777" w:rsidR="005E7B64" w:rsidRPr="005E7B64" w:rsidRDefault="005E7B64" w:rsidP="005E7B64">
            <w:pPr>
              <w:widowControl/>
              <w:spacing w:line="300" w:lineRule="atLeast"/>
              <w:jc w:val="center"/>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float</w:t>
            </w:r>
          </w:p>
        </w:tc>
      </w:tr>
    </w:tbl>
    <w:p w14:paraId="29469B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p>
    <w:p w14:paraId="14BD45DB"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返回一个dataframe，索引为pandas默认的整数索引。</w:t>
      </w:r>
    </w:p>
    <w:p w14:paraId="3C2D90D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3B1B51DE" w14:textId="77777777" w:rsidR="005E7B64" w:rsidRPr="005E7B64" w:rsidRDefault="005E7B64" w:rsidP="005E7B64">
      <w:pPr>
        <w:widowControl/>
        <w:numPr>
          <w:ilvl w:val="0"/>
          <w:numId w:val="12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fields为None的时候，默认获取全部字段；</w:t>
      </w:r>
    </w:p>
    <w:p w14:paraId="2220747D" w14:textId="77777777" w:rsidR="005E7B64" w:rsidRPr="005E7B64" w:rsidRDefault="005E7B64" w:rsidP="005E7B64">
      <w:pPr>
        <w:widowControl/>
        <w:numPr>
          <w:ilvl w:val="0"/>
          <w:numId w:val="12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start_date和end_date不能为None，否则将抛出异常；</w:t>
      </w:r>
    </w:p>
    <w:p w14:paraId="522193C9" w14:textId="77777777" w:rsidR="005E7B64" w:rsidRPr="005E7B64" w:rsidRDefault="005E7B64" w:rsidP="005E7B64">
      <w:pPr>
        <w:widowControl/>
        <w:numPr>
          <w:ilvl w:val="0"/>
          <w:numId w:val="12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为了防止返回数据量过大, 我们每次最多返回5000行；</w:t>
      </w:r>
    </w:p>
    <w:p w14:paraId="6D2F5E9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D4C6E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084334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 = get_call_</w:t>
      </w:r>
      <w:proofErr w:type="gramStart"/>
      <w:r w:rsidRPr="005E7B64">
        <w:rPr>
          <w:rFonts w:ascii="Source Code Pro" w:eastAsia="宋体" w:hAnsi="Source Code Pro" w:cs="宋体"/>
          <w:color w:val="000000"/>
          <w:kern w:val="0"/>
          <w:sz w:val="24"/>
          <w:szCs w:val="24"/>
          <w:shd w:val="clear" w:color="auto" w:fill="F0F0F0"/>
          <w14:ligatures w14:val="none"/>
        </w:rPr>
        <w:t>auction(</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start_date=</w:t>
      </w:r>
      <w:r w:rsidRPr="005E7B64">
        <w:rPr>
          <w:rFonts w:ascii="Source Code Pro" w:eastAsia="宋体" w:hAnsi="Source Code Pro" w:cs="宋体"/>
          <w:color w:val="880000"/>
          <w:kern w:val="0"/>
          <w:sz w:val="24"/>
          <w:szCs w:val="24"/>
          <w:shd w:val="clear" w:color="auto" w:fill="F0F0F0"/>
          <w14:ligatures w14:val="none"/>
        </w:rPr>
        <w:t>'2019-01-01'</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'2019-10-10'</w:t>
      </w:r>
      <w:r w:rsidRPr="005E7B64">
        <w:rPr>
          <w:rFonts w:ascii="Source Code Pro" w:eastAsia="宋体" w:hAnsi="Source Code Pro" w:cs="宋体"/>
          <w:color w:val="000000"/>
          <w:kern w:val="0"/>
          <w:sz w:val="24"/>
          <w:szCs w:val="24"/>
          <w:shd w:val="clear" w:color="auto" w:fill="F0F0F0"/>
          <w14:ligatures w14:val="none"/>
        </w:rPr>
        <w:t>,fields=[</w:t>
      </w:r>
      <w:r w:rsidRPr="005E7B64">
        <w:rPr>
          <w:rFonts w:ascii="Source Code Pro" w:eastAsia="宋体" w:hAnsi="Source Code Pro" w:cs="宋体"/>
          <w:color w:val="880000"/>
          <w:kern w:val="0"/>
          <w:sz w:val="24"/>
          <w:szCs w:val="24"/>
          <w:shd w:val="clear" w:color="auto" w:fill="F0F0F0"/>
          <w14:ligatures w14:val="none"/>
        </w:rPr>
        <w:t>'time'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'current'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'a1_v'</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'b1_v'</w:t>
      </w:r>
      <w:r w:rsidRPr="005E7B64">
        <w:rPr>
          <w:rFonts w:ascii="Source Code Pro" w:eastAsia="宋体" w:hAnsi="Source Code Pro" w:cs="宋体"/>
          <w:color w:val="000000"/>
          <w:kern w:val="0"/>
          <w:sz w:val="24"/>
          <w:szCs w:val="24"/>
          <w:shd w:val="clear" w:color="auto" w:fill="F0F0F0"/>
          <w14:ligatures w14:val="none"/>
        </w:rPr>
        <w:t>])</w:t>
      </w:r>
    </w:p>
    <w:p w14:paraId="1543875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5AAB31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code                </w:t>
      </w:r>
      <w:proofErr w:type="gramStart"/>
      <w:r w:rsidRPr="005E7B64">
        <w:rPr>
          <w:rFonts w:ascii="Source Code Pro" w:eastAsia="宋体" w:hAnsi="Source Code Pro" w:cs="宋体"/>
          <w:color w:val="000000"/>
          <w:kern w:val="0"/>
          <w:sz w:val="24"/>
          <w:szCs w:val="24"/>
          <w:shd w:val="clear" w:color="auto" w:fill="F0F0F0"/>
          <w14:ligatures w14:val="none"/>
        </w:rPr>
        <w:t>time  current</w:t>
      </w:r>
      <w:proofErr w:type="gramEnd"/>
      <w:r w:rsidRPr="005E7B64">
        <w:rPr>
          <w:rFonts w:ascii="Source Code Pro" w:eastAsia="宋体" w:hAnsi="Source Code Pro" w:cs="宋体"/>
          <w:color w:val="000000"/>
          <w:kern w:val="0"/>
          <w:sz w:val="24"/>
          <w:szCs w:val="24"/>
          <w:shd w:val="clear" w:color="auto" w:fill="F0F0F0"/>
          <w14:ligatures w14:val="none"/>
        </w:rPr>
        <w:t xml:space="preserve">      a1_v      b1_v</w:t>
      </w:r>
    </w:p>
    <w:p w14:paraId="74A7227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r w:rsidRPr="005E7B64">
        <w:rPr>
          <w:rFonts w:ascii="Source Code Pro" w:eastAsia="宋体" w:hAnsi="Source Code Pro" w:cs="宋体"/>
          <w:color w:val="008800"/>
          <w:kern w:val="0"/>
          <w:sz w:val="24"/>
          <w:szCs w:val="24"/>
          <w:shd w:val="clear" w:color="auto" w:fill="F0F0F0"/>
          <w14:ligatures w14:val="none"/>
        </w:rPr>
        <w:t>2019-01-02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9.3900</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8800"/>
          <w:kern w:val="0"/>
          <w:sz w:val="24"/>
          <w:szCs w:val="24"/>
          <w:shd w:val="clear" w:color="auto" w:fill="F0F0F0"/>
          <w14:ligatures w14:val="none"/>
        </w:rPr>
        <w:t>13400.0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183300.0</w:t>
      </w:r>
      <w:proofErr w:type="gramEnd"/>
    </w:p>
    <w:p w14:paraId="4AE2397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r w:rsidRPr="005E7B64">
        <w:rPr>
          <w:rFonts w:ascii="Source Code Pro" w:eastAsia="宋体" w:hAnsi="Source Code Pro" w:cs="宋体"/>
          <w:color w:val="008800"/>
          <w:kern w:val="0"/>
          <w:sz w:val="24"/>
          <w:szCs w:val="24"/>
          <w:shd w:val="clear" w:color="auto" w:fill="F0F0F0"/>
          <w14:ligatures w14:val="none"/>
        </w:rPr>
        <w:t>2019-01-03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9.1800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99200.0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37200.0</w:t>
      </w:r>
    </w:p>
    <w:p w14:paraId="63C3B5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r w:rsidRPr="005E7B64">
        <w:rPr>
          <w:rFonts w:ascii="Source Code Pro" w:eastAsia="宋体" w:hAnsi="Source Code Pro" w:cs="宋体"/>
          <w:color w:val="008800"/>
          <w:kern w:val="0"/>
          <w:sz w:val="24"/>
          <w:szCs w:val="24"/>
          <w:shd w:val="clear" w:color="auto" w:fill="F0F0F0"/>
          <w14:ligatures w14:val="none"/>
        </w:rPr>
        <w:t>2019-01-04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9.2400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47000.0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56500.0</w:t>
      </w:r>
    </w:p>
    <w:p w14:paraId="66200B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XSHE </w:t>
      </w:r>
      <w:r w:rsidRPr="005E7B64">
        <w:rPr>
          <w:rFonts w:ascii="Source Code Pro" w:eastAsia="宋体" w:hAnsi="Source Code Pro" w:cs="宋体"/>
          <w:color w:val="008800"/>
          <w:kern w:val="0"/>
          <w:sz w:val="24"/>
          <w:szCs w:val="24"/>
          <w:shd w:val="clear" w:color="auto" w:fill="F0F0F0"/>
          <w14:ligatures w14:val="none"/>
        </w:rPr>
        <w:t>2019-01-07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8800"/>
          <w:kern w:val="0"/>
          <w:sz w:val="24"/>
          <w:szCs w:val="24"/>
          <w:shd w:val="clear" w:color="auto" w:fill="F0F0F0"/>
          <w14:ligatures w14:val="none"/>
        </w:rPr>
        <w:t>9.8400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186300.0</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47300.0</w:t>
      </w:r>
    </w:p>
    <w:p w14:paraId="765C45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                 ...      ...       ...       ...</w:t>
      </w:r>
    </w:p>
    <w:p w14:paraId="4CEFBC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352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000002.</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2019-09-19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27.0500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32300.0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18200.0</w:t>
      </w:r>
    </w:p>
    <w:p w14:paraId="24313F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353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000002.</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2019-09-20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26.8900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17280.0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700.0</w:t>
      </w:r>
    </w:p>
    <w:p w14:paraId="106771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354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000002.</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2019-09-23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26.4900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199614.0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32300.0</w:t>
      </w:r>
    </w:p>
    <w:p w14:paraId="6B776A2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355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000002.</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2019-09-24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26.2400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701.0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7300.0</w:t>
      </w:r>
    </w:p>
    <w:p w14:paraId="5F2FD77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96A02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356</w:t>
      </w:r>
      <w:r w:rsidRPr="005E7B64">
        <w:rPr>
          <w:rFonts w:ascii="Source Code Pro" w:eastAsia="宋体" w:hAnsi="Source Code Pro" w:cs="宋体"/>
          <w:color w:val="000000"/>
          <w:kern w:val="0"/>
          <w:sz w:val="24"/>
          <w:szCs w:val="24"/>
          <w:shd w:val="clear" w:color="auto" w:fill="F0F0F0"/>
          <w14:ligatures w14:val="none"/>
        </w:rPr>
        <w:t xml:space="preserve"> rows x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columns]</w:t>
      </w:r>
    </w:p>
    <w:p w14:paraId="02E005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673EE5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#fields</w:t>
      </w:r>
      <w:r w:rsidRPr="005E7B64">
        <w:rPr>
          <w:rFonts w:ascii="Source Code Pro" w:eastAsia="宋体" w:hAnsi="Source Code Pro" w:cs="宋体"/>
          <w:color w:val="888888"/>
          <w:kern w:val="0"/>
          <w:sz w:val="24"/>
          <w:szCs w:val="24"/>
          <w:shd w:val="clear" w:color="auto" w:fill="F0F0F0"/>
          <w14:ligatures w14:val="none"/>
        </w:rPr>
        <w:t>不填，默认获取全部字段数据</w:t>
      </w:r>
    </w:p>
    <w:p w14:paraId="72EC95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d = get_call_</w:t>
      </w:r>
      <w:proofErr w:type="gramStart"/>
      <w:r w:rsidRPr="005E7B64">
        <w:rPr>
          <w:rFonts w:ascii="Source Code Pro" w:eastAsia="宋体" w:hAnsi="Source Code Pro" w:cs="宋体"/>
          <w:color w:val="000000"/>
          <w:kern w:val="0"/>
          <w:sz w:val="24"/>
          <w:szCs w:val="24"/>
          <w:shd w:val="clear" w:color="auto" w:fill="F0F0F0"/>
          <w14:ligatures w14:val="none"/>
        </w:rPr>
        <w:t>auction(</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'2019-08-10'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'2019-08-20'</w:t>
      </w:r>
      <w:r w:rsidRPr="005E7B64">
        <w:rPr>
          <w:rFonts w:ascii="Source Code Pro" w:eastAsia="宋体" w:hAnsi="Source Code Pro" w:cs="宋体"/>
          <w:color w:val="000000"/>
          <w:kern w:val="0"/>
          <w:sz w:val="24"/>
          <w:szCs w:val="24"/>
          <w:shd w:val="clear" w:color="auto" w:fill="F0F0F0"/>
          <w14:ligatures w14:val="none"/>
        </w:rPr>
        <w:t>)</w:t>
      </w:r>
    </w:p>
    <w:p w14:paraId="7934E4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w:t>
      </w:r>
    </w:p>
    <w:p w14:paraId="7D2B36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code                </w:t>
      </w:r>
      <w:proofErr w:type="gramStart"/>
      <w:r w:rsidRPr="005E7B64">
        <w:rPr>
          <w:rFonts w:ascii="Source Code Pro" w:eastAsia="宋体" w:hAnsi="Source Code Pro" w:cs="宋体"/>
          <w:color w:val="000000"/>
          <w:kern w:val="0"/>
          <w:sz w:val="24"/>
          <w:szCs w:val="24"/>
          <w:shd w:val="clear" w:color="auto" w:fill="F0F0F0"/>
          <w14:ligatures w14:val="none"/>
        </w:rPr>
        <w:t>time  current</w:t>
      </w:r>
      <w:proofErr w:type="gramEnd"/>
      <w:r w:rsidRPr="005E7B64">
        <w:rPr>
          <w:rFonts w:ascii="Source Code Pro" w:eastAsia="宋体" w:hAnsi="Source Code Pro" w:cs="宋体"/>
          <w:color w:val="000000"/>
          <w:kern w:val="0"/>
          <w:sz w:val="24"/>
          <w:szCs w:val="24"/>
          <w:shd w:val="clear" w:color="auto" w:fill="F0F0F0"/>
          <w14:ligatures w14:val="none"/>
        </w:rPr>
        <w:t xml:space="preserve">  ...     a3_p   a4_p   a5_p</w:t>
      </w:r>
    </w:p>
    <w:p w14:paraId="7DC893C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14.61</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14.63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14.64</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14.65</w:t>
      </w:r>
    </w:p>
    <w:p w14:paraId="12DA73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15.00</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15.02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15.03</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15.04</w:t>
      </w:r>
    </w:p>
    <w:p w14:paraId="6187AB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15.14</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15.17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15.18</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15.19</w:t>
      </w:r>
    </w:p>
    <w:p w14:paraId="2CB9A8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14.64</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14.66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14.67</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14.68</w:t>
      </w:r>
    </w:p>
    <w:p w14:paraId="6970D9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15.09</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15.11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15.12</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15.13</w:t>
      </w:r>
    </w:p>
    <w:p w14:paraId="2955217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14.91</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14.93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14.94</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14.95</w:t>
      </w:r>
    </w:p>
    <w:p w14:paraId="41F10E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8800"/>
          <w:kern w:val="0"/>
          <w:sz w:val="24"/>
          <w:szCs w:val="24"/>
          <w:shd w:val="clear" w:color="auto" w:fill="F0F0F0"/>
          <w14:ligatures w14:val="none"/>
        </w:rPr>
        <w:t>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XSHE</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2019-08-20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14.92</w:t>
      </w:r>
      <w:r w:rsidRPr="005E7B64">
        <w:rPr>
          <w:rFonts w:ascii="Source Code Pro" w:eastAsia="宋体" w:hAnsi="Source Code Pro" w:cs="宋体"/>
          <w:color w:val="000000"/>
          <w:kern w:val="0"/>
          <w:sz w:val="24"/>
          <w:szCs w:val="24"/>
          <w:shd w:val="clear" w:color="auto" w:fill="F0F0F0"/>
          <w14:ligatures w14:val="none"/>
        </w:rPr>
        <w:t xml:space="preserve">  ...    </w:t>
      </w:r>
      <w:proofErr w:type="gramStart"/>
      <w:r w:rsidRPr="005E7B64">
        <w:rPr>
          <w:rFonts w:ascii="Source Code Pro" w:eastAsia="宋体" w:hAnsi="Source Code Pro" w:cs="宋体"/>
          <w:color w:val="008800"/>
          <w:kern w:val="0"/>
          <w:sz w:val="24"/>
          <w:szCs w:val="24"/>
          <w:shd w:val="clear" w:color="auto" w:fill="F0F0F0"/>
          <w14:ligatures w14:val="none"/>
        </w:rPr>
        <w:t>14.94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14.95</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14.96</w:t>
      </w:r>
    </w:p>
    <w:p w14:paraId="57CE8F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A6F4E9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7</w:t>
      </w:r>
      <w:r w:rsidRPr="005E7B64">
        <w:rPr>
          <w:rFonts w:ascii="Source Code Pro" w:eastAsia="宋体" w:hAnsi="Source Code Pro" w:cs="宋体"/>
          <w:color w:val="000000"/>
          <w:kern w:val="0"/>
          <w:sz w:val="24"/>
          <w:szCs w:val="24"/>
          <w:shd w:val="clear" w:color="auto" w:fill="F0F0F0"/>
          <w14:ligatures w14:val="none"/>
        </w:rPr>
        <w:t xml:space="preserve"> rows x </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 xml:space="preserve"> columns]</w:t>
      </w:r>
    </w:p>
    <w:p w14:paraId="0B27BE2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get_trade_day 根据标的获取指定时刻标的对应的交易日</w:t>
      </w:r>
    </w:p>
    <w:p w14:paraId="0EB6548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获取指定时刻标的对应的交易日。返回一个dict，key为标的代码，value为标的在此时刻对应的交易日。</w:t>
      </w:r>
    </w:p>
    <w:p w14:paraId="03D4A2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get_trade_</w:t>
      </w:r>
      <w:proofErr w:type="gramStart"/>
      <w:r w:rsidRPr="005E7B64">
        <w:rPr>
          <w:rFonts w:ascii="Source Code Pro" w:eastAsia="宋体" w:hAnsi="Source Code Pro" w:cs="宋体"/>
          <w:color w:val="000000"/>
          <w:kern w:val="0"/>
          <w:sz w:val="24"/>
          <w:szCs w:val="24"/>
          <w:shd w:val="clear" w:color="auto" w:fill="F0F0F0"/>
          <w14:ligatures w14:val="none"/>
        </w:rPr>
        <w:t>day(</w:t>
      </w:r>
      <w:proofErr w:type="gramEnd"/>
      <w:r w:rsidRPr="005E7B64">
        <w:rPr>
          <w:rFonts w:ascii="Source Code Pro" w:eastAsia="宋体" w:hAnsi="Source Code Pro" w:cs="宋体"/>
          <w:color w:val="000000"/>
          <w:kern w:val="0"/>
          <w:sz w:val="24"/>
          <w:szCs w:val="24"/>
          <w:shd w:val="clear" w:color="auto" w:fill="F0F0F0"/>
          <w14:ligatures w14:val="none"/>
        </w:rPr>
        <w:t>security, query_dt)</w:t>
      </w:r>
    </w:p>
    <w:p w14:paraId="0F5D31A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546565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&gt;&gt;&gt; get_trade_</w:t>
      </w:r>
      <w:proofErr w:type="gramStart"/>
      <w:r w:rsidRPr="005E7B64">
        <w:rPr>
          <w:rFonts w:ascii="Source Code Pro" w:eastAsia="宋体" w:hAnsi="Source Code Pro" w:cs="宋体"/>
          <w:color w:val="000000"/>
          <w:kern w:val="0"/>
          <w:sz w:val="24"/>
          <w:szCs w:val="24"/>
          <w:shd w:val="clear" w:color="auto" w:fill="F0F0F0"/>
          <w14:ligatures w14:val="none"/>
        </w:rPr>
        <w:t>day(</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"RB1901.XSGE"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query_dt=</w:t>
      </w:r>
      <w:r w:rsidRPr="005E7B64">
        <w:rPr>
          <w:rFonts w:ascii="Source Code Pro" w:eastAsia="宋体" w:hAnsi="Source Code Pro" w:cs="宋体"/>
          <w:color w:val="880000"/>
          <w:kern w:val="0"/>
          <w:sz w:val="24"/>
          <w:szCs w:val="24"/>
          <w:shd w:val="clear" w:color="auto" w:fill="F0F0F0"/>
          <w14:ligatures w14:val="none"/>
        </w:rPr>
        <w:t>"2019-01-04 22:00:00"</w:t>
      </w:r>
      <w:r w:rsidRPr="005E7B64">
        <w:rPr>
          <w:rFonts w:ascii="Source Code Pro" w:eastAsia="宋体" w:hAnsi="Source Code Pro" w:cs="宋体"/>
          <w:color w:val="000000"/>
          <w:kern w:val="0"/>
          <w:sz w:val="24"/>
          <w:szCs w:val="24"/>
          <w:shd w:val="clear" w:color="auto" w:fill="F0F0F0"/>
          <w14:ligatures w14:val="none"/>
        </w:rPr>
        <w:t>)</w:t>
      </w:r>
    </w:p>
    <w:p w14:paraId="766C1C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'RB1901.XSGE'</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datetime.date</w:t>
      </w:r>
      <w:proofErr w:type="gramEnd"/>
      <w:r w:rsidRPr="005E7B64">
        <w:rPr>
          <w:rFonts w:ascii="Source Code Pro" w:eastAsia="宋体" w:hAnsi="Source Code Pro" w:cs="宋体"/>
          <w:color w:val="000000"/>
          <w:kern w:val="0"/>
          <w:sz w:val="24"/>
          <w:szCs w:val="24"/>
          <w:shd w:val="clear" w:color="auto" w:fill="F0F0F0"/>
          <w14:ligatures w14:val="none"/>
        </w:rPr>
        <w:t xml:space="preserve">(2019, 1, 7),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datetime.date(2019, 1, 4)}</w:t>
      </w:r>
    </w:p>
    <w:p w14:paraId="2C86B31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备注</w:t>
      </w:r>
    </w:p>
    <w:p w14:paraId="4691D379"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对于A股，交易日即为传入时刻的日期；</w:t>
      </w:r>
    </w:p>
    <w:p w14:paraId="636A996E"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w:t>
      </w:r>
      <w:proofErr w:type="gramStart"/>
      <w:r w:rsidRPr="005E7B64">
        <w:rPr>
          <w:rFonts w:ascii="宋体" w:eastAsia="宋体" w:hAnsi="宋体" w:cs="宋体"/>
          <w:kern w:val="0"/>
          <w:sz w:val="24"/>
          <w:szCs w:val="24"/>
          <w14:ligatures w14:val="none"/>
        </w:rPr>
        <w:t>有夜盘的</w:t>
      </w:r>
      <w:proofErr w:type="gramEnd"/>
      <w:r w:rsidRPr="005E7B64">
        <w:rPr>
          <w:rFonts w:ascii="宋体" w:eastAsia="宋体" w:hAnsi="宋体" w:cs="宋体"/>
          <w:kern w:val="0"/>
          <w:sz w:val="24"/>
          <w:szCs w:val="24"/>
          <w14:ligatures w14:val="none"/>
        </w:rPr>
        <w:t>交易标的：</w:t>
      </w:r>
    </w:p>
    <w:p w14:paraId="0B8CEDF3"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若传入时刻处于夜盘，则返回下一个交易日的日期</w:t>
      </w:r>
    </w:p>
    <w:p w14:paraId="389146B7"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对于错误的标的代码，抛出异常提示代码无效</w:t>
      </w:r>
    </w:p>
    <w:p w14:paraId="3852A03D"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对于未上市或退市标的也返回None</w:t>
      </w:r>
    </w:p>
    <w:p w14:paraId="54DA221F"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w:t>
      </w:r>
      <w:proofErr w:type="gramStart"/>
      <w:r w:rsidRPr="005E7B64">
        <w:rPr>
          <w:rFonts w:ascii="宋体" w:eastAsia="宋体" w:hAnsi="宋体" w:cs="宋体"/>
          <w:kern w:val="0"/>
          <w:sz w:val="24"/>
          <w:szCs w:val="24"/>
          <w14:ligatures w14:val="none"/>
        </w:rPr>
        <w:t>非交易</w:t>
      </w:r>
      <w:proofErr w:type="gramEnd"/>
      <w:r w:rsidRPr="005E7B64">
        <w:rPr>
          <w:rFonts w:ascii="宋体" w:eastAsia="宋体" w:hAnsi="宋体" w:cs="宋体"/>
          <w:kern w:val="0"/>
          <w:sz w:val="24"/>
          <w:szCs w:val="24"/>
          <w14:ligatures w14:val="none"/>
        </w:rPr>
        <w:t>日dt，返回None</w:t>
      </w:r>
    </w:p>
    <w:p w14:paraId="4F5BD08F"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dt不提供默认值</w:t>
      </w:r>
    </w:p>
    <w:p w14:paraId="105CDADD"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交易日的定义：</w:t>
      </w:r>
    </w:p>
    <w:p w14:paraId="55450CC0"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对于无夜盘品种，以每日0点作为一个交易日的开始，至下一个交易日0点结束；</w:t>
      </w:r>
    </w:p>
    <w:p w14:paraId="550711FE"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对于</w:t>
      </w:r>
      <w:proofErr w:type="gramStart"/>
      <w:r w:rsidRPr="005E7B64">
        <w:rPr>
          <w:rFonts w:ascii="宋体" w:eastAsia="宋体" w:hAnsi="宋体" w:cs="宋体"/>
          <w:kern w:val="0"/>
          <w:sz w:val="24"/>
          <w:szCs w:val="24"/>
          <w14:ligatures w14:val="none"/>
        </w:rPr>
        <w:t>有夜盘品种</w:t>
      </w:r>
      <w:proofErr w:type="gramEnd"/>
      <w:r w:rsidRPr="005E7B64">
        <w:rPr>
          <w:rFonts w:ascii="宋体" w:eastAsia="宋体" w:hAnsi="宋体" w:cs="宋体"/>
          <w:kern w:val="0"/>
          <w:sz w:val="24"/>
          <w:szCs w:val="24"/>
          <w14:ligatures w14:val="none"/>
        </w:rPr>
        <w:t>，</w:t>
      </w:r>
      <w:proofErr w:type="gramStart"/>
      <w:r w:rsidRPr="005E7B64">
        <w:rPr>
          <w:rFonts w:ascii="宋体" w:eastAsia="宋体" w:hAnsi="宋体" w:cs="宋体"/>
          <w:kern w:val="0"/>
          <w:sz w:val="24"/>
          <w:szCs w:val="24"/>
          <w14:ligatures w14:val="none"/>
        </w:rPr>
        <w:t>以夜盘集合</w:t>
      </w:r>
      <w:proofErr w:type="gramEnd"/>
      <w:r w:rsidRPr="005E7B64">
        <w:rPr>
          <w:rFonts w:ascii="宋体" w:eastAsia="宋体" w:hAnsi="宋体" w:cs="宋体"/>
          <w:kern w:val="0"/>
          <w:sz w:val="24"/>
          <w:szCs w:val="24"/>
          <w14:ligatures w14:val="none"/>
        </w:rPr>
        <w:t>竞价开始时作为一个交易日开始，至下一个交易日夜盘集合竞价开始时结束；</w:t>
      </w:r>
    </w:p>
    <w:p w14:paraId="0B4A1ADD" w14:textId="77777777" w:rsidR="005E7B64" w:rsidRPr="005E7B64" w:rsidRDefault="005E7B64" w:rsidP="005E7B64">
      <w:pPr>
        <w:widowControl/>
        <w:numPr>
          <w:ilvl w:val="0"/>
          <w:numId w:val="128"/>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如果传入的dt在两个交易日之间，返回上一个交易日；</w:t>
      </w:r>
    </w:p>
    <w:p w14:paraId="34F53EB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get_history_fundamentals 获取多个季度/年度的历史财务数据</w:t>
      </w:r>
    </w:p>
    <w:p w14:paraId="3F74CA2D"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获取多个季度/年度的三大财务报表和财务指标数据. 可指定单季度数据, 也可以指定年度数据。可以指定观察日期, 也可以指定最后一个报告期的结束日期</w:t>
      </w:r>
    </w:p>
    <w:p w14:paraId="7E7D01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get_history_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color w:val="000000"/>
          <w:kern w:val="0"/>
          <w:sz w:val="24"/>
          <w:szCs w:val="24"/>
          <w:shd w:val="clear" w:color="auto" w:fill="F0F0F0"/>
          <w14:ligatures w14:val="none"/>
        </w:rPr>
        <w:t>security, fields, watch_date=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stat_date=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interval=</w:t>
      </w:r>
      <w:r w:rsidRPr="005E7B64">
        <w:rPr>
          <w:rFonts w:ascii="Source Code Pro" w:eastAsia="宋体" w:hAnsi="Source Code Pro" w:cs="宋体"/>
          <w:color w:val="880000"/>
          <w:kern w:val="0"/>
          <w:sz w:val="24"/>
          <w:szCs w:val="24"/>
          <w:shd w:val="clear" w:color="auto" w:fill="F0F0F0"/>
          <w14:ligatures w14:val="none"/>
        </w:rPr>
        <w:t>'1q'</w:t>
      </w:r>
      <w:r w:rsidRPr="005E7B64">
        <w:rPr>
          <w:rFonts w:ascii="Source Code Pro" w:eastAsia="宋体" w:hAnsi="Source Code Pro" w:cs="宋体"/>
          <w:color w:val="000000"/>
          <w:kern w:val="0"/>
          <w:sz w:val="24"/>
          <w:szCs w:val="24"/>
          <w:shd w:val="clear" w:color="auto" w:fill="F0F0F0"/>
          <w14:ligatures w14:val="none"/>
        </w:rPr>
        <w:t>, stat_by_year=</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1CA7E8D3"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参数</w:t>
      </w:r>
    </w:p>
    <w:p w14:paraId="709BB83F"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security：股票代码或者股票代码列表。</w:t>
      </w:r>
    </w:p>
    <w:p w14:paraId="20F841AC"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fields：要查询的财务数据的列表, 季度数据和年度数据可选择的列不同。示例：</w:t>
      </w:r>
      <w:r w:rsidRPr="005E7B64">
        <w:rPr>
          <w:rFonts w:ascii="宋体" w:eastAsia="宋体" w:hAnsi="宋体" w:cs="宋体"/>
          <w:kern w:val="0"/>
          <w:sz w:val="24"/>
          <w:szCs w:val="24"/>
          <w14:ligatures w14:val="none"/>
        </w:rPr>
        <w:br/>
        <w:t>[</w:t>
      </w:r>
      <w:proofErr w:type="gramStart"/>
      <w:r w:rsidRPr="005E7B64">
        <w:rPr>
          <w:rFonts w:ascii="宋体" w:eastAsia="宋体" w:hAnsi="宋体" w:cs="宋体"/>
          <w:kern w:val="0"/>
          <w:sz w:val="24"/>
          <w:szCs w:val="24"/>
          <w14:ligatures w14:val="none"/>
        </w:rPr>
        <w:t>balance.cash</w:t>
      </w:r>
      <w:proofErr w:type="gramEnd"/>
      <w:r w:rsidRPr="005E7B64">
        <w:rPr>
          <w:rFonts w:ascii="宋体" w:eastAsia="宋体" w:hAnsi="宋体" w:cs="宋体"/>
          <w:kern w:val="0"/>
          <w:sz w:val="24"/>
          <w:szCs w:val="24"/>
          <w14:ligatures w14:val="none"/>
        </w:rPr>
        <w:t>_equivalents, cash_flow.net_deposit_increase, income.total_operating_revenue]</w:t>
      </w:r>
    </w:p>
    <w:p w14:paraId="6EFC35D4"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watch_date：观察日期, 如果指定, 将返回 watch_date 日期前(包含该日期)发布的报表数据</w:t>
      </w:r>
    </w:p>
    <w:p w14:paraId="5CA9F7C1"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stat_date：统计日期, 可以是 '2019'/'2019q1'/'2018q4' 格式, 如果指定, 将返回 stat_date 对应报告期</w:t>
      </w:r>
      <w:proofErr w:type="gramStart"/>
      <w:r w:rsidRPr="005E7B64">
        <w:rPr>
          <w:rFonts w:ascii="宋体" w:eastAsia="宋体" w:hAnsi="宋体" w:cs="宋体"/>
          <w:kern w:val="0"/>
          <w:sz w:val="24"/>
          <w:szCs w:val="24"/>
          <w14:ligatures w14:val="none"/>
        </w:rPr>
        <w:t>及之前</w:t>
      </w:r>
      <w:proofErr w:type="gramEnd"/>
      <w:r w:rsidRPr="005E7B64">
        <w:rPr>
          <w:rFonts w:ascii="宋体" w:eastAsia="宋体" w:hAnsi="宋体" w:cs="宋体"/>
          <w:kern w:val="0"/>
          <w:sz w:val="24"/>
          <w:szCs w:val="24"/>
          <w14:ligatures w14:val="none"/>
        </w:rPr>
        <w:t>的历史报告期的报表数据</w:t>
      </w:r>
      <w:r w:rsidRPr="005E7B64">
        <w:rPr>
          <w:rFonts w:ascii="宋体" w:eastAsia="宋体" w:hAnsi="宋体" w:cs="宋体"/>
          <w:kern w:val="0"/>
          <w:sz w:val="24"/>
          <w:szCs w:val="24"/>
          <w14:ligatures w14:val="none"/>
        </w:rPr>
        <w:br/>
      </w:r>
    </w:p>
    <w:p w14:paraId="7F929D1F"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watch_date 和 stat_date 只能指定一个, 而且必须指定一个</w:t>
      </w:r>
    </w:p>
    <w:p w14:paraId="36A2B1B0"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如果没有 stat_date 指定报告期的数据, 则该数据会缺失一行.</w:t>
      </w:r>
    </w:p>
    <w:p w14:paraId="1A87777E"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count：查询历史的多个报告期时, 指定的报告</w:t>
      </w:r>
      <w:proofErr w:type="gramStart"/>
      <w:r w:rsidRPr="005E7B64">
        <w:rPr>
          <w:rFonts w:ascii="宋体" w:eastAsia="宋体" w:hAnsi="宋体" w:cs="宋体"/>
          <w:kern w:val="0"/>
          <w:sz w:val="24"/>
          <w:szCs w:val="24"/>
          <w14:ligatures w14:val="none"/>
        </w:rPr>
        <w:t>期数量</w:t>
      </w:r>
      <w:proofErr w:type="gramEnd"/>
      <w:r w:rsidRPr="005E7B64">
        <w:rPr>
          <w:rFonts w:ascii="宋体" w:eastAsia="宋体" w:hAnsi="宋体" w:cs="宋体"/>
          <w:kern w:val="0"/>
          <w:sz w:val="24"/>
          <w:szCs w:val="24"/>
          <w14:ligatures w14:val="none"/>
        </w:rPr>
        <w:t>. 如果股票历史报告期的数量小于 count, 则该股票返回的数据行数将小于 count</w:t>
      </w:r>
    </w:p>
    <w:p w14:paraId="59FFEC59"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interval：查询多个报告</w:t>
      </w:r>
      <w:proofErr w:type="gramStart"/>
      <w:r w:rsidRPr="005E7B64">
        <w:rPr>
          <w:rFonts w:ascii="宋体" w:eastAsia="宋体" w:hAnsi="宋体" w:cs="宋体"/>
          <w:kern w:val="0"/>
          <w:sz w:val="24"/>
          <w:szCs w:val="24"/>
          <w14:ligatures w14:val="none"/>
        </w:rPr>
        <w:t>期数据</w:t>
      </w:r>
      <w:proofErr w:type="gramEnd"/>
      <w:r w:rsidRPr="005E7B64">
        <w:rPr>
          <w:rFonts w:ascii="宋体" w:eastAsia="宋体" w:hAnsi="宋体" w:cs="宋体"/>
          <w:kern w:val="0"/>
          <w:sz w:val="24"/>
          <w:szCs w:val="24"/>
          <w14:ligatures w14:val="none"/>
        </w:rPr>
        <w:t>时, 指定报告期间隔, 可选值: '1q'/'1y', 表示间隔一季度或者一年, 举例说明:</w:t>
      </w:r>
      <w:r w:rsidRPr="005E7B64">
        <w:rPr>
          <w:rFonts w:ascii="宋体" w:eastAsia="宋体" w:hAnsi="宋体" w:cs="宋体"/>
          <w:kern w:val="0"/>
          <w:sz w:val="24"/>
          <w:szCs w:val="24"/>
          <w14:ligatures w14:val="none"/>
        </w:rPr>
        <w:br/>
      </w:r>
    </w:p>
    <w:p w14:paraId="4A1AE86D"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stat_date='2019q1', interval='1q', count=4, 将返回 2018q2,2018q3,2018q4,2019q1 的数据</w:t>
      </w:r>
    </w:p>
    <w:p w14:paraId="05536C20"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stat_date='2019q1', interval='1y', count=4, 将返回 2016q1,2017q1,2018q1,2019q1 的数据</w:t>
      </w:r>
    </w:p>
    <w:p w14:paraId="6C67C8E3"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stat_by_year=True, stat_date='2018', interval='1y', count=4 将返回 2015/2016/2017/2018 年度的年报数据</w:t>
      </w:r>
    </w:p>
    <w:p w14:paraId="64928E52" w14:textId="77777777" w:rsidR="005E7B64" w:rsidRPr="005E7B64" w:rsidRDefault="005E7B64" w:rsidP="005E7B64">
      <w:pPr>
        <w:widowControl/>
        <w:numPr>
          <w:ilvl w:val="0"/>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stat_by_year：bool, 是否返回年度数据. 默认返回的按季度统计的数据(比如income表中只有单个季度的利润).</w:t>
      </w:r>
    </w:p>
    <w:p w14:paraId="656AC251"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如果是True：</w:t>
      </w:r>
      <w:r w:rsidRPr="005E7B64">
        <w:rPr>
          <w:rFonts w:ascii="宋体" w:eastAsia="宋体" w:hAnsi="宋体" w:cs="宋体"/>
          <w:kern w:val="0"/>
          <w:sz w:val="24"/>
          <w:szCs w:val="24"/>
          <w14:ligatures w14:val="none"/>
        </w:rPr>
        <w:br/>
      </w:r>
    </w:p>
    <w:p w14:paraId="4BAD9828" w14:textId="77777777" w:rsidR="005E7B64" w:rsidRPr="005E7B64" w:rsidRDefault="005E7B64" w:rsidP="005E7B64">
      <w:pPr>
        <w:widowControl/>
        <w:numPr>
          <w:ilvl w:val="2"/>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interval必须是 '1y'</w:t>
      </w:r>
    </w:p>
    <w:p w14:paraId="5DB32499" w14:textId="77777777" w:rsidR="005E7B64" w:rsidRPr="005E7B64" w:rsidRDefault="005E7B64" w:rsidP="005E7B64">
      <w:pPr>
        <w:widowControl/>
        <w:numPr>
          <w:ilvl w:val="2"/>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如果指定了 stat_date 的话, stat_date 必须是一个代表年份整数、字符串, 表明统计的年份，比如2019, "2019"。但不能是"20191q"这种格式。</w:t>
      </w:r>
    </w:p>
    <w:p w14:paraId="3C8FFB44" w14:textId="77777777" w:rsidR="005E7B64" w:rsidRPr="005E7B64" w:rsidRDefault="005E7B64" w:rsidP="005E7B64">
      <w:pPr>
        <w:widowControl/>
        <w:numPr>
          <w:ilvl w:val="2"/>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可以选择 balance/income/cash_flow/indicator/bank_indicator/security_indicator/insurance_indicator 表中的列</w:t>
      </w:r>
    </w:p>
    <w:p w14:paraId="7AA738F1" w14:textId="77777777" w:rsidR="005E7B64" w:rsidRPr="005E7B64" w:rsidRDefault="005E7B64" w:rsidP="005E7B64">
      <w:pPr>
        <w:widowControl/>
        <w:numPr>
          <w:ilvl w:val="1"/>
          <w:numId w:val="12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如果是False：</w:t>
      </w:r>
      <w:r w:rsidRPr="005E7B64">
        <w:rPr>
          <w:rFonts w:ascii="宋体" w:eastAsia="宋体" w:hAnsi="宋体" w:cs="宋体"/>
          <w:kern w:val="0"/>
          <w:sz w:val="24"/>
          <w:szCs w:val="24"/>
          <w14:ligatures w14:val="none"/>
        </w:rPr>
        <w:br/>
        <w:t>fields只能选择balance/income/cash_flow/indicator 表中的列</w:t>
      </w:r>
    </w:p>
    <w:p w14:paraId="7C405C33"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返回值</w:t>
      </w:r>
    </w:p>
    <w:p w14:paraId="4C1E0B0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pandas.DataFrame, 数据库查询结果. 数据格式同 get_fundamentals. 每个股票每个报告期(一季度或者一年)的数据占用一行.</w:t>
      </w:r>
    </w:p>
    <w:p w14:paraId="379A3183"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注意</w:t>
      </w:r>
    </w:p>
    <w:p w14:paraId="316A2EE1" w14:textId="77777777" w:rsidR="005E7B64" w:rsidRPr="005E7B64" w:rsidRDefault="005E7B64" w:rsidP="005E7B64">
      <w:pPr>
        <w:widowControl/>
        <w:numPr>
          <w:ilvl w:val="0"/>
          <w:numId w:val="13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不支持valuation市值表</w:t>
      </w:r>
    </w:p>
    <w:p w14:paraId="519541BB" w14:textId="77777777" w:rsidR="005E7B64" w:rsidRPr="005E7B64" w:rsidRDefault="005E7B64" w:rsidP="005E7B64">
      <w:pPr>
        <w:widowControl/>
        <w:numPr>
          <w:ilvl w:val="0"/>
          <w:numId w:val="13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推荐用户对结果使用pandas的</w:t>
      </w:r>
      <w:hyperlink r:id="rId172" w:history="1">
        <w:r w:rsidRPr="005E7B64">
          <w:rPr>
            <w:rFonts w:ascii="宋体" w:eastAsia="宋体" w:hAnsi="宋体" w:cs="宋体"/>
            <w:color w:val="0E90D2"/>
            <w:kern w:val="0"/>
            <w:sz w:val="24"/>
            <w:szCs w:val="24"/>
            <w:u w:val="single"/>
            <w14:ligatures w14:val="none"/>
          </w:rPr>
          <w:t>groupby</w:t>
        </w:r>
      </w:hyperlink>
      <w:r w:rsidRPr="005E7B64">
        <w:rPr>
          <w:rFonts w:ascii="宋体" w:eastAsia="宋体" w:hAnsi="宋体" w:cs="宋体"/>
          <w:kern w:val="0"/>
          <w:sz w:val="24"/>
          <w:szCs w:val="24"/>
          <w14:ligatures w14:val="none"/>
        </w:rPr>
        <w:t>方法来进行分组分析数据</w:t>
      </w:r>
    </w:p>
    <w:p w14:paraId="66079486" w14:textId="77777777" w:rsidR="005E7B64" w:rsidRPr="005E7B64" w:rsidRDefault="005E7B64" w:rsidP="005E7B64">
      <w:pPr>
        <w:widowControl/>
        <w:numPr>
          <w:ilvl w:val="0"/>
          <w:numId w:val="13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每次最多返回5000条数据，更多数据需要根据标的或者时间分多次获取</w:t>
      </w:r>
    </w:p>
    <w:p w14:paraId="4BD9C09B"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示例</w:t>
      </w:r>
    </w:p>
    <w:p w14:paraId="7BBED1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627EAB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p>
    <w:p w14:paraId="308F86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get_history_</w:t>
      </w:r>
      <w:proofErr w:type="gramStart"/>
      <w:r w:rsidRPr="005E7B64">
        <w:rPr>
          <w:rFonts w:ascii="Source Code Pro" w:eastAsia="宋体" w:hAnsi="Source Code Pro" w:cs="宋体"/>
          <w:color w:val="000000"/>
          <w:kern w:val="0"/>
          <w:sz w:val="24"/>
          <w:szCs w:val="24"/>
          <w:shd w:val="clear" w:color="auto" w:fill="F0F0F0"/>
          <w14:ligatures w14:val="none"/>
        </w:rPr>
        <w:t>fundamentals(</w:t>
      </w:r>
      <w:proofErr w:type="gramEnd"/>
      <w:r w:rsidRPr="005E7B64">
        <w:rPr>
          <w:rFonts w:ascii="Source Code Pro" w:eastAsia="宋体" w:hAnsi="Source Code Pro" w:cs="宋体"/>
          <w:b/>
          <w:bCs/>
          <w:color w:val="00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 xml:space="preserve">, fields=[balance.cash_equivalents, </w:t>
      </w:r>
    </w:p>
    <w:p w14:paraId="0D2399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cash_flow.net_deposit_increase, </w:t>
      </w:r>
      <w:proofErr w:type="gramStart"/>
      <w:r w:rsidRPr="005E7B64">
        <w:rPr>
          <w:rFonts w:ascii="Source Code Pro" w:eastAsia="宋体" w:hAnsi="Source Code Pro" w:cs="宋体"/>
          <w:color w:val="000000"/>
          <w:kern w:val="0"/>
          <w:sz w:val="24"/>
          <w:szCs w:val="24"/>
          <w:shd w:val="clear" w:color="auto" w:fill="F0F0F0"/>
          <w14:ligatures w14:val="none"/>
        </w:rPr>
        <w:t>income.total</w:t>
      </w:r>
      <w:proofErr w:type="gramEnd"/>
      <w:r w:rsidRPr="005E7B64">
        <w:rPr>
          <w:rFonts w:ascii="Source Code Pro" w:eastAsia="宋体" w:hAnsi="Source Code Pro" w:cs="宋体"/>
          <w:color w:val="000000"/>
          <w:kern w:val="0"/>
          <w:sz w:val="24"/>
          <w:szCs w:val="24"/>
          <w:shd w:val="clear" w:color="auto" w:fill="F0F0F0"/>
          <w14:ligatures w14:val="none"/>
        </w:rPr>
        <w:t xml:space="preserve">_operating_revenue], </w:t>
      </w:r>
    </w:p>
    <w:p w14:paraId="29C572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watch_date=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stat_date=</w:t>
      </w:r>
      <w:r w:rsidRPr="005E7B64">
        <w:rPr>
          <w:rFonts w:ascii="Source Code Pro" w:eastAsia="宋体" w:hAnsi="Source Code Pro" w:cs="宋体"/>
          <w:color w:val="880000"/>
          <w:kern w:val="0"/>
          <w:sz w:val="24"/>
          <w:szCs w:val="24"/>
          <w:shd w:val="clear" w:color="auto" w:fill="F0F0F0"/>
          <w14:ligatures w14:val="none"/>
        </w:rPr>
        <w:t>'2019q1'</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interval=</w:t>
      </w:r>
      <w:r w:rsidRPr="005E7B64">
        <w:rPr>
          <w:rFonts w:ascii="Source Code Pro" w:eastAsia="宋体" w:hAnsi="Source Code Pro" w:cs="宋体"/>
          <w:color w:val="880000"/>
          <w:kern w:val="0"/>
          <w:sz w:val="24"/>
          <w:szCs w:val="24"/>
          <w:shd w:val="clear" w:color="auto" w:fill="F0F0F0"/>
          <w14:ligatures w14:val="none"/>
        </w:rPr>
        <w:t>'1q'</w:t>
      </w:r>
      <w:r w:rsidRPr="005E7B64">
        <w:rPr>
          <w:rFonts w:ascii="Source Code Pro" w:eastAsia="宋体" w:hAnsi="Source Code Pro" w:cs="宋体"/>
          <w:color w:val="000000"/>
          <w:kern w:val="0"/>
          <w:sz w:val="24"/>
          <w:szCs w:val="24"/>
          <w:shd w:val="clear" w:color="auto" w:fill="F0F0F0"/>
          <w14:ligatures w14:val="none"/>
        </w:rPr>
        <w:t>, stat_by_year=</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16C3F4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w:t>
      </w:r>
    </w:p>
    <w:p w14:paraId="7686B2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proofErr w:type="gramStart"/>
      <w:r w:rsidRPr="005E7B64">
        <w:rPr>
          <w:rFonts w:ascii="Source Code Pro" w:eastAsia="宋体" w:hAnsi="Source Code Pro" w:cs="宋体"/>
          <w:color w:val="000000"/>
          <w:kern w:val="0"/>
          <w:sz w:val="24"/>
          <w:szCs w:val="24"/>
          <w:shd w:val="clear" w:color="auto" w:fill="F0F0F0"/>
          <w14:ligatures w14:val="none"/>
        </w:rPr>
        <w:t>df.groupby</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'code'</w:t>
      </w:r>
      <w:r w:rsidRPr="005E7B64">
        <w:rPr>
          <w:rFonts w:ascii="Source Code Pro" w:eastAsia="宋体" w:hAnsi="Source Code Pro" w:cs="宋体"/>
          <w:color w:val="000000"/>
          <w:kern w:val="0"/>
          <w:sz w:val="24"/>
          <w:szCs w:val="24"/>
          <w:shd w:val="clear" w:color="auto" w:fill="F0F0F0"/>
          <w14:ligatures w14:val="none"/>
        </w:rPr>
        <w:t>).mean())</w:t>
      </w:r>
    </w:p>
    <w:p w14:paraId="287046F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get_valuation 获取多个标的在指定交易</w:t>
      </w:r>
      <w:proofErr w:type="gramStart"/>
      <w:r w:rsidRPr="005E7B64">
        <w:rPr>
          <w:rFonts w:ascii="宋体" w:eastAsia="宋体" w:hAnsi="宋体" w:cs="宋体"/>
          <w:kern w:val="0"/>
          <w:sz w:val="24"/>
          <w:szCs w:val="24"/>
          <w14:ligatures w14:val="none"/>
        </w:rPr>
        <w:t>日范围</w:t>
      </w:r>
      <w:proofErr w:type="gramEnd"/>
      <w:r w:rsidRPr="005E7B64">
        <w:rPr>
          <w:rFonts w:ascii="宋体" w:eastAsia="宋体" w:hAnsi="宋体" w:cs="宋体"/>
          <w:kern w:val="0"/>
          <w:sz w:val="24"/>
          <w:szCs w:val="24"/>
          <w14:ligatures w14:val="none"/>
        </w:rPr>
        <w:t>内的</w:t>
      </w:r>
      <w:proofErr w:type="gramStart"/>
      <w:r w:rsidRPr="005E7B64">
        <w:rPr>
          <w:rFonts w:ascii="宋体" w:eastAsia="宋体" w:hAnsi="宋体" w:cs="宋体"/>
          <w:kern w:val="0"/>
          <w:sz w:val="24"/>
          <w:szCs w:val="24"/>
          <w14:ligatures w14:val="none"/>
        </w:rPr>
        <w:t>市值表</w:t>
      </w:r>
      <w:proofErr w:type="gramEnd"/>
      <w:r w:rsidRPr="005E7B64">
        <w:rPr>
          <w:rFonts w:ascii="宋体" w:eastAsia="宋体" w:hAnsi="宋体" w:cs="宋体"/>
          <w:kern w:val="0"/>
          <w:sz w:val="24"/>
          <w:szCs w:val="24"/>
          <w14:ligatures w14:val="none"/>
        </w:rPr>
        <w:t>数据</w:t>
      </w:r>
    </w:p>
    <w:p w14:paraId="765F61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441ECC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valuation(</w:t>
      </w:r>
      <w:proofErr w:type="gramEnd"/>
      <w:r w:rsidRPr="005E7B64">
        <w:rPr>
          <w:rFonts w:ascii="Source Code Pro" w:eastAsia="宋体" w:hAnsi="Source Code Pro" w:cs="宋体"/>
          <w:color w:val="000000"/>
          <w:kern w:val="0"/>
          <w:sz w:val="24"/>
          <w:szCs w:val="24"/>
          <w:shd w:val="clear" w:color="auto" w:fill="F0F0F0"/>
          <w14:ligatures w14:val="none"/>
        </w:rPr>
        <w:t>security, start_date=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6C96CD2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获取多个标的在指定交易</w:t>
      </w:r>
      <w:proofErr w:type="gramStart"/>
      <w:r w:rsidRPr="005E7B64">
        <w:rPr>
          <w:rFonts w:ascii="宋体" w:eastAsia="宋体" w:hAnsi="宋体" w:cs="宋体"/>
          <w:kern w:val="0"/>
          <w:sz w:val="24"/>
          <w:szCs w:val="24"/>
          <w14:ligatures w14:val="none"/>
        </w:rPr>
        <w:t>日范围</w:t>
      </w:r>
      <w:proofErr w:type="gramEnd"/>
      <w:r w:rsidRPr="005E7B64">
        <w:rPr>
          <w:rFonts w:ascii="宋体" w:eastAsia="宋体" w:hAnsi="宋体" w:cs="宋体"/>
          <w:kern w:val="0"/>
          <w:sz w:val="24"/>
          <w:szCs w:val="24"/>
          <w14:ligatures w14:val="none"/>
        </w:rPr>
        <w:t>内的</w:t>
      </w:r>
      <w:proofErr w:type="gramStart"/>
      <w:r w:rsidRPr="005E7B64">
        <w:rPr>
          <w:rFonts w:ascii="宋体" w:eastAsia="宋体" w:hAnsi="宋体" w:cs="宋体"/>
          <w:kern w:val="0"/>
          <w:sz w:val="24"/>
          <w:szCs w:val="24"/>
          <w14:ligatures w14:val="none"/>
        </w:rPr>
        <w:t>市值表</w:t>
      </w:r>
      <w:proofErr w:type="gramEnd"/>
      <w:r w:rsidRPr="005E7B64">
        <w:rPr>
          <w:rFonts w:ascii="宋体" w:eastAsia="宋体" w:hAnsi="宋体" w:cs="宋体"/>
          <w:kern w:val="0"/>
          <w:sz w:val="24"/>
          <w:szCs w:val="24"/>
          <w14:ligatures w14:val="none"/>
        </w:rPr>
        <w:t>数据</w:t>
      </w:r>
    </w:p>
    <w:p w14:paraId="7049BF96"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参数</w:t>
      </w:r>
    </w:p>
    <w:p w14:paraId="5847DD18" w14:textId="77777777" w:rsidR="005E7B64" w:rsidRPr="005E7B64" w:rsidRDefault="005E7B64" w:rsidP="005E7B64">
      <w:pPr>
        <w:widowControl/>
        <w:numPr>
          <w:ilvl w:val="0"/>
          <w:numId w:val="13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标的code字符串列表或者单个标的字符串</w:t>
      </w:r>
    </w:p>
    <w:p w14:paraId="57F9C872" w14:textId="77777777" w:rsidR="005E7B64" w:rsidRPr="005E7B64" w:rsidRDefault="005E7B64" w:rsidP="005E7B64">
      <w:pPr>
        <w:widowControl/>
        <w:numPr>
          <w:ilvl w:val="0"/>
          <w:numId w:val="13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end_date: 查询结束时间</w:t>
      </w:r>
    </w:p>
    <w:p w14:paraId="248B9861" w14:textId="77777777" w:rsidR="005E7B64" w:rsidRPr="005E7B64" w:rsidRDefault="005E7B64" w:rsidP="005E7B64">
      <w:pPr>
        <w:widowControl/>
        <w:numPr>
          <w:ilvl w:val="0"/>
          <w:numId w:val="13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start_date: 查询开始时间，不能与count共用</w:t>
      </w:r>
    </w:p>
    <w:p w14:paraId="1A618859" w14:textId="77777777" w:rsidR="005E7B64" w:rsidRPr="005E7B64" w:rsidRDefault="005E7B64" w:rsidP="005E7B64">
      <w:pPr>
        <w:widowControl/>
        <w:numPr>
          <w:ilvl w:val="0"/>
          <w:numId w:val="13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表示往前查询每一个标的count</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交易日的数据，如果期间标的停牌，则该标的返回的市值数据数量小于count</w:t>
      </w:r>
    </w:p>
    <w:p w14:paraId="2AB88045" w14:textId="77777777" w:rsidR="005E7B64" w:rsidRPr="005E7B64" w:rsidRDefault="005E7B64" w:rsidP="005E7B64">
      <w:pPr>
        <w:widowControl/>
        <w:numPr>
          <w:ilvl w:val="0"/>
          <w:numId w:val="13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fields: 财务数据中</w:t>
      </w:r>
      <w:proofErr w:type="gramStart"/>
      <w:r w:rsidRPr="005E7B64">
        <w:rPr>
          <w:rFonts w:ascii="宋体" w:eastAsia="宋体" w:hAnsi="宋体" w:cs="宋体"/>
          <w:kern w:val="0"/>
          <w:sz w:val="24"/>
          <w:szCs w:val="24"/>
          <w14:ligatures w14:val="none"/>
        </w:rPr>
        <w:t>市值表</w:t>
      </w:r>
      <w:proofErr w:type="gramEnd"/>
      <w:r w:rsidRPr="005E7B64">
        <w:rPr>
          <w:rFonts w:ascii="宋体" w:eastAsia="宋体" w:hAnsi="宋体" w:cs="宋体"/>
          <w:kern w:val="0"/>
          <w:sz w:val="24"/>
          <w:szCs w:val="24"/>
          <w14:ligatures w14:val="none"/>
        </w:rPr>
        <w:t>的字段，返回结果中总会包含code、day字段，可用字段如下： |code| 股票代码 带后缀.XSHE/.XSHG| |day |日</w:t>
      </w:r>
      <w:r w:rsidRPr="005E7B64">
        <w:rPr>
          <w:rFonts w:ascii="宋体" w:eastAsia="宋体" w:hAnsi="宋体" w:cs="宋体"/>
          <w:kern w:val="0"/>
          <w:sz w:val="24"/>
          <w:szCs w:val="24"/>
          <w14:ligatures w14:val="none"/>
        </w:rPr>
        <w:lastRenderedPageBreak/>
        <w:t>期 取数据的日期| | capitalization |总股本(万股)| |circulating_cap| 流通股本(万股)| |market_cap |总市值(亿元)| |circulating_market_cap| 流通市值(亿元)| |turnover_ratio |换手率(%)| |pe_ratio |市盈率(PE, TTM)| |pe_ratio_lyr |市盈率(PE)| |pb_ratio |</w:t>
      </w:r>
      <w:proofErr w:type="gramStart"/>
      <w:r w:rsidRPr="005E7B64">
        <w:rPr>
          <w:rFonts w:ascii="宋体" w:eastAsia="宋体" w:hAnsi="宋体" w:cs="宋体"/>
          <w:kern w:val="0"/>
          <w:sz w:val="24"/>
          <w:szCs w:val="24"/>
          <w14:ligatures w14:val="none"/>
        </w:rPr>
        <w:t>市净率</w:t>
      </w:r>
      <w:proofErr w:type="gramEnd"/>
      <w:r w:rsidRPr="005E7B64">
        <w:rPr>
          <w:rFonts w:ascii="宋体" w:eastAsia="宋体" w:hAnsi="宋体" w:cs="宋体"/>
          <w:kern w:val="0"/>
          <w:sz w:val="24"/>
          <w:szCs w:val="24"/>
          <w14:ligatures w14:val="none"/>
        </w:rPr>
        <w:t>(PB)| | ps_ratio| 市销率(PS, TTM)| |pcf_ratio| 市现率(PCF, 现金净流量TTM)|</w:t>
      </w:r>
    </w:p>
    <w:p w14:paraId="031DAAEA"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返回值</w:t>
      </w:r>
    </w:p>
    <w:p w14:paraId="2432904D" w14:textId="77777777" w:rsidR="005E7B64" w:rsidRPr="005E7B64" w:rsidRDefault="005E7B64" w:rsidP="005E7B64">
      <w:pPr>
        <w:widowControl/>
        <w:numPr>
          <w:ilvl w:val="0"/>
          <w:numId w:val="13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返回一个dataframe，索引默认是pandas的整数索引，返回的结果中总会包含code、day字段。</w:t>
      </w:r>
    </w:p>
    <w:p w14:paraId="42D6A3C8" w14:textId="77777777" w:rsidR="005E7B64" w:rsidRPr="005E7B64" w:rsidRDefault="005E7B64" w:rsidP="005E7B64">
      <w:pPr>
        <w:widowControl/>
        <w:jc w:val="left"/>
        <w:outlineLvl w:val="3"/>
        <w:rPr>
          <w:rFonts w:ascii="inherit" w:eastAsia="宋体" w:hAnsi="inherit" w:cs="宋体"/>
          <w:kern w:val="0"/>
          <w:sz w:val="30"/>
          <w:szCs w:val="30"/>
          <w14:ligatures w14:val="none"/>
        </w:rPr>
      </w:pPr>
      <w:r w:rsidRPr="005E7B64">
        <w:rPr>
          <w:rFonts w:ascii="inherit" w:eastAsia="宋体" w:hAnsi="inherit" w:cs="宋体"/>
          <w:b/>
          <w:bCs/>
          <w:kern w:val="0"/>
          <w:sz w:val="30"/>
          <w:szCs w:val="30"/>
          <w14:ligatures w14:val="none"/>
        </w:rPr>
        <w:t>注意</w:t>
      </w:r>
    </w:p>
    <w:p w14:paraId="3F55F6EA" w14:textId="77777777" w:rsidR="005E7B64" w:rsidRPr="005E7B64" w:rsidRDefault="005E7B64" w:rsidP="005E7B64">
      <w:pPr>
        <w:widowControl/>
        <w:numPr>
          <w:ilvl w:val="0"/>
          <w:numId w:val="13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每次最多返回5000条数据，更多数据需要根据标的或者时间分多次获取</w:t>
      </w:r>
    </w:p>
    <w:p w14:paraId="5FEE3EE1" w14:textId="77777777" w:rsidR="005E7B64" w:rsidRPr="005E7B64" w:rsidRDefault="005E7B64" w:rsidP="005E7B64">
      <w:pPr>
        <w:widowControl/>
        <w:jc w:val="left"/>
        <w:outlineLvl w:val="4"/>
        <w:rPr>
          <w:rFonts w:ascii="inherit" w:eastAsia="宋体" w:hAnsi="inherit" w:cs="宋体"/>
          <w:kern w:val="0"/>
          <w:sz w:val="24"/>
          <w:szCs w:val="24"/>
          <w14:ligatures w14:val="none"/>
        </w:rPr>
      </w:pPr>
      <w:r w:rsidRPr="005E7B64">
        <w:rPr>
          <w:rFonts w:ascii="inherit" w:eastAsia="宋体" w:hAnsi="inherit" w:cs="宋体"/>
          <w:b/>
          <w:bCs/>
          <w:kern w:val="0"/>
          <w:sz w:val="24"/>
          <w:szCs w:val="24"/>
          <w14:ligatures w14:val="none"/>
        </w:rPr>
        <w:t>示例</w:t>
      </w:r>
    </w:p>
    <w:p w14:paraId="51EF2F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6005F0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传入单个标的</w:t>
      </w:r>
    </w:p>
    <w:p w14:paraId="5EF384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df1 = get_</w:t>
      </w:r>
      <w:proofErr w:type="gramStart"/>
      <w:r w:rsidRPr="005E7B64">
        <w:rPr>
          <w:rFonts w:ascii="Source Code Pro" w:eastAsia="宋体" w:hAnsi="Source Code Pro" w:cs="宋体"/>
          <w:color w:val="000000"/>
          <w:kern w:val="0"/>
          <w:sz w:val="24"/>
          <w:szCs w:val="24"/>
          <w:shd w:val="clear" w:color="auto" w:fill="F0F0F0"/>
          <w14:ligatures w14:val="none"/>
        </w:rPr>
        <w:t>valuation(</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"2019-11-18"</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'capitalization'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'market_cap'</w:t>
      </w:r>
      <w:r w:rsidRPr="005E7B64">
        <w:rPr>
          <w:rFonts w:ascii="Source Code Pro" w:eastAsia="宋体" w:hAnsi="Source Code Pro" w:cs="宋体"/>
          <w:color w:val="000000"/>
          <w:kern w:val="0"/>
          <w:sz w:val="24"/>
          <w:szCs w:val="24"/>
          <w:shd w:val="clear" w:color="auto" w:fill="F0F0F0"/>
          <w14:ligatures w14:val="none"/>
        </w:rPr>
        <w:t>])</w:t>
      </w:r>
    </w:p>
    <w:p w14:paraId="3F3D32C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print(df1)</w:t>
      </w:r>
    </w:p>
    <w:p w14:paraId="29D1FF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p>
    <w:p w14:paraId="783DA0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传入多个标的</w:t>
      </w:r>
    </w:p>
    <w:p w14:paraId="6F5247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df2 = get_</w:t>
      </w:r>
      <w:proofErr w:type="gramStart"/>
      <w:r w:rsidRPr="005E7B64">
        <w:rPr>
          <w:rFonts w:ascii="Source Code Pro" w:eastAsia="宋体" w:hAnsi="Source Code Pro" w:cs="宋体"/>
          <w:color w:val="000000"/>
          <w:kern w:val="0"/>
          <w:sz w:val="24"/>
          <w:szCs w:val="24"/>
          <w:shd w:val="clear" w:color="auto" w:fill="F0F0F0"/>
          <w14:ligatures w14:val="none"/>
        </w:rPr>
        <w:t>valuation(</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end_date=</w:t>
      </w:r>
      <w:r w:rsidRPr="005E7B64">
        <w:rPr>
          <w:rFonts w:ascii="Source Code Pro" w:eastAsia="宋体" w:hAnsi="Source Code Pro" w:cs="宋体"/>
          <w:color w:val="880000"/>
          <w:kern w:val="0"/>
          <w:sz w:val="24"/>
          <w:szCs w:val="24"/>
          <w:shd w:val="clear" w:color="auto" w:fill="F0F0F0"/>
          <w14:ligatures w14:val="none"/>
        </w:rPr>
        <w:t>"2019-11-18"</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fields=[</w:t>
      </w:r>
      <w:r w:rsidRPr="005E7B64">
        <w:rPr>
          <w:rFonts w:ascii="Source Code Pro" w:eastAsia="宋体" w:hAnsi="Source Code Pro" w:cs="宋体"/>
          <w:color w:val="880000"/>
          <w:kern w:val="0"/>
          <w:sz w:val="24"/>
          <w:szCs w:val="24"/>
          <w:shd w:val="clear" w:color="auto" w:fill="F0F0F0"/>
          <w14:ligatures w14:val="none"/>
        </w:rPr>
        <w:t>'capitalization'</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'market_cap'</w:t>
      </w:r>
      <w:r w:rsidRPr="005E7B64">
        <w:rPr>
          <w:rFonts w:ascii="Source Code Pro" w:eastAsia="宋体" w:hAnsi="Source Code Pro" w:cs="宋体"/>
          <w:color w:val="000000"/>
          <w:kern w:val="0"/>
          <w:sz w:val="24"/>
          <w:szCs w:val="24"/>
          <w:shd w:val="clear" w:color="auto" w:fill="F0F0F0"/>
          <w14:ligatures w14:val="none"/>
        </w:rPr>
        <w:t>])</w:t>
      </w:r>
    </w:p>
    <w:p w14:paraId="428B49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5"/>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print(df2)</w:t>
      </w:r>
    </w:p>
    <w:p w14:paraId="749D6359"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jqlib</w:t>
      </w:r>
    </w:p>
    <w:p w14:paraId="54F932C9"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771E20C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alpha101 Alpha 101 因子</w:t>
      </w:r>
    </w:p>
    <w:p w14:paraId="59DBA7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alpha191 Alpha 191 因子</w:t>
      </w:r>
    </w:p>
    <w:p w14:paraId="5AAAC2D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technical_analysis 技术分析指标</w:t>
      </w:r>
    </w:p>
    <w:p w14:paraId="6400C3F6"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数据处理函数</w:t>
      </w:r>
    </w:p>
    <w:p w14:paraId="0C6A8DC3"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6ECD19B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neutralize 中性化</w:t>
      </w:r>
    </w:p>
    <w:p w14:paraId="4D5FDA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neutralize(</w:t>
      </w:r>
      <w:proofErr w:type="gramEnd"/>
      <w:r w:rsidRPr="005E7B64">
        <w:rPr>
          <w:rFonts w:ascii="Source Code Pro" w:eastAsia="宋体" w:hAnsi="Source Code Pro" w:cs="宋体"/>
          <w:color w:val="000000"/>
          <w:kern w:val="0"/>
          <w:sz w:val="24"/>
          <w:szCs w:val="24"/>
          <w:shd w:val="clear" w:color="auto" w:fill="F0F0F0"/>
          <w14:ligatures w14:val="none"/>
        </w:rPr>
        <w:t>series, how=</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fillna=</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add_constant=</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7140897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53E78EA0"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data: pd.Series/pd.DataFrame , 待中性化的序列，序列的 index 为股票的 code</w:t>
      </w:r>
    </w:p>
    <w:p w14:paraId="755760AC"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how: str list 。 中性化使用的因子名称列表。默认为 ['jq_l1', 'market_cap'] 支持的内容包括：</w:t>
      </w:r>
    </w:p>
    <w:p w14:paraId="34248A71" w14:textId="77777777" w:rsidR="005E7B64" w:rsidRPr="005E7B64" w:rsidRDefault="005E7B64" w:rsidP="005E7B64">
      <w:pPr>
        <w:widowControl/>
        <w:numPr>
          <w:ilvl w:val="1"/>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财务数据：如 'market_cap', 'net_profit'等；也可以输入对数市值'ln_market_cap' 和 对数流通市值 'ln_circulating_market_cap';</w:t>
      </w:r>
    </w:p>
    <w:p w14:paraId="78DFD083" w14:textId="77777777" w:rsidR="005E7B64" w:rsidRPr="005E7B64" w:rsidRDefault="005E7B64" w:rsidP="005E7B64">
      <w:pPr>
        <w:widowControl/>
        <w:numPr>
          <w:ilvl w:val="1"/>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行业数据：可输入行业分类代码（如 'jq_l1', 'sw_l1'）或行业代码（如 'HY001'）</w:t>
      </w:r>
    </w:p>
    <w:p w14:paraId="3D4F2C0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行业代码分类会被替换为行业代码，例如输入 how=['jq_l1'] 和 how=['HY001','HY002','HY003','HY004','HY005','HY006','HY007', 'HY008','HY009','HY010','HY011'] 是等价的</w:t>
      </w:r>
    </w:p>
    <w:p w14:paraId="2158B487" w14:textId="77777777" w:rsidR="005E7B64" w:rsidRPr="005E7B64" w:rsidRDefault="005E7B64" w:rsidP="005E7B64">
      <w:pPr>
        <w:widowControl/>
        <w:numPr>
          <w:ilvl w:val="2"/>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'jq_l1'： </w:t>
      </w:r>
      <w:proofErr w:type="gramStart"/>
      <w:r w:rsidRPr="005E7B64">
        <w:rPr>
          <w:rFonts w:ascii="宋体" w:eastAsia="宋体" w:hAnsi="宋体" w:cs="宋体"/>
          <w:kern w:val="0"/>
          <w:sz w:val="24"/>
          <w:szCs w:val="24"/>
          <w14:ligatures w14:val="none"/>
        </w:rPr>
        <w:t>聚宽一级</w:t>
      </w:r>
      <w:proofErr w:type="gramEnd"/>
      <w:r w:rsidRPr="005E7B64">
        <w:rPr>
          <w:rFonts w:ascii="宋体" w:eastAsia="宋体" w:hAnsi="宋体" w:cs="宋体"/>
          <w:kern w:val="0"/>
          <w:sz w:val="24"/>
          <w:szCs w:val="24"/>
          <w14:ligatures w14:val="none"/>
        </w:rPr>
        <w:t>行业</w:t>
      </w:r>
    </w:p>
    <w:p w14:paraId="63126A6B" w14:textId="77777777" w:rsidR="005E7B64" w:rsidRPr="005E7B64" w:rsidRDefault="005E7B64" w:rsidP="005E7B64">
      <w:pPr>
        <w:widowControl/>
        <w:numPr>
          <w:ilvl w:val="2"/>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'jq_l2'： </w:t>
      </w:r>
      <w:proofErr w:type="gramStart"/>
      <w:r w:rsidRPr="005E7B64">
        <w:rPr>
          <w:rFonts w:ascii="宋体" w:eastAsia="宋体" w:hAnsi="宋体" w:cs="宋体"/>
          <w:kern w:val="0"/>
          <w:sz w:val="24"/>
          <w:szCs w:val="24"/>
          <w14:ligatures w14:val="none"/>
        </w:rPr>
        <w:t>聚宽二级</w:t>
      </w:r>
      <w:proofErr w:type="gramEnd"/>
      <w:r w:rsidRPr="005E7B64">
        <w:rPr>
          <w:rFonts w:ascii="宋体" w:eastAsia="宋体" w:hAnsi="宋体" w:cs="宋体"/>
          <w:kern w:val="0"/>
          <w:sz w:val="24"/>
          <w:szCs w:val="24"/>
          <w14:ligatures w14:val="none"/>
        </w:rPr>
        <w:t>行业</w:t>
      </w:r>
    </w:p>
    <w:p w14:paraId="548980BB" w14:textId="77777777" w:rsidR="005E7B64" w:rsidRPr="005E7B64" w:rsidRDefault="005E7B64" w:rsidP="005E7B64">
      <w:pPr>
        <w:widowControl/>
        <w:numPr>
          <w:ilvl w:val="2"/>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'sw_l1'： </w:t>
      </w:r>
      <w:proofErr w:type="gramStart"/>
      <w:r w:rsidRPr="005E7B64">
        <w:rPr>
          <w:rFonts w:ascii="宋体" w:eastAsia="宋体" w:hAnsi="宋体" w:cs="宋体"/>
          <w:kern w:val="0"/>
          <w:sz w:val="24"/>
          <w:szCs w:val="24"/>
          <w14:ligatures w14:val="none"/>
        </w:rPr>
        <w:t>申万一级</w:t>
      </w:r>
      <w:proofErr w:type="gramEnd"/>
      <w:r w:rsidRPr="005E7B64">
        <w:rPr>
          <w:rFonts w:ascii="宋体" w:eastAsia="宋体" w:hAnsi="宋体" w:cs="宋体"/>
          <w:kern w:val="0"/>
          <w:sz w:val="24"/>
          <w:szCs w:val="24"/>
          <w14:ligatures w14:val="none"/>
        </w:rPr>
        <w:t>行业</w:t>
      </w:r>
    </w:p>
    <w:p w14:paraId="3A1C7B6C" w14:textId="77777777" w:rsidR="005E7B64" w:rsidRPr="005E7B64" w:rsidRDefault="005E7B64" w:rsidP="005E7B64">
      <w:pPr>
        <w:widowControl/>
        <w:numPr>
          <w:ilvl w:val="2"/>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'sw_l2'： 申</w:t>
      </w:r>
      <w:proofErr w:type="gramStart"/>
      <w:r w:rsidRPr="005E7B64">
        <w:rPr>
          <w:rFonts w:ascii="宋体" w:eastAsia="宋体" w:hAnsi="宋体" w:cs="宋体"/>
          <w:kern w:val="0"/>
          <w:sz w:val="24"/>
          <w:szCs w:val="24"/>
          <w14:ligatures w14:val="none"/>
        </w:rPr>
        <w:t>万二</w:t>
      </w:r>
      <w:proofErr w:type="gramEnd"/>
      <w:r w:rsidRPr="005E7B64">
        <w:rPr>
          <w:rFonts w:ascii="宋体" w:eastAsia="宋体" w:hAnsi="宋体" w:cs="宋体"/>
          <w:kern w:val="0"/>
          <w:sz w:val="24"/>
          <w:szCs w:val="24"/>
          <w14:ligatures w14:val="none"/>
        </w:rPr>
        <w:t>级行业</w:t>
      </w:r>
    </w:p>
    <w:p w14:paraId="71B7B0E1" w14:textId="77777777" w:rsidR="005E7B64" w:rsidRPr="005E7B64" w:rsidRDefault="005E7B64" w:rsidP="005E7B64">
      <w:pPr>
        <w:widowControl/>
        <w:numPr>
          <w:ilvl w:val="2"/>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'sw_l3'： 申</w:t>
      </w:r>
      <w:proofErr w:type="gramStart"/>
      <w:r w:rsidRPr="005E7B64">
        <w:rPr>
          <w:rFonts w:ascii="宋体" w:eastAsia="宋体" w:hAnsi="宋体" w:cs="宋体"/>
          <w:kern w:val="0"/>
          <w:sz w:val="24"/>
          <w:szCs w:val="24"/>
          <w14:ligatures w14:val="none"/>
        </w:rPr>
        <w:t>万三</w:t>
      </w:r>
      <w:proofErr w:type="gramEnd"/>
      <w:r w:rsidRPr="005E7B64">
        <w:rPr>
          <w:rFonts w:ascii="宋体" w:eastAsia="宋体" w:hAnsi="宋体" w:cs="宋体"/>
          <w:kern w:val="0"/>
          <w:sz w:val="24"/>
          <w:szCs w:val="24"/>
          <w14:ligatures w14:val="none"/>
        </w:rPr>
        <w:t>级行业</w:t>
      </w:r>
    </w:p>
    <w:p w14:paraId="2F098EFE"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hyperlink r:id="rId173" w:anchor="%E5%9B%A0%E5%AD%90%E5%88%97%E8%A1%A8" w:history="1">
        <w:proofErr w:type="gramStart"/>
        <w:r w:rsidRPr="005E7B64">
          <w:rPr>
            <w:rFonts w:ascii="宋体" w:eastAsia="宋体" w:hAnsi="宋体" w:cs="宋体"/>
            <w:color w:val="0E90D2"/>
            <w:kern w:val="0"/>
            <w:sz w:val="24"/>
            <w:szCs w:val="24"/>
            <w:u w:val="single"/>
            <w14:ligatures w14:val="none"/>
          </w:rPr>
          <w:t>聚宽因子</w:t>
        </w:r>
        <w:proofErr w:type="gramEnd"/>
        <w:r w:rsidRPr="005E7B64">
          <w:rPr>
            <w:rFonts w:ascii="宋体" w:eastAsia="宋体" w:hAnsi="宋体" w:cs="宋体"/>
            <w:color w:val="0E90D2"/>
            <w:kern w:val="0"/>
            <w:sz w:val="24"/>
            <w:szCs w:val="24"/>
            <w:u w:val="single"/>
            <w14:ligatures w14:val="none"/>
          </w:rPr>
          <w:t>库</w:t>
        </w:r>
      </w:hyperlink>
      <w:r w:rsidRPr="005E7B64">
        <w:rPr>
          <w:rFonts w:ascii="宋体" w:eastAsia="宋体" w:hAnsi="宋体" w:cs="宋体"/>
          <w:kern w:val="0"/>
          <w:sz w:val="24"/>
          <w:szCs w:val="24"/>
          <w14:ligatures w14:val="none"/>
        </w:rPr>
        <w:t>因子名称，如 'operating_profit_ttm', 'VOL240'</w:t>
      </w:r>
    </w:p>
    <w:p w14:paraId="1CBF6571" w14:textId="77777777" w:rsidR="005E7B64" w:rsidRPr="005E7B64" w:rsidRDefault="005E7B64" w:rsidP="005E7B64">
      <w:pPr>
        <w:widowControl/>
        <w:numPr>
          <w:ilvl w:val="1"/>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风险因子：可以使用的风险因子包括： ['size', 'beta', 'momentum', 'residual_volatility', 'non_linear_size', 'book_to_price_ratio', 'liquidity', 'earnings_yield', 'growth', 'leverage']</w:t>
      </w:r>
    </w:p>
    <w:p w14:paraId="75A3583E"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date: 日期格式 str 将用 date 这天的相关变量数据对 series 进行中性化；请注意date不要为实时数据中的天（例如设置date=datetime.date.today())，因为此时处理依赖的当天财务数据还没有更新，默认依赖数据为Nan；如果依赖数据为Nan , 直接忽略,返回原始数据, </w:t>
      </w:r>
      <w:proofErr w:type="gramStart"/>
      <w:r w:rsidRPr="005E7B64">
        <w:rPr>
          <w:rFonts w:ascii="宋体" w:eastAsia="宋体" w:hAnsi="宋体" w:cs="宋体"/>
          <w:kern w:val="0"/>
          <w:sz w:val="24"/>
          <w:szCs w:val="24"/>
          <w14:ligatures w14:val="none"/>
        </w:rPr>
        <w:t>不</w:t>
      </w:r>
      <w:proofErr w:type="gramEnd"/>
      <w:r w:rsidRPr="005E7B64">
        <w:rPr>
          <w:rFonts w:ascii="宋体" w:eastAsia="宋体" w:hAnsi="宋体" w:cs="宋体"/>
          <w:kern w:val="0"/>
          <w:sz w:val="24"/>
          <w:szCs w:val="24"/>
          <w14:ligatures w14:val="none"/>
        </w:rPr>
        <w:t>中性化；</w:t>
      </w:r>
    </w:p>
    <w:p w14:paraId="167D4B92"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axis: 默认为 1。仅在 data 为 pd.DataFrame 时生效。 表示沿哪个方向做中性化，0 为对每列做中性化，1 为对每行做中性化</w:t>
      </w:r>
    </w:p>
    <w:p w14:paraId="5FC8DC0E"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fillna: </w:t>
      </w:r>
      <w:proofErr w:type="gramStart"/>
      <w:r w:rsidRPr="005E7B64">
        <w:rPr>
          <w:rFonts w:ascii="宋体" w:eastAsia="宋体" w:hAnsi="宋体" w:cs="宋体"/>
          <w:kern w:val="0"/>
          <w:sz w:val="24"/>
          <w:szCs w:val="24"/>
          <w14:ligatures w14:val="none"/>
        </w:rPr>
        <w:t>缺失值</w:t>
      </w:r>
      <w:proofErr w:type="gramEnd"/>
      <w:r w:rsidRPr="005E7B64">
        <w:rPr>
          <w:rFonts w:ascii="宋体" w:eastAsia="宋体" w:hAnsi="宋体" w:cs="宋体"/>
          <w:kern w:val="0"/>
          <w:sz w:val="24"/>
          <w:szCs w:val="24"/>
          <w14:ligatures w14:val="none"/>
        </w:rPr>
        <w:t>填充方式，默认为None，表示不填充。支持的值：</w:t>
      </w:r>
    </w:p>
    <w:p w14:paraId="37AEF1E2"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'jq_l1'： </w:t>
      </w:r>
      <w:proofErr w:type="gramStart"/>
      <w:r w:rsidRPr="005E7B64">
        <w:rPr>
          <w:rFonts w:ascii="宋体" w:eastAsia="宋体" w:hAnsi="宋体" w:cs="宋体"/>
          <w:kern w:val="0"/>
          <w:sz w:val="24"/>
          <w:szCs w:val="24"/>
          <w14:ligatures w14:val="none"/>
        </w:rPr>
        <w:t>聚宽一级</w:t>
      </w:r>
      <w:proofErr w:type="gramEnd"/>
      <w:r w:rsidRPr="005E7B64">
        <w:rPr>
          <w:rFonts w:ascii="宋体" w:eastAsia="宋体" w:hAnsi="宋体" w:cs="宋体"/>
          <w:kern w:val="0"/>
          <w:sz w:val="24"/>
          <w:szCs w:val="24"/>
          <w14:ligatures w14:val="none"/>
        </w:rPr>
        <w:t>行业</w:t>
      </w:r>
    </w:p>
    <w:p w14:paraId="4D823B0D"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'jq_l2'： </w:t>
      </w:r>
      <w:proofErr w:type="gramStart"/>
      <w:r w:rsidRPr="005E7B64">
        <w:rPr>
          <w:rFonts w:ascii="宋体" w:eastAsia="宋体" w:hAnsi="宋体" w:cs="宋体"/>
          <w:kern w:val="0"/>
          <w:sz w:val="24"/>
          <w:szCs w:val="24"/>
          <w14:ligatures w14:val="none"/>
        </w:rPr>
        <w:t>聚宽二级</w:t>
      </w:r>
      <w:proofErr w:type="gramEnd"/>
      <w:r w:rsidRPr="005E7B64">
        <w:rPr>
          <w:rFonts w:ascii="宋体" w:eastAsia="宋体" w:hAnsi="宋体" w:cs="宋体"/>
          <w:kern w:val="0"/>
          <w:sz w:val="24"/>
          <w:szCs w:val="24"/>
          <w14:ligatures w14:val="none"/>
        </w:rPr>
        <w:t>行业</w:t>
      </w:r>
    </w:p>
    <w:p w14:paraId="1820344C"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'sw_l1'： </w:t>
      </w:r>
      <w:proofErr w:type="gramStart"/>
      <w:r w:rsidRPr="005E7B64">
        <w:rPr>
          <w:rFonts w:ascii="宋体" w:eastAsia="宋体" w:hAnsi="宋体" w:cs="宋体"/>
          <w:kern w:val="0"/>
          <w:sz w:val="24"/>
          <w:szCs w:val="24"/>
          <w14:ligatures w14:val="none"/>
        </w:rPr>
        <w:t>申万一级</w:t>
      </w:r>
      <w:proofErr w:type="gramEnd"/>
      <w:r w:rsidRPr="005E7B64">
        <w:rPr>
          <w:rFonts w:ascii="宋体" w:eastAsia="宋体" w:hAnsi="宋体" w:cs="宋体"/>
          <w:kern w:val="0"/>
          <w:sz w:val="24"/>
          <w:szCs w:val="24"/>
          <w14:ligatures w14:val="none"/>
        </w:rPr>
        <w:t>行业</w:t>
      </w:r>
    </w:p>
    <w:p w14:paraId="26830188"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'sw_l2'： 申</w:t>
      </w:r>
      <w:proofErr w:type="gramStart"/>
      <w:r w:rsidRPr="005E7B64">
        <w:rPr>
          <w:rFonts w:ascii="宋体" w:eastAsia="宋体" w:hAnsi="宋体" w:cs="宋体"/>
          <w:kern w:val="0"/>
          <w:sz w:val="24"/>
          <w:szCs w:val="24"/>
          <w14:ligatures w14:val="none"/>
        </w:rPr>
        <w:t>万二</w:t>
      </w:r>
      <w:proofErr w:type="gramEnd"/>
      <w:r w:rsidRPr="005E7B64">
        <w:rPr>
          <w:rFonts w:ascii="宋体" w:eastAsia="宋体" w:hAnsi="宋体" w:cs="宋体"/>
          <w:kern w:val="0"/>
          <w:sz w:val="24"/>
          <w:szCs w:val="24"/>
          <w14:ligatures w14:val="none"/>
        </w:rPr>
        <w:t>级行业</w:t>
      </w:r>
    </w:p>
    <w:p w14:paraId="0ADE818C" w14:textId="77777777" w:rsidR="005E7B64" w:rsidRPr="005E7B64" w:rsidRDefault="005E7B64" w:rsidP="005E7B64">
      <w:pPr>
        <w:widowControl/>
        <w:numPr>
          <w:ilvl w:val="1"/>
          <w:numId w:val="13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'sw_l3'： 申</w:t>
      </w:r>
      <w:proofErr w:type="gramStart"/>
      <w:r w:rsidRPr="005E7B64">
        <w:rPr>
          <w:rFonts w:ascii="宋体" w:eastAsia="宋体" w:hAnsi="宋体" w:cs="宋体"/>
          <w:kern w:val="0"/>
          <w:sz w:val="24"/>
          <w:szCs w:val="24"/>
          <w14:ligatures w14:val="none"/>
        </w:rPr>
        <w:t>万三级行业</w:t>
      </w:r>
      <w:proofErr w:type="gramEnd"/>
      <w:r w:rsidRPr="005E7B64">
        <w:rPr>
          <w:rFonts w:ascii="宋体" w:eastAsia="宋体" w:hAnsi="宋体" w:cs="宋体"/>
          <w:kern w:val="0"/>
          <w:sz w:val="24"/>
          <w:szCs w:val="24"/>
          <w14:ligatures w14:val="none"/>
        </w:rPr>
        <w:t xml:space="preserve"> 表示使用某行业分类的均值进行填充。</w:t>
      </w:r>
    </w:p>
    <w:p w14:paraId="151C81BF" w14:textId="77777777" w:rsidR="005E7B64" w:rsidRPr="005E7B64" w:rsidRDefault="005E7B64" w:rsidP="005E7B64">
      <w:pPr>
        <w:widowControl/>
        <w:numPr>
          <w:ilvl w:val="0"/>
          <w:numId w:val="134"/>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add_constant: 中性化时是否添加常数项, 默认为 False</w:t>
      </w:r>
    </w:p>
    <w:p w14:paraId="01AA447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7C117F6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中性化后的因子数据</w:t>
      </w:r>
    </w:p>
    <w:p w14:paraId="46510A5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示例</w:t>
      </w:r>
    </w:p>
    <w:p w14:paraId="2E0606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导入需要的函数库</w:t>
      </w:r>
    </w:p>
    <w:p w14:paraId="382953A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247C23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numpy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np</w:t>
      </w:r>
    </w:p>
    <w:p w14:paraId="4958EE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neutralize</w:t>
      </w:r>
    </w:p>
    <w:p w14:paraId="73C39E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生成数据</w:t>
      </w:r>
    </w:p>
    <w:p w14:paraId="3299706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data = </w:t>
      </w:r>
      <w:proofErr w:type="gramStart"/>
      <w:r w:rsidRPr="005E7B64">
        <w:rPr>
          <w:rFonts w:ascii="Source Code Pro" w:eastAsia="宋体" w:hAnsi="Source Code Pro" w:cs="宋体"/>
          <w:color w:val="000000"/>
          <w:kern w:val="0"/>
          <w:sz w:val="24"/>
          <w:szCs w:val="24"/>
          <w:shd w:val="clear" w:color="auto" w:fill="F0F0F0"/>
          <w14:ligatures w14:val="none"/>
        </w:rPr>
        <w:t>pd.DataFrame</w:t>
      </w:r>
      <w:proofErr w:type="gramEnd"/>
      <w:r w:rsidRPr="005E7B64">
        <w:rPr>
          <w:rFonts w:ascii="Source Code Pro" w:eastAsia="宋体" w:hAnsi="Source Code Pro" w:cs="宋体"/>
          <w:color w:val="000000"/>
          <w:kern w:val="0"/>
          <w:sz w:val="24"/>
          <w:szCs w:val="24"/>
          <w:shd w:val="clear" w:color="auto" w:fill="F0F0F0"/>
          <w14:ligatures w14:val="none"/>
        </w:rPr>
        <w:t>(np.random.rand(</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300</w:t>
      </w:r>
      <w:r w:rsidRPr="005E7B64">
        <w:rPr>
          <w:rFonts w:ascii="Source Code Pro" w:eastAsia="宋体" w:hAnsi="Source Code Pro" w:cs="宋体"/>
          <w:color w:val="000000"/>
          <w:kern w:val="0"/>
          <w:sz w:val="24"/>
          <w:szCs w:val="24"/>
          <w:shd w:val="clear" w:color="auto" w:fill="F0F0F0"/>
          <w14:ligatures w14:val="none"/>
        </w:rPr>
        <w:t>), columns=get_index_stocks(</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'2018-05-02'</w:t>
      </w:r>
      <w:r w:rsidRPr="005E7B64">
        <w:rPr>
          <w:rFonts w:ascii="Source Code Pro" w:eastAsia="宋体" w:hAnsi="Source Code Pro" w:cs="宋体"/>
          <w:color w:val="000000"/>
          <w:kern w:val="0"/>
          <w:sz w:val="24"/>
          <w:szCs w:val="24"/>
          <w:shd w:val="clear" w:color="auto" w:fill="F0F0F0"/>
          <w14:ligatures w14:val="none"/>
        </w:rPr>
        <w:t>),index=[</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w:t>
      </w:r>
    </w:p>
    <w:p w14:paraId="437A2A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数据中性化</w:t>
      </w:r>
    </w:p>
    <w:p w14:paraId="40AE56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neutralize(</w:t>
      </w:r>
      <w:proofErr w:type="gramEnd"/>
      <w:r w:rsidRPr="005E7B64">
        <w:rPr>
          <w:rFonts w:ascii="Source Code Pro" w:eastAsia="宋体" w:hAnsi="Source Code Pro" w:cs="宋体"/>
          <w:color w:val="000000"/>
          <w:kern w:val="0"/>
          <w:sz w:val="24"/>
          <w:szCs w:val="24"/>
          <w:shd w:val="clear" w:color="auto" w:fill="F0F0F0"/>
          <w14:ligatures w14:val="none"/>
        </w:rPr>
        <w:t>data, how=[</w:t>
      </w:r>
      <w:r w:rsidRPr="005E7B64">
        <w:rPr>
          <w:rFonts w:ascii="Source Code Pro" w:eastAsia="宋体" w:hAnsi="Source Code Pro" w:cs="宋体"/>
          <w:color w:val="880000"/>
          <w:kern w:val="0"/>
          <w:sz w:val="24"/>
          <w:szCs w:val="24"/>
          <w:shd w:val="clear" w:color="auto" w:fill="F0F0F0"/>
          <w14:ligatures w14:val="none"/>
        </w:rPr>
        <w:t>'jq_l1'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'market_cap'</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'2018-05-02'</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7B32AC6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winsorize 去极值</w:t>
      </w:r>
    </w:p>
    <w:p w14:paraId="620CEE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winsorize(</w:t>
      </w:r>
      <w:proofErr w:type="gramEnd"/>
      <w:r w:rsidRPr="005E7B64">
        <w:rPr>
          <w:rFonts w:ascii="Source Code Pro" w:eastAsia="宋体" w:hAnsi="Source Code Pro" w:cs="宋体"/>
          <w:color w:val="000000"/>
          <w:kern w:val="0"/>
          <w:sz w:val="24"/>
          <w:szCs w:val="24"/>
          <w:shd w:val="clear" w:color="auto" w:fill="F0F0F0"/>
          <w14:ligatures w14:val="none"/>
        </w:rPr>
        <w:t>series, scale=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range=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qrange=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inclusive=</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2516E02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79A2961A"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data: pd.Series/pd.DataFrame/np.array, </w:t>
      </w:r>
      <w:proofErr w:type="gramStart"/>
      <w:r w:rsidRPr="005E7B64">
        <w:rPr>
          <w:rFonts w:ascii="宋体" w:eastAsia="宋体" w:hAnsi="宋体" w:cs="宋体"/>
          <w:kern w:val="0"/>
          <w:sz w:val="24"/>
          <w:szCs w:val="24"/>
          <w14:ligatures w14:val="none"/>
        </w:rPr>
        <w:t>待缩尾</w:t>
      </w:r>
      <w:proofErr w:type="gramEnd"/>
      <w:r w:rsidRPr="005E7B64">
        <w:rPr>
          <w:rFonts w:ascii="宋体" w:eastAsia="宋体" w:hAnsi="宋体" w:cs="宋体"/>
          <w:kern w:val="0"/>
          <w:sz w:val="24"/>
          <w:szCs w:val="24"/>
          <w14:ligatures w14:val="none"/>
        </w:rPr>
        <w:t>的序列</w:t>
      </w:r>
    </w:p>
    <w:p w14:paraId="6D656465"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scale: 标准差倍数，与 range，qrange 三选</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，不可同时使用。会将位于 [mu - scale * sigma, mu + scale * sigma] 边界之外的值替换为边界值</w:t>
      </w:r>
    </w:p>
    <w:p w14:paraId="65C967C2"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range: 列表， 缩尾的上下边界。与 scale，qrange 三选</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，不可同时使用。</w:t>
      </w:r>
    </w:p>
    <w:p w14:paraId="7A9E5B0F"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qrange: 列表，缩尾的上下分位数边界，值应在 0 到 1 之间，如 [0.05, 0.95]。与 scale，range 三选</w:t>
      </w:r>
      <w:proofErr w:type="gramStart"/>
      <w:r w:rsidRPr="005E7B64">
        <w:rPr>
          <w:rFonts w:ascii="宋体" w:eastAsia="宋体" w:hAnsi="宋体" w:cs="宋体"/>
          <w:kern w:val="0"/>
          <w:sz w:val="24"/>
          <w:szCs w:val="24"/>
          <w14:ligatures w14:val="none"/>
        </w:rPr>
        <w:t>一</w:t>
      </w:r>
      <w:proofErr w:type="gramEnd"/>
      <w:r w:rsidRPr="005E7B64">
        <w:rPr>
          <w:rFonts w:ascii="宋体" w:eastAsia="宋体" w:hAnsi="宋体" w:cs="宋体"/>
          <w:kern w:val="0"/>
          <w:sz w:val="24"/>
          <w:szCs w:val="24"/>
          <w14:ligatures w14:val="none"/>
        </w:rPr>
        <w:t>，不可同时使用。</w:t>
      </w:r>
    </w:p>
    <w:p w14:paraId="281849A2"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inclusive: 是否将位于边界之外的值替换为边界值，默认为 True。如果为 True，则将边界之外的值替换为边界值，否则</w:t>
      </w:r>
      <w:proofErr w:type="gramStart"/>
      <w:r w:rsidRPr="005E7B64">
        <w:rPr>
          <w:rFonts w:ascii="宋体" w:eastAsia="宋体" w:hAnsi="宋体" w:cs="宋体"/>
          <w:kern w:val="0"/>
          <w:sz w:val="24"/>
          <w:szCs w:val="24"/>
          <w14:ligatures w14:val="none"/>
        </w:rPr>
        <w:t>则</w:t>
      </w:r>
      <w:proofErr w:type="gramEnd"/>
      <w:r w:rsidRPr="005E7B64">
        <w:rPr>
          <w:rFonts w:ascii="宋体" w:eastAsia="宋体" w:hAnsi="宋体" w:cs="宋体"/>
          <w:kern w:val="0"/>
          <w:sz w:val="24"/>
          <w:szCs w:val="24"/>
          <w14:ligatures w14:val="none"/>
        </w:rPr>
        <w:t>替换为 np.nan</w:t>
      </w:r>
    </w:p>
    <w:p w14:paraId="46CD9701"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inf2nan: 是否将 np.inf 和 -np.inf 替换成 np.nan，默认为 True如果为 True，在缩</w:t>
      </w:r>
      <w:proofErr w:type="gramStart"/>
      <w:r w:rsidRPr="005E7B64">
        <w:rPr>
          <w:rFonts w:ascii="宋体" w:eastAsia="宋体" w:hAnsi="宋体" w:cs="宋体"/>
          <w:kern w:val="0"/>
          <w:sz w:val="24"/>
          <w:szCs w:val="24"/>
          <w14:ligatures w14:val="none"/>
        </w:rPr>
        <w:t>尾之前</w:t>
      </w:r>
      <w:proofErr w:type="gramEnd"/>
      <w:r w:rsidRPr="005E7B64">
        <w:rPr>
          <w:rFonts w:ascii="宋体" w:eastAsia="宋体" w:hAnsi="宋体" w:cs="宋体"/>
          <w:kern w:val="0"/>
          <w:sz w:val="24"/>
          <w:szCs w:val="24"/>
          <w14:ligatures w14:val="none"/>
        </w:rPr>
        <w:t>会先将 np.inf 和 -np.inf 替换成 np.nan，缩尾的时候不会考虑 np.nan，否则 inf 被认为是在上界之上，-inf 被认为在下界之下</w:t>
      </w:r>
    </w:p>
    <w:p w14:paraId="5826E252" w14:textId="77777777" w:rsidR="005E7B64" w:rsidRPr="005E7B64" w:rsidRDefault="005E7B64" w:rsidP="005E7B64">
      <w:pPr>
        <w:widowControl/>
        <w:numPr>
          <w:ilvl w:val="0"/>
          <w:numId w:val="13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axis: 在 data 为 pd.DataFrame 时使用，沿哪个方向做标准化，默认为 1。 0 为对每列做缩尾，1 为对每行做缩尾。</w:t>
      </w:r>
    </w:p>
    <w:p w14:paraId="66C53F4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3819585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去极值处理之后的因子数据</w:t>
      </w:r>
    </w:p>
    <w:p w14:paraId="3F5DE6E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106F1C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导入需要的函数库</w:t>
      </w:r>
    </w:p>
    <w:p w14:paraId="1199E8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586FFE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numpy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np</w:t>
      </w:r>
    </w:p>
    <w:p w14:paraId="5B9660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winsorize</w:t>
      </w:r>
    </w:p>
    <w:p w14:paraId="32FBC6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生成数据</w:t>
      </w:r>
    </w:p>
    <w:p w14:paraId="000B1E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data = </w:t>
      </w:r>
      <w:proofErr w:type="gramStart"/>
      <w:r w:rsidRPr="005E7B64">
        <w:rPr>
          <w:rFonts w:ascii="Source Code Pro" w:eastAsia="宋体" w:hAnsi="Source Code Pro" w:cs="宋体"/>
          <w:color w:val="000000"/>
          <w:kern w:val="0"/>
          <w:sz w:val="24"/>
          <w:szCs w:val="24"/>
          <w:shd w:val="clear" w:color="auto" w:fill="F0F0F0"/>
          <w14:ligatures w14:val="none"/>
        </w:rPr>
        <w:t>pd.DataFrame</w:t>
      </w:r>
      <w:proofErr w:type="gramEnd"/>
      <w:r w:rsidRPr="005E7B64">
        <w:rPr>
          <w:rFonts w:ascii="Source Code Pro" w:eastAsia="宋体" w:hAnsi="Source Code Pro" w:cs="宋体"/>
          <w:color w:val="000000"/>
          <w:kern w:val="0"/>
          <w:sz w:val="24"/>
          <w:szCs w:val="24"/>
          <w:shd w:val="clear" w:color="auto" w:fill="F0F0F0"/>
          <w14:ligatures w14:val="none"/>
        </w:rPr>
        <w:t>(np.random.rand(</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300</w:t>
      </w:r>
      <w:r w:rsidRPr="005E7B64">
        <w:rPr>
          <w:rFonts w:ascii="Source Code Pro" w:eastAsia="宋体" w:hAnsi="Source Code Pro" w:cs="宋体"/>
          <w:color w:val="000000"/>
          <w:kern w:val="0"/>
          <w:sz w:val="24"/>
          <w:szCs w:val="24"/>
          <w:shd w:val="clear" w:color="auto" w:fill="F0F0F0"/>
          <w14:ligatures w14:val="none"/>
        </w:rPr>
        <w:t>), columns=get_index_stocks(</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'2018-05-02'</w:t>
      </w:r>
      <w:r w:rsidRPr="005E7B64">
        <w:rPr>
          <w:rFonts w:ascii="Source Code Pro" w:eastAsia="宋体" w:hAnsi="Source Code Pro" w:cs="宋体"/>
          <w:color w:val="000000"/>
          <w:kern w:val="0"/>
          <w:sz w:val="24"/>
          <w:szCs w:val="24"/>
          <w:shd w:val="clear" w:color="auto" w:fill="F0F0F0"/>
          <w14:ligatures w14:val="none"/>
        </w:rPr>
        <w:t>),index=[</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w:t>
      </w:r>
    </w:p>
    <w:p w14:paraId="459396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数据去极值</w:t>
      </w:r>
    </w:p>
    <w:p w14:paraId="4A0B0B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winsorize(</w:t>
      </w:r>
      <w:proofErr w:type="gramEnd"/>
      <w:r w:rsidRPr="005E7B64">
        <w:rPr>
          <w:rFonts w:ascii="Source Code Pro" w:eastAsia="宋体" w:hAnsi="Source Code Pro" w:cs="宋体"/>
          <w:color w:val="000000"/>
          <w:kern w:val="0"/>
          <w:sz w:val="24"/>
          <w:szCs w:val="24"/>
          <w:shd w:val="clear" w:color="auto" w:fill="F0F0F0"/>
          <w14:ligatures w14:val="none"/>
        </w:rPr>
        <w:t>data, qrange=[</w:t>
      </w:r>
      <w:r w:rsidRPr="005E7B64">
        <w:rPr>
          <w:rFonts w:ascii="Source Code Pro" w:eastAsia="宋体" w:hAnsi="Source Code Pro" w:cs="宋体"/>
          <w:color w:val="008800"/>
          <w:kern w:val="0"/>
          <w:sz w:val="24"/>
          <w:szCs w:val="24"/>
          <w:shd w:val="clear" w:color="auto" w:fill="F0F0F0"/>
          <w14:ligatures w14:val="none"/>
        </w:rPr>
        <w:t>0.05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0.93</w:t>
      </w:r>
      <w:r w:rsidRPr="005E7B64">
        <w:rPr>
          <w:rFonts w:ascii="Source Code Pro" w:eastAsia="宋体" w:hAnsi="Source Code Pro" w:cs="宋体"/>
          <w:color w:val="000000"/>
          <w:kern w:val="0"/>
          <w:sz w:val="24"/>
          <w:szCs w:val="24"/>
          <w:shd w:val="clear" w:color="auto" w:fill="F0F0F0"/>
          <w14:ligatures w14:val="none"/>
        </w:rPr>
        <w:t>], inclusive=</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24B2293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winsorize_med 中位数去极值</w:t>
      </w:r>
    </w:p>
    <w:p w14:paraId="61E4D7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winsorize_</w:t>
      </w:r>
      <w:proofErr w:type="gramStart"/>
      <w:r w:rsidRPr="005E7B64">
        <w:rPr>
          <w:rFonts w:ascii="Source Code Pro" w:eastAsia="宋体" w:hAnsi="Source Code Pro" w:cs="宋体"/>
          <w:color w:val="000000"/>
          <w:kern w:val="0"/>
          <w:sz w:val="24"/>
          <w:szCs w:val="24"/>
          <w:shd w:val="clear" w:color="auto" w:fill="F0F0F0"/>
          <w14:ligatures w14:val="none"/>
        </w:rPr>
        <w:t>med(</w:t>
      </w:r>
      <w:proofErr w:type="gramEnd"/>
      <w:r w:rsidRPr="005E7B64">
        <w:rPr>
          <w:rFonts w:ascii="Source Code Pro" w:eastAsia="宋体" w:hAnsi="Source Code Pro" w:cs="宋体"/>
          <w:color w:val="000000"/>
          <w:kern w:val="0"/>
          <w:sz w:val="24"/>
          <w:szCs w:val="24"/>
          <w:shd w:val="clear" w:color="auto" w:fill="F0F0F0"/>
          <w14:ligatures w14:val="none"/>
        </w:rPr>
        <w:t>series, scale=</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inclusive=</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23195D5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1F1F995F" w14:textId="77777777" w:rsidR="005E7B64" w:rsidRPr="005E7B64" w:rsidRDefault="005E7B64" w:rsidP="005E7B64">
      <w:pPr>
        <w:widowControl/>
        <w:numPr>
          <w:ilvl w:val="0"/>
          <w:numId w:val="1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data: pd.Series/pd.DataFrame/np.array, </w:t>
      </w:r>
      <w:proofErr w:type="gramStart"/>
      <w:r w:rsidRPr="005E7B64">
        <w:rPr>
          <w:rFonts w:ascii="宋体" w:eastAsia="宋体" w:hAnsi="宋体" w:cs="宋体"/>
          <w:kern w:val="0"/>
          <w:sz w:val="24"/>
          <w:szCs w:val="24"/>
          <w14:ligatures w14:val="none"/>
        </w:rPr>
        <w:t>待缩尾</w:t>
      </w:r>
      <w:proofErr w:type="gramEnd"/>
      <w:r w:rsidRPr="005E7B64">
        <w:rPr>
          <w:rFonts w:ascii="宋体" w:eastAsia="宋体" w:hAnsi="宋体" w:cs="宋体"/>
          <w:kern w:val="0"/>
          <w:sz w:val="24"/>
          <w:szCs w:val="24"/>
          <w14:ligatures w14:val="none"/>
        </w:rPr>
        <w:t>的序列</w:t>
      </w:r>
    </w:p>
    <w:p w14:paraId="1A4B8A29" w14:textId="77777777" w:rsidR="005E7B64" w:rsidRPr="005E7B64" w:rsidRDefault="005E7B64" w:rsidP="005E7B64">
      <w:pPr>
        <w:widowControl/>
        <w:numPr>
          <w:ilvl w:val="0"/>
          <w:numId w:val="1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scale: 倍数，默认为 1.0。会将位于 [med - scale * distance, med + scale * distance] 边界之外的值替换为边界值/np.nan</w:t>
      </w:r>
    </w:p>
    <w:p w14:paraId="5F0006A8" w14:textId="77777777" w:rsidR="005E7B64" w:rsidRPr="005E7B64" w:rsidRDefault="005E7B64" w:rsidP="005E7B64">
      <w:pPr>
        <w:widowControl/>
        <w:numPr>
          <w:ilvl w:val="0"/>
          <w:numId w:val="1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inclusive bool 是否将位于边界之外的值替换为边界值，默认为 True。 如果为 True，则将边界之外的值替换为边界值，否则</w:t>
      </w:r>
      <w:proofErr w:type="gramStart"/>
      <w:r w:rsidRPr="005E7B64">
        <w:rPr>
          <w:rFonts w:ascii="宋体" w:eastAsia="宋体" w:hAnsi="宋体" w:cs="宋体"/>
          <w:kern w:val="0"/>
          <w:sz w:val="24"/>
          <w:szCs w:val="24"/>
          <w14:ligatures w14:val="none"/>
        </w:rPr>
        <w:t>则</w:t>
      </w:r>
      <w:proofErr w:type="gramEnd"/>
      <w:r w:rsidRPr="005E7B64">
        <w:rPr>
          <w:rFonts w:ascii="宋体" w:eastAsia="宋体" w:hAnsi="宋体" w:cs="宋体"/>
          <w:kern w:val="0"/>
          <w:sz w:val="24"/>
          <w:szCs w:val="24"/>
          <w14:ligatures w14:val="none"/>
        </w:rPr>
        <w:t>替换为 np.nan</w:t>
      </w:r>
    </w:p>
    <w:p w14:paraId="1F0C4AFA" w14:textId="77777777" w:rsidR="005E7B64" w:rsidRPr="005E7B64" w:rsidRDefault="005E7B64" w:rsidP="005E7B64">
      <w:pPr>
        <w:widowControl/>
        <w:numPr>
          <w:ilvl w:val="0"/>
          <w:numId w:val="1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inf2nan: 是否将 np.inf 和 -np.inf 替换成 np.nan，默认为 True。如果为 True，在缩</w:t>
      </w:r>
      <w:proofErr w:type="gramStart"/>
      <w:r w:rsidRPr="005E7B64">
        <w:rPr>
          <w:rFonts w:ascii="宋体" w:eastAsia="宋体" w:hAnsi="宋体" w:cs="宋体"/>
          <w:kern w:val="0"/>
          <w:sz w:val="24"/>
          <w:szCs w:val="24"/>
          <w14:ligatures w14:val="none"/>
        </w:rPr>
        <w:t>尾之前</w:t>
      </w:r>
      <w:proofErr w:type="gramEnd"/>
      <w:r w:rsidRPr="005E7B64">
        <w:rPr>
          <w:rFonts w:ascii="宋体" w:eastAsia="宋体" w:hAnsi="宋体" w:cs="宋体"/>
          <w:kern w:val="0"/>
          <w:sz w:val="24"/>
          <w:szCs w:val="24"/>
          <w14:ligatures w14:val="none"/>
        </w:rPr>
        <w:t>会先将 np.inf 和 -np.inf 替换成 np.nan，缩尾的时候不会考虑 np.nan，否则 inf 被认为是在上界之上，-inf 被认为在下界之下</w:t>
      </w:r>
    </w:p>
    <w:p w14:paraId="35A51A89" w14:textId="77777777" w:rsidR="005E7B64" w:rsidRPr="005E7B64" w:rsidRDefault="005E7B64" w:rsidP="005E7B64">
      <w:pPr>
        <w:widowControl/>
        <w:numPr>
          <w:ilvl w:val="0"/>
          <w:numId w:val="13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axis: 在 data 为 pd.DataFrame 时使用，沿哪个方向做标准化，默认为 1。0 为对每列做缩尾，1 为对每行做缩尾</w:t>
      </w:r>
    </w:p>
    <w:p w14:paraId="19F7B8B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4F75E7C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中位数去极值之后的因子数据</w:t>
      </w:r>
    </w:p>
    <w:p w14:paraId="79495F9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EE5C4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导入需要的函数库</w:t>
      </w:r>
    </w:p>
    <w:p w14:paraId="1FBDCF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4FD478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numpy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np</w:t>
      </w:r>
    </w:p>
    <w:p w14:paraId="252E64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winsorize_med</w:t>
      </w:r>
    </w:p>
    <w:p w14:paraId="7FE27E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生成数据</w:t>
      </w:r>
    </w:p>
    <w:p w14:paraId="2F090F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data = </w:t>
      </w:r>
      <w:proofErr w:type="gramStart"/>
      <w:r w:rsidRPr="005E7B64">
        <w:rPr>
          <w:rFonts w:ascii="Source Code Pro" w:eastAsia="宋体" w:hAnsi="Source Code Pro" w:cs="宋体"/>
          <w:color w:val="000000"/>
          <w:kern w:val="0"/>
          <w:sz w:val="24"/>
          <w:szCs w:val="24"/>
          <w:shd w:val="clear" w:color="auto" w:fill="F0F0F0"/>
          <w14:ligatures w14:val="none"/>
        </w:rPr>
        <w:t>pd.DataFrame</w:t>
      </w:r>
      <w:proofErr w:type="gramEnd"/>
      <w:r w:rsidRPr="005E7B64">
        <w:rPr>
          <w:rFonts w:ascii="Source Code Pro" w:eastAsia="宋体" w:hAnsi="Source Code Pro" w:cs="宋体"/>
          <w:color w:val="000000"/>
          <w:kern w:val="0"/>
          <w:sz w:val="24"/>
          <w:szCs w:val="24"/>
          <w:shd w:val="clear" w:color="auto" w:fill="F0F0F0"/>
          <w14:ligatures w14:val="none"/>
        </w:rPr>
        <w:t>(np.random.rand(</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300</w:t>
      </w:r>
      <w:r w:rsidRPr="005E7B64">
        <w:rPr>
          <w:rFonts w:ascii="Source Code Pro" w:eastAsia="宋体" w:hAnsi="Source Code Pro" w:cs="宋体"/>
          <w:color w:val="000000"/>
          <w:kern w:val="0"/>
          <w:sz w:val="24"/>
          <w:szCs w:val="24"/>
          <w:shd w:val="clear" w:color="auto" w:fill="F0F0F0"/>
          <w14:ligatures w14:val="none"/>
        </w:rPr>
        <w:t>), columns=get_index_stocks(</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'2018-05-02'</w:t>
      </w:r>
      <w:r w:rsidRPr="005E7B64">
        <w:rPr>
          <w:rFonts w:ascii="Source Code Pro" w:eastAsia="宋体" w:hAnsi="Source Code Pro" w:cs="宋体"/>
          <w:color w:val="000000"/>
          <w:kern w:val="0"/>
          <w:sz w:val="24"/>
          <w:szCs w:val="24"/>
          <w:shd w:val="clear" w:color="auto" w:fill="F0F0F0"/>
          <w14:ligatures w14:val="none"/>
        </w:rPr>
        <w:t>),index=[</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w:t>
      </w:r>
    </w:p>
    <w:p w14:paraId="09A3CC2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数据中位数去极值</w:t>
      </w:r>
    </w:p>
    <w:p w14:paraId="6BDBF8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winsorize_</w:t>
      </w:r>
      <w:proofErr w:type="gramStart"/>
      <w:r w:rsidRPr="005E7B64">
        <w:rPr>
          <w:rFonts w:ascii="Source Code Pro" w:eastAsia="宋体" w:hAnsi="Source Code Pro" w:cs="宋体"/>
          <w:color w:val="000000"/>
          <w:kern w:val="0"/>
          <w:sz w:val="24"/>
          <w:szCs w:val="24"/>
          <w:shd w:val="clear" w:color="auto" w:fill="F0F0F0"/>
          <w14:ligatures w14:val="none"/>
        </w:rPr>
        <w:t>med(</w:t>
      </w:r>
      <w:proofErr w:type="gramEnd"/>
      <w:r w:rsidRPr="005E7B64">
        <w:rPr>
          <w:rFonts w:ascii="Source Code Pro" w:eastAsia="宋体" w:hAnsi="Source Code Pro" w:cs="宋体"/>
          <w:color w:val="000000"/>
          <w:kern w:val="0"/>
          <w:sz w:val="24"/>
          <w:szCs w:val="24"/>
          <w:shd w:val="clear" w:color="auto" w:fill="F0F0F0"/>
          <w14:ligatures w14:val="none"/>
        </w:rPr>
        <w:t>data, scale=</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inclusive=</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70DE8AC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standardlize 标准化(z-score)</w:t>
      </w:r>
    </w:p>
    <w:p w14:paraId="248022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standardlize(</w:t>
      </w:r>
      <w:proofErr w:type="gramEnd"/>
      <w:r w:rsidRPr="005E7B64">
        <w:rPr>
          <w:rFonts w:ascii="Source Code Pro" w:eastAsia="宋体" w:hAnsi="Source Code Pro" w:cs="宋体"/>
          <w:color w:val="000000"/>
          <w:kern w:val="0"/>
          <w:sz w:val="24"/>
          <w:szCs w:val="24"/>
          <w:shd w:val="clear" w:color="auto" w:fill="F0F0F0"/>
          <w14:ligatures w14:val="none"/>
        </w:rPr>
        <w:t>series,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62B0F4F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39B2470D" w14:textId="77777777" w:rsidR="005E7B64" w:rsidRPr="005E7B64" w:rsidRDefault="005E7B64" w:rsidP="005E7B64">
      <w:pPr>
        <w:widowControl/>
        <w:numPr>
          <w:ilvl w:val="0"/>
          <w:numId w:val="1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data: pd.Series/pd.DataFrame/np.array, 待标准化的序列</w:t>
      </w:r>
    </w:p>
    <w:p w14:paraId="075C94B8" w14:textId="77777777" w:rsidR="005E7B64" w:rsidRPr="005E7B64" w:rsidRDefault="005E7B64" w:rsidP="005E7B64">
      <w:pPr>
        <w:widowControl/>
        <w:numPr>
          <w:ilvl w:val="0"/>
          <w:numId w:val="1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inf2nan: 是否将 np.inf 和 -np.inf 替换成 np.nan。默认为 True</w:t>
      </w:r>
    </w:p>
    <w:p w14:paraId="05C205E7" w14:textId="77777777" w:rsidR="005E7B64" w:rsidRPr="005E7B64" w:rsidRDefault="005E7B64" w:rsidP="005E7B64">
      <w:pPr>
        <w:widowControl/>
        <w:numPr>
          <w:ilvl w:val="0"/>
          <w:numId w:val="13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axis=1: 在 data 为 pd.DataFrame 时使用，如果 series 为 pd.DataFrame，沿哪个方向做标准化。0 为对每列做标准化，1 为对每行做标准化</w:t>
      </w:r>
    </w:p>
    <w:p w14:paraId="7F69251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7FC0C9B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标准化后的因子数据</w:t>
      </w:r>
    </w:p>
    <w:p w14:paraId="2207036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示例</w:t>
      </w:r>
    </w:p>
    <w:p w14:paraId="0219D6B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导入需要的函数库</w:t>
      </w:r>
    </w:p>
    <w:p w14:paraId="344E03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2FD96B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numpy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np</w:t>
      </w:r>
    </w:p>
    <w:p w14:paraId="42FB8F9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standardlize</w:t>
      </w:r>
    </w:p>
    <w:p w14:paraId="47C151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生成数据</w:t>
      </w:r>
    </w:p>
    <w:p w14:paraId="5E5CAE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data = </w:t>
      </w:r>
      <w:proofErr w:type="gramStart"/>
      <w:r w:rsidRPr="005E7B64">
        <w:rPr>
          <w:rFonts w:ascii="Source Code Pro" w:eastAsia="宋体" w:hAnsi="Source Code Pro" w:cs="宋体"/>
          <w:color w:val="000000"/>
          <w:kern w:val="0"/>
          <w:sz w:val="24"/>
          <w:szCs w:val="24"/>
          <w:shd w:val="clear" w:color="auto" w:fill="F0F0F0"/>
          <w14:ligatures w14:val="none"/>
        </w:rPr>
        <w:t>pd.DataFrame</w:t>
      </w:r>
      <w:proofErr w:type="gramEnd"/>
      <w:r w:rsidRPr="005E7B64">
        <w:rPr>
          <w:rFonts w:ascii="Source Code Pro" w:eastAsia="宋体" w:hAnsi="Source Code Pro" w:cs="宋体"/>
          <w:color w:val="000000"/>
          <w:kern w:val="0"/>
          <w:sz w:val="24"/>
          <w:szCs w:val="24"/>
          <w:shd w:val="clear" w:color="auto" w:fill="F0F0F0"/>
          <w14:ligatures w14:val="none"/>
        </w:rPr>
        <w:t>(np.random.rand(</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300</w:t>
      </w:r>
      <w:r w:rsidRPr="005E7B64">
        <w:rPr>
          <w:rFonts w:ascii="Source Code Pro" w:eastAsia="宋体" w:hAnsi="Source Code Pro" w:cs="宋体"/>
          <w:color w:val="000000"/>
          <w:kern w:val="0"/>
          <w:sz w:val="24"/>
          <w:szCs w:val="24"/>
          <w:shd w:val="clear" w:color="auto" w:fill="F0F0F0"/>
          <w14:ligatures w14:val="none"/>
        </w:rPr>
        <w:t>), columns=get_index_stocks(</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 date=</w:t>
      </w:r>
      <w:r w:rsidRPr="005E7B64">
        <w:rPr>
          <w:rFonts w:ascii="Source Code Pro" w:eastAsia="宋体" w:hAnsi="Source Code Pro" w:cs="宋体"/>
          <w:color w:val="880000"/>
          <w:kern w:val="0"/>
          <w:sz w:val="24"/>
          <w:szCs w:val="24"/>
          <w:shd w:val="clear" w:color="auto" w:fill="F0F0F0"/>
          <w14:ligatures w14:val="none"/>
        </w:rPr>
        <w:t>'2018-05-02'</w:t>
      </w:r>
      <w:r w:rsidRPr="005E7B64">
        <w:rPr>
          <w:rFonts w:ascii="Source Code Pro" w:eastAsia="宋体" w:hAnsi="Source Code Pro" w:cs="宋体"/>
          <w:color w:val="000000"/>
          <w:kern w:val="0"/>
          <w:sz w:val="24"/>
          <w:szCs w:val="24"/>
          <w:shd w:val="clear" w:color="auto" w:fill="F0F0F0"/>
          <w14:ligatures w14:val="none"/>
        </w:rPr>
        <w:t>),index=[</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w:t>
      </w:r>
    </w:p>
    <w:p w14:paraId="249821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数据标准化</w:t>
      </w:r>
    </w:p>
    <w:p w14:paraId="7B4488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standardlize(</w:t>
      </w:r>
      <w:proofErr w:type="gramEnd"/>
      <w:r w:rsidRPr="005E7B64">
        <w:rPr>
          <w:rFonts w:ascii="Source Code Pro" w:eastAsia="宋体" w:hAnsi="Source Code Pro" w:cs="宋体"/>
          <w:color w:val="000000"/>
          <w:kern w:val="0"/>
          <w:sz w:val="24"/>
          <w:szCs w:val="24"/>
          <w:shd w:val="clear" w:color="auto" w:fill="F0F0F0"/>
          <w14:ligatures w14:val="none"/>
        </w:rPr>
        <w:t>data, inf2nan=</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 axis=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F2D2566"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组合优化函数</w:t>
      </w:r>
    </w:p>
    <w:p w14:paraId="52007B9E" w14:textId="77777777" w:rsidR="005E7B64" w:rsidRPr="005E7B64" w:rsidRDefault="005E7B64" w:rsidP="005E7B64">
      <w:pPr>
        <w:widowControl/>
        <w:shd w:val="clear" w:color="auto" w:fill="FFFFFF"/>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portfolio_optimizer - </w:t>
      </w:r>
      <w:r w:rsidRPr="005E7B64">
        <w:rPr>
          <w:rFonts w:ascii="Segoe UI" w:eastAsia="宋体" w:hAnsi="Segoe UI" w:cs="Segoe UI"/>
          <w:color w:val="333333"/>
          <w:kern w:val="0"/>
          <w:sz w:val="24"/>
          <w:szCs w:val="24"/>
          <w14:ligatures w14:val="none"/>
        </w:rPr>
        <w:t>投资组合优化</w:t>
      </w:r>
    </w:p>
    <w:p w14:paraId="779333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 securities, target, constraints, bounds=[Bound(</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default_port_weight_range=[</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ftol=</w:t>
      </w:r>
      <w:r w:rsidRPr="005E7B64">
        <w:rPr>
          <w:rFonts w:ascii="Source Code Pro" w:eastAsia="宋体" w:hAnsi="Source Code Pro" w:cs="宋体"/>
          <w:color w:val="008800"/>
          <w:kern w:val="0"/>
          <w:sz w:val="24"/>
          <w:szCs w:val="24"/>
          <w:shd w:val="clear" w:color="auto" w:fill="F0F0F0"/>
          <w14:ligatures w14:val="none"/>
        </w:rPr>
        <w:t>1e-9</w:t>
      </w:r>
      <w:r w:rsidRPr="005E7B64">
        <w:rPr>
          <w:rFonts w:ascii="Source Code Pro" w:eastAsia="宋体" w:hAnsi="Source Code Pro" w:cs="宋体"/>
          <w:color w:val="000000"/>
          <w:kern w:val="0"/>
          <w:sz w:val="24"/>
          <w:szCs w:val="24"/>
          <w:shd w:val="clear" w:color="auto" w:fill="F0F0F0"/>
          <w14:ligatures w14:val="none"/>
        </w:rPr>
        <w:t>,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6535B819"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优化函数</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用于计算在某些约束条件下的最优组合权重</w:t>
      </w:r>
    </w:p>
    <w:p w14:paraId="58E48573" w14:textId="77777777" w:rsidR="005E7B64" w:rsidRPr="005E7B64" w:rsidRDefault="005E7B64" w:rsidP="005E7B64">
      <w:pPr>
        <w:widowControl/>
        <w:numPr>
          <w:ilvl w:val="0"/>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参数</w:t>
      </w:r>
    </w:p>
    <w:p w14:paraId="51E07BF8"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date: </w:t>
      </w:r>
      <w:r w:rsidRPr="005E7B64">
        <w:rPr>
          <w:rFonts w:ascii="Segoe UI" w:eastAsia="宋体" w:hAnsi="Segoe UI" w:cs="Segoe UI"/>
          <w:color w:val="333333"/>
          <w:kern w:val="0"/>
          <w:sz w:val="24"/>
          <w:szCs w:val="24"/>
          <w14:ligatures w14:val="none"/>
        </w:rPr>
        <w:t>优化发生的日期，请注意未来函数</w:t>
      </w:r>
    </w:p>
    <w:p w14:paraId="2C00C837"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securities: </w:t>
      </w:r>
      <w:r w:rsidRPr="005E7B64">
        <w:rPr>
          <w:rFonts w:ascii="Segoe UI" w:eastAsia="宋体" w:hAnsi="Segoe UI" w:cs="Segoe UI"/>
          <w:color w:val="333333"/>
          <w:kern w:val="0"/>
          <w:sz w:val="24"/>
          <w:szCs w:val="24"/>
          <w14:ligatures w14:val="none"/>
        </w:rPr>
        <w:t>股票代码列表</w:t>
      </w:r>
    </w:p>
    <w:p w14:paraId="350DA7C5"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target: </w:t>
      </w:r>
      <w:r w:rsidRPr="005E7B64">
        <w:rPr>
          <w:rFonts w:ascii="Segoe UI" w:eastAsia="宋体" w:hAnsi="Segoe UI" w:cs="Segoe UI"/>
          <w:color w:val="333333"/>
          <w:kern w:val="0"/>
          <w:sz w:val="24"/>
          <w:szCs w:val="24"/>
          <w14:ligatures w14:val="none"/>
        </w:rPr>
        <w:t>优化目标函数，只能选择一个，目标函数详见下方</w:t>
      </w:r>
    </w:p>
    <w:p w14:paraId="67E9F679"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constraints: </w:t>
      </w:r>
      <w:r w:rsidRPr="005E7B64">
        <w:rPr>
          <w:rFonts w:ascii="Segoe UI" w:eastAsia="宋体" w:hAnsi="Segoe UI" w:cs="Segoe UI"/>
          <w:color w:val="333333"/>
          <w:kern w:val="0"/>
          <w:sz w:val="24"/>
          <w:szCs w:val="24"/>
          <w14:ligatures w14:val="none"/>
        </w:rPr>
        <w:t>限制函数，用以对组合总权重进行限制，可设置一个或多个相同</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不同类别的函数，限制函数详见下方</w:t>
      </w:r>
    </w:p>
    <w:p w14:paraId="15A16BDB"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bounds: </w:t>
      </w:r>
      <w:r w:rsidRPr="005E7B64">
        <w:rPr>
          <w:rFonts w:ascii="Segoe UI" w:eastAsia="宋体" w:hAnsi="Segoe UI" w:cs="Segoe UI"/>
          <w:color w:val="333333"/>
          <w:kern w:val="0"/>
          <w:sz w:val="24"/>
          <w:szCs w:val="24"/>
          <w14:ligatures w14:val="none"/>
        </w:rPr>
        <w:t>边界函数，用以对组合中单标的权重进行限制，可设置一个或多个相同</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不同类别的函数，边界函数详见下方。如果不填，默认为</w:t>
      </w:r>
      <w:r w:rsidRPr="005E7B64">
        <w:rPr>
          <w:rFonts w:ascii="Segoe UI" w:eastAsia="宋体" w:hAnsi="Segoe UI" w:cs="Segoe UI"/>
          <w:color w:val="333333"/>
          <w:kern w:val="0"/>
          <w:sz w:val="24"/>
          <w:szCs w:val="24"/>
          <w14:ligatures w14:val="none"/>
        </w:rPr>
        <w:t xml:space="preserve"> Bound(0., 1.)</w:t>
      </w:r>
      <w:r w:rsidRPr="005E7B64">
        <w:rPr>
          <w:rFonts w:ascii="Segoe UI" w:eastAsia="宋体" w:hAnsi="Segoe UI" w:cs="Segoe UI"/>
          <w:color w:val="333333"/>
          <w:kern w:val="0"/>
          <w:sz w:val="24"/>
          <w:szCs w:val="24"/>
          <w14:ligatures w14:val="none"/>
        </w:rPr>
        <w:t>；如果有多个</w:t>
      </w:r>
      <w:r w:rsidRPr="005E7B64">
        <w:rPr>
          <w:rFonts w:ascii="Segoe UI" w:eastAsia="宋体" w:hAnsi="Segoe UI" w:cs="Segoe UI"/>
          <w:color w:val="333333"/>
          <w:kern w:val="0"/>
          <w:sz w:val="24"/>
          <w:szCs w:val="24"/>
          <w14:ligatures w14:val="none"/>
        </w:rPr>
        <w:t xml:space="preserve"> bound</w:t>
      </w:r>
      <w:r w:rsidRPr="005E7B64">
        <w:rPr>
          <w:rFonts w:ascii="Segoe UI" w:eastAsia="宋体" w:hAnsi="Segoe UI" w:cs="Segoe UI"/>
          <w:color w:val="333333"/>
          <w:kern w:val="0"/>
          <w:sz w:val="24"/>
          <w:szCs w:val="24"/>
          <w14:ligatures w14:val="none"/>
        </w:rPr>
        <w:t>，则一只股票的权重下限取所有</w:t>
      </w:r>
      <w:r w:rsidRPr="005E7B64">
        <w:rPr>
          <w:rFonts w:ascii="Segoe UI" w:eastAsia="宋体" w:hAnsi="Segoe UI" w:cs="Segoe UI"/>
          <w:color w:val="333333"/>
          <w:kern w:val="0"/>
          <w:sz w:val="24"/>
          <w:szCs w:val="24"/>
          <w14:ligatures w14:val="none"/>
        </w:rPr>
        <w:t xml:space="preserve"> Bound </w:t>
      </w:r>
      <w:r w:rsidRPr="005E7B64">
        <w:rPr>
          <w:rFonts w:ascii="Segoe UI" w:eastAsia="宋体" w:hAnsi="Segoe UI" w:cs="Segoe UI"/>
          <w:color w:val="333333"/>
          <w:kern w:val="0"/>
          <w:sz w:val="24"/>
          <w:szCs w:val="24"/>
          <w14:ligatures w14:val="none"/>
        </w:rPr>
        <w:t>的最大值，上限取所有</w:t>
      </w:r>
      <w:r w:rsidRPr="005E7B64">
        <w:rPr>
          <w:rFonts w:ascii="Segoe UI" w:eastAsia="宋体" w:hAnsi="Segoe UI" w:cs="Segoe UI"/>
          <w:color w:val="333333"/>
          <w:kern w:val="0"/>
          <w:sz w:val="24"/>
          <w:szCs w:val="24"/>
          <w14:ligatures w14:val="none"/>
        </w:rPr>
        <w:t xml:space="preserve"> Bound </w:t>
      </w:r>
      <w:r w:rsidRPr="005E7B64">
        <w:rPr>
          <w:rFonts w:ascii="Segoe UI" w:eastAsia="宋体" w:hAnsi="Segoe UI" w:cs="Segoe UI"/>
          <w:color w:val="333333"/>
          <w:kern w:val="0"/>
          <w:sz w:val="24"/>
          <w:szCs w:val="24"/>
          <w14:ligatures w14:val="none"/>
        </w:rPr>
        <w:t>的最小值</w:t>
      </w:r>
    </w:p>
    <w:p w14:paraId="6CB3799C"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 xml:space="preserve">default_port_weight_range: </w:t>
      </w:r>
      <w:r w:rsidRPr="005E7B64">
        <w:rPr>
          <w:rFonts w:ascii="Segoe UI" w:eastAsia="宋体" w:hAnsi="Segoe UI" w:cs="Segoe UI"/>
          <w:color w:val="333333"/>
          <w:kern w:val="0"/>
          <w:sz w:val="24"/>
          <w:szCs w:val="24"/>
          <w14:ligatures w14:val="none"/>
        </w:rPr>
        <w:t>长度为</w:t>
      </w:r>
      <w:r w:rsidRPr="005E7B64">
        <w:rPr>
          <w:rFonts w:ascii="Segoe UI" w:eastAsia="宋体" w:hAnsi="Segoe UI" w:cs="Segoe UI"/>
          <w:color w:val="333333"/>
          <w:kern w:val="0"/>
          <w:sz w:val="24"/>
          <w:szCs w:val="24"/>
          <w14:ligatures w14:val="none"/>
        </w:rPr>
        <w:t>2</w:t>
      </w:r>
      <w:r w:rsidRPr="005E7B64">
        <w:rPr>
          <w:rFonts w:ascii="Segoe UI" w:eastAsia="宋体" w:hAnsi="Segoe UI" w:cs="Segoe UI"/>
          <w:color w:val="333333"/>
          <w:kern w:val="0"/>
          <w:sz w:val="24"/>
          <w:szCs w:val="24"/>
          <w14:ligatures w14:val="none"/>
        </w:rPr>
        <w:t>的列表，默认的组合权重之和的范围，默认值为</w:t>
      </w:r>
      <w:r w:rsidRPr="005E7B64">
        <w:rPr>
          <w:rFonts w:ascii="Segoe UI" w:eastAsia="宋体" w:hAnsi="Segoe UI" w:cs="Segoe UI"/>
          <w:color w:val="333333"/>
          <w:kern w:val="0"/>
          <w:sz w:val="24"/>
          <w:szCs w:val="24"/>
          <w14:ligatures w14:val="none"/>
        </w:rPr>
        <w:t xml:space="preserve"> [0.0, 1.0]</w:t>
      </w:r>
      <w:r w:rsidRPr="005E7B64">
        <w:rPr>
          <w:rFonts w:ascii="Segoe UI" w:eastAsia="宋体" w:hAnsi="Segoe UI" w:cs="Segoe UI"/>
          <w:color w:val="333333"/>
          <w:kern w:val="0"/>
          <w:sz w:val="24"/>
          <w:szCs w:val="24"/>
          <w14:ligatures w14:val="none"/>
        </w:rPr>
        <w:t>。如果限制函数</w:t>
      </w:r>
      <w:r w:rsidRPr="005E7B64">
        <w:rPr>
          <w:rFonts w:ascii="Segoe UI" w:eastAsia="宋体" w:hAnsi="Segoe UI" w:cs="Segoe UI"/>
          <w:color w:val="333333"/>
          <w:kern w:val="0"/>
          <w:sz w:val="24"/>
          <w:szCs w:val="24"/>
          <w14:ligatures w14:val="none"/>
        </w:rPr>
        <w:t xml:space="preserve">(constraints) </w:t>
      </w:r>
      <w:r w:rsidRPr="005E7B64">
        <w:rPr>
          <w:rFonts w:ascii="Segoe UI" w:eastAsia="宋体" w:hAnsi="Segoe UI" w:cs="Segoe UI"/>
          <w:color w:val="333333"/>
          <w:kern w:val="0"/>
          <w:sz w:val="24"/>
          <w:szCs w:val="24"/>
          <w14:ligatures w14:val="none"/>
        </w:rPr>
        <w:t>中没有</w:t>
      </w:r>
      <w:r w:rsidRPr="005E7B64">
        <w:rPr>
          <w:rFonts w:ascii="Segoe UI" w:eastAsia="宋体" w:hAnsi="Segoe UI" w:cs="Segoe UI"/>
          <w:color w:val="333333"/>
          <w:kern w:val="0"/>
          <w:sz w:val="24"/>
          <w:szCs w:val="24"/>
          <w14:ligatures w14:val="none"/>
        </w:rPr>
        <w:t xml:space="preserve"> WeightConstraint </w:t>
      </w:r>
      <w:r w:rsidRPr="005E7B64">
        <w:rPr>
          <w:rFonts w:ascii="Segoe UI" w:eastAsia="宋体" w:hAnsi="Segoe UI" w:cs="Segoe UI"/>
          <w:color w:val="333333"/>
          <w:kern w:val="0"/>
          <w:sz w:val="24"/>
          <w:szCs w:val="24"/>
          <w14:ligatures w14:val="none"/>
        </w:rPr>
        <w:t>或</w:t>
      </w:r>
      <w:r w:rsidRPr="005E7B64">
        <w:rPr>
          <w:rFonts w:ascii="Segoe UI" w:eastAsia="宋体" w:hAnsi="Segoe UI" w:cs="Segoe UI"/>
          <w:color w:val="333333"/>
          <w:kern w:val="0"/>
          <w:sz w:val="24"/>
          <w:szCs w:val="24"/>
          <w14:ligatures w14:val="none"/>
        </w:rPr>
        <w:t xml:space="preserve"> WeightEqualConstraint </w:t>
      </w:r>
      <w:r w:rsidRPr="005E7B64">
        <w:rPr>
          <w:rFonts w:ascii="Segoe UI" w:eastAsia="宋体" w:hAnsi="Segoe UI" w:cs="Segoe UI"/>
          <w:color w:val="333333"/>
          <w:kern w:val="0"/>
          <w:sz w:val="24"/>
          <w:szCs w:val="24"/>
          <w14:ligatures w14:val="none"/>
        </w:rPr>
        <w:t>限制，则会添加</w:t>
      </w:r>
      <w:r w:rsidRPr="005E7B64">
        <w:rPr>
          <w:rFonts w:ascii="Segoe UI" w:eastAsia="宋体" w:hAnsi="Segoe UI" w:cs="Segoe UI"/>
          <w:color w:val="333333"/>
          <w:kern w:val="0"/>
          <w:sz w:val="24"/>
          <w:szCs w:val="24"/>
          <w14:ligatures w14:val="none"/>
        </w:rPr>
        <w:t xml:space="preserve"> WeightConstraint(low=default_port_weight_range[0], high=default_port_weight_range[1]) </w:t>
      </w:r>
      <w:r w:rsidRPr="005E7B64">
        <w:rPr>
          <w:rFonts w:ascii="Segoe UI" w:eastAsia="宋体" w:hAnsi="Segoe UI" w:cs="Segoe UI"/>
          <w:color w:val="333333"/>
          <w:kern w:val="0"/>
          <w:sz w:val="24"/>
          <w:szCs w:val="24"/>
          <w14:ligatures w14:val="none"/>
        </w:rPr>
        <w:t>到</w:t>
      </w:r>
      <w:r w:rsidRPr="005E7B64">
        <w:rPr>
          <w:rFonts w:ascii="Segoe UI" w:eastAsia="宋体" w:hAnsi="Segoe UI" w:cs="Segoe UI"/>
          <w:color w:val="333333"/>
          <w:kern w:val="0"/>
          <w:sz w:val="24"/>
          <w:szCs w:val="24"/>
          <w14:ligatures w14:val="none"/>
        </w:rPr>
        <w:t xml:space="preserve"> constraints</w:t>
      </w:r>
      <w:r w:rsidRPr="005E7B64">
        <w:rPr>
          <w:rFonts w:ascii="Segoe UI" w:eastAsia="宋体" w:hAnsi="Segoe UI" w:cs="Segoe UI"/>
          <w:color w:val="333333"/>
          <w:kern w:val="0"/>
          <w:sz w:val="24"/>
          <w:szCs w:val="24"/>
          <w14:ligatures w14:val="none"/>
        </w:rPr>
        <w:t>列表中。</w:t>
      </w:r>
    </w:p>
    <w:p w14:paraId="3C4D59B2"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ftol: </w:t>
      </w:r>
      <w:r w:rsidRPr="005E7B64">
        <w:rPr>
          <w:rFonts w:ascii="Segoe UI" w:eastAsia="宋体" w:hAnsi="Segoe UI" w:cs="Segoe UI"/>
          <w:color w:val="333333"/>
          <w:kern w:val="0"/>
          <w:sz w:val="24"/>
          <w:szCs w:val="24"/>
          <w14:ligatures w14:val="none"/>
        </w:rPr>
        <w:t>默认为</w:t>
      </w:r>
      <w:r w:rsidRPr="005E7B64">
        <w:rPr>
          <w:rFonts w:ascii="Segoe UI" w:eastAsia="宋体" w:hAnsi="Segoe UI" w:cs="Segoe UI"/>
          <w:color w:val="333333"/>
          <w:kern w:val="0"/>
          <w:sz w:val="24"/>
          <w:szCs w:val="24"/>
          <w14:ligatures w14:val="none"/>
        </w:rPr>
        <w:t xml:space="preserve"> 1e-9</w:t>
      </w:r>
      <w:r w:rsidRPr="005E7B64">
        <w:rPr>
          <w:rFonts w:ascii="Segoe UI" w:eastAsia="宋体" w:hAnsi="Segoe UI" w:cs="Segoe UI"/>
          <w:color w:val="333333"/>
          <w:kern w:val="0"/>
          <w:sz w:val="24"/>
          <w:szCs w:val="24"/>
          <w14:ligatures w14:val="none"/>
        </w:rPr>
        <w:t>，优化函数触发结束的函数值。当求解结果精度不够时可以适当降低</w:t>
      </w:r>
      <w:r w:rsidRPr="005E7B64">
        <w:rPr>
          <w:rFonts w:ascii="Segoe UI" w:eastAsia="宋体" w:hAnsi="Segoe UI" w:cs="Segoe UI"/>
          <w:color w:val="333333"/>
          <w:kern w:val="0"/>
          <w:sz w:val="24"/>
          <w:szCs w:val="24"/>
          <w14:ligatures w14:val="none"/>
        </w:rPr>
        <w:t xml:space="preserve"> ftol </w:t>
      </w:r>
      <w:r w:rsidRPr="005E7B64">
        <w:rPr>
          <w:rFonts w:ascii="Segoe UI" w:eastAsia="宋体" w:hAnsi="Segoe UI" w:cs="Segoe UI"/>
          <w:color w:val="333333"/>
          <w:kern w:val="0"/>
          <w:sz w:val="24"/>
          <w:szCs w:val="24"/>
          <w14:ligatures w14:val="none"/>
        </w:rPr>
        <w:t>的值，当求解时间过长时可以适当提高</w:t>
      </w:r>
      <w:r w:rsidRPr="005E7B64">
        <w:rPr>
          <w:rFonts w:ascii="Segoe UI" w:eastAsia="宋体" w:hAnsi="Segoe UI" w:cs="Segoe UI"/>
          <w:color w:val="333333"/>
          <w:kern w:val="0"/>
          <w:sz w:val="24"/>
          <w:szCs w:val="24"/>
          <w14:ligatures w14:val="none"/>
        </w:rPr>
        <w:t xml:space="preserve"> ftol </w:t>
      </w:r>
      <w:r w:rsidRPr="005E7B64">
        <w:rPr>
          <w:rFonts w:ascii="Segoe UI" w:eastAsia="宋体" w:hAnsi="Segoe UI" w:cs="Segoe UI"/>
          <w:color w:val="333333"/>
          <w:kern w:val="0"/>
          <w:sz w:val="24"/>
          <w:szCs w:val="24"/>
          <w14:ligatures w14:val="none"/>
        </w:rPr>
        <w:t>值</w:t>
      </w:r>
    </w:p>
    <w:p w14:paraId="7E76DD99" w14:textId="77777777" w:rsidR="005E7B64" w:rsidRPr="005E7B64" w:rsidRDefault="005E7B64" w:rsidP="005E7B64">
      <w:pPr>
        <w:widowControl/>
        <w:numPr>
          <w:ilvl w:val="1"/>
          <w:numId w:val="13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 xml:space="preserve">return_none_if_fail: </w:t>
      </w:r>
      <w:r w:rsidRPr="005E7B64">
        <w:rPr>
          <w:rFonts w:ascii="Segoe UI" w:eastAsia="宋体" w:hAnsi="Segoe UI" w:cs="Segoe UI"/>
          <w:color w:val="333333"/>
          <w:kern w:val="0"/>
          <w:sz w:val="24"/>
          <w:szCs w:val="24"/>
          <w14:ligatures w14:val="none"/>
        </w:rPr>
        <w:t>默认为</w:t>
      </w:r>
      <w:r w:rsidRPr="005E7B64">
        <w:rPr>
          <w:rFonts w:ascii="Segoe UI" w:eastAsia="宋体" w:hAnsi="Segoe UI" w:cs="Segoe UI"/>
          <w:color w:val="333333"/>
          <w:kern w:val="0"/>
          <w:sz w:val="24"/>
          <w:szCs w:val="24"/>
          <w14:ligatures w14:val="none"/>
        </w:rPr>
        <w:t xml:space="preserve"> True</w:t>
      </w:r>
      <w:r w:rsidRPr="005E7B64">
        <w:rPr>
          <w:rFonts w:ascii="Segoe UI" w:eastAsia="宋体" w:hAnsi="Segoe UI" w:cs="Segoe UI"/>
          <w:color w:val="333333"/>
          <w:kern w:val="0"/>
          <w:sz w:val="24"/>
          <w:szCs w:val="24"/>
          <w14:ligatures w14:val="none"/>
        </w:rPr>
        <w:t>，如果优化失败，当</w:t>
      </w:r>
      <w:r w:rsidRPr="005E7B64">
        <w:rPr>
          <w:rFonts w:ascii="Segoe UI" w:eastAsia="宋体" w:hAnsi="Segoe UI" w:cs="Segoe UI"/>
          <w:color w:val="333333"/>
          <w:kern w:val="0"/>
          <w:sz w:val="24"/>
          <w:szCs w:val="24"/>
          <w14:ligatures w14:val="none"/>
        </w:rPr>
        <w:t xml:space="preserve"> return_none_if_fail </w:t>
      </w:r>
      <w:r w:rsidRPr="005E7B64">
        <w:rPr>
          <w:rFonts w:ascii="Segoe UI" w:eastAsia="宋体" w:hAnsi="Segoe UI" w:cs="Segoe UI"/>
          <w:color w:val="333333"/>
          <w:kern w:val="0"/>
          <w:sz w:val="24"/>
          <w:szCs w:val="24"/>
          <w14:ligatures w14:val="none"/>
        </w:rPr>
        <w:t>为</w:t>
      </w:r>
      <w:r w:rsidRPr="005E7B64">
        <w:rPr>
          <w:rFonts w:ascii="Segoe UI" w:eastAsia="宋体" w:hAnsi="Segoe UI" w:cs="Segoe UI"/>
          <w:color w:val="333333"/>
          <w:kern w:val="0"/>
          <w:sz w:val="24"/>
          <w:szCs w:val="24"/>
          <w14:ligatures w14:val="none"/>
        </w:rPr>
        <w:t xml:space="preserve"> True </w:t>
      </w:r>
      <w:r w:rsidRPr="005E7B64">
        <w:rPr>
          <w:rFonts w:ascii="Segoe UI" w:eastAsia="宋体" w:hAnsi="Segoe UI" w:cs="Segoe UI"/>
          <w:color w:val="333333"/>
          <w:kern w:val="0"/>
          <w:sz w:val="24"/>
          <w:szCs w:val="24"/>
          <w14:ligatures w14:val="none"/>
        </w:rPr>
        <w:t>时返回</w:t>
      </w:r>
      <w:r w:rsidRPr="005E7B64">
        <w:rPr>
          <w:rFonts w:ascii="Segoe UI" w:eastAsia="宋体" w:hAnsi="Segoe UI" w:cs="Segoe UI"/>
          <w:color w:val="333333"/>
          <w:kern w:val="0"/>
          <w:sz w:val="24"/>
          <w:szCs w:val="24"/>
          <w14:ligatures w14:val="none"/>
        </w:rPr>
        <w:t xml:space="preserve"> None</w:t>
      </w:r>
      <w:r w:rsidRPr="005E7B64">
        <w:rPr>
          <w:rFonts w:ascii="Segoe UI" w:eastAsia="宋体" w:hAnsi="Segoe UI" w:cs="Segoe UI"/>
          <w:color w:val="333333"/>
          <w:kern w:val="0"/>
          <w:sz w:val="24"/>
          <w:szCs w:val="24"/>
          <w14:ligatures w14:val="none"/>
        </w:rPr>
        <w:t>，为</w:t>
      </w:r>
      <w:r w:rsidRPr="005E7B64">
        <w:rPr>
          <w:rFonts w:ascii="Segoe UI" w:eastAsia="宋体" w:hAnsi="Segoe UI" w:cs="Segoe UI"/>
          <w:color w:val="333333"/>
          <w:kern w:val="0"/>
          <w:sz w:val="24"/>
          <w:szCs w:val="24"/>
          <w14:ligatures w14:val="none"/>
        </w:rPr>
        <w:t xml:space="preserve"> False </w:t>
      </w:r>
      <w:r w:rsidRPr="005E7B64">
        <w:rPr>
          <w:rFonts w:ascii="Segoe UI" w:eastAsia="宋体" w:hAnsi="Segoe UI" w:cs="Segoe UI"/>
          <w:color w:val="333333"/>
          <w:kern w:val="0"/>
          <w:sz w:val="24"/>
          <w:szCs w:val="24"/>
          <w14:ligatures w14:val="none"/>
        </w:rPr>
        <w:t>时返回全为</w:t>
      </w:r>
      <w:r w:rsidRPr="005E7B64">
        <w:rPr>
          <w:rFonts w:ascii="Segoe UI" w:eastAsia="宋体" w:hAnsi="Segoe UI" w:cs="Segoe UI"/>
          <w:color w:val="333333"/>
          <w:kern w:val="0"/>
          <w:sz w:val="24"/>
          <w:szCs w:val="24"/>
          <w14:ligatures w14:val="none"/>
        </w:rPr>
        <w:t xml:space="preserve"> 0 </w:t>
      </w:r>
      <w:r w:rsidRPr="005E7B64">
        <w:rPr>
          <w:rFonts w:ascii="Segoe UI" w:eastAsia="宋体" w:hAnsi="Segoe UI" w:cs="Segoe UI"/>
          <w:color w:val="333333"/>
          <w:kern w:val="0"/>
          <w:sz w:val="24"/>
          <w:szCs w:val="24"/>
          <w14:ligatures w14:val="none"/>
        </w:rPr>
        <w:t>的组合权重</w:t>
      </w:r>
    </w:p>
    <w:p w14:paraId="312031EA"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相关参数</w:t>
      </w:r>
    </w:p>
    <w:p w14:paraId="3B27B73F"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参数名称 描述</w:t>
      </w:r>
    </w:p>
    <w:p w14:paraId="7DADD28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目标函数(target) 优化目标函数，只能选择一个</w:t>
      </w:r>
    </w:p>
    <w:p w14:paraId="1072CC21"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MinVariance(count=250) - 组合风险最小化（最小化组合方差）</w:t>
      </w:r>
    </w:p>
    <w:p w14:paraId="1F0DD94B"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MS Gothic" w:eastAsia="MS Gothic" w:hAnsi="MS Gothic" w:cs="MS Gothic" w:hint="eastAsia"/>
          <w:kern w:val="0"/>
          <w:sz w:val="24"/>
          <w:szCs w:val="24"/>
          <w14:ligatures w14:val="none"/>
        </w:rPr>
        <w:t>​</w:t>
      </w:r>
      <w:r w:rsidRPr="005E7B64">
        <w:rPr>
          <w:rFonts w:ascii="宋体" w:eastAsia="宋体" w:hAnsi="宋体" w:cs="宋体"/>
          <w:kern w:val="0"/>
          <w:sz w:val="24"/>
          <w:szCs w:val="24"/>
          <w14:ligatures w14:val="none"/>
        </w:rPr>
        <w:t xml:space="preserve"> 最小化组合方差</w:t>
      </w:r>
    </w:p>
    <w:p w14:paraId="7155DAC6"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05B6D78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52779B7A"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51948910"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target = MinVariance(count=250)</w:t>
      </w:r>
    </w:p>
    <w:p w14:paraId="4A5AFA50"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MaxProfit(count=250) - 组合收益最大化</w:t>
      </w:r>
    </w:p>
    <w:p w14:paraId="1F419E30"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335E6A1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48188EE1"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示例：</w:t>
      </w:r>
    </w:p>
    <w:p w14:paraId="712E331D"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target = MaxProfit(count=250)</w:t>
      </w:r>
    </w:p>
    <w:p w14:paraId="146BD686"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MaxSharpeRatio(rf=0.0, weight_sum_equal=1.0, count=250) - 组合夏普比率最大化</w:t>
      </w:r>
    </w:p>
    <w:p w14:paraId="0811973E"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5E3E0B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rf: </w:t>
      </w:r>
      <w:proofErr w:type="gramStart"/>
      <w:r w:rsidRPr="005E7B64">
        <w:rPr>
          <w:rFonts w:ascii="宋体" w:eastAsia="宋体" w:hAnsi="宋体" w:cs="宋体"/>
          <w:kern w:val="0"/>
          <w:sz w:val="24"/>
          <w:szCs w:val="24"/>
          <w14:ligatures w14:val="none"/>
        </w:rPr>
        <w:t>年化无</w:t>
      </w:r>
      <w:proofErr w:type="gramEnd"/>
      <w:r w:rsidRPr="005E7B64">
        <w:rPr>
          <w:rFonts w:ascii="宋体" w:eastAsia="宋体" w:hAnsi="宋体" w:cs="宋体"/>
          <w:kern w:val="0"/>
          <w:sz w:val="24"/>
          <w:szCs w:val="24"/>
          <w14:ligatures w14:val="none"/>
        </w:rPr>
        <w:t>风险利率，默认为 0</w:t>
      </w:r>
    </w:p>
    <w:p w14:paraId="3230B95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weight_sum_equal：组合总权重的值（默认值为1.0），在该权重下进行优化，使得组合的夏普比率最大化</w:t>
      </w:r>
    </w:p>
    <w:p w14:paraId="1243889E"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43DCBD7C"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65E1EB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target = MaxSharpeRatio(count=250)</w:t>
      </w:r>
    </w:p>
    <w:p w14:paraId="63CCC55E"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MinTrackingError(benchmark, count=250) - 追踪误差最小化</w:t>
      </w:r>
    </w:p>
    <w:p w14:paraId="41BC8928"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78E68D7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基准的 ticker，例如 '000300.XSHG'</w:t>
      </w:r>
    </w:p>
    <w:p w14:paraId="3FCEB29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77A68ECA"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4BC0DB3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target = </w:t>
      </w:r>
      <w:proofErr w:type="gramStart"/>
      <w:r w:rsidRPr="005E7B64">
        <w:rPr>
          <w:rFonts w:ascii="宋体" w:eastAsia="宋体" w:hAnsi="宋体" w:cs="宋体"/>
          <w:kern w:val="0"/>
          <w:sz w:val="24"/>
          <w:szCs w:val="24"/>
          <w14:ligatures w14:val="none"/>
        </w:rPr>
        <w:t>MinTrackingError(</w:t>
      </w:r>
      <w:proofErr w:type="gramEnd"/>
      <w:r w:rsidRPr="005E7B64">
        <w:rPr>
          <w:rFonts w:ascii="宋体" w:eastAsia="宋体" w:hAnsi="宋体" w:cs="宋体"/>
          <w:kern w:val="0"/>
          <w:sz w:val="24"/>
          <w:szCs w:val="24"/>
          <w14:ligatures w14:val="none"/>
        </w:rPr>
        <w:t>benchmark='000300.XSHG', count=250)</w:t>
      </w:r>
    </w:p>
    <w:p w14:paraId="40A67BF6"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RiskParity(count=250, risk_budget=None) - 风险平价</w:t>
      </w:r>
    </w:p>
    <w:p w14:paraId="4DEE61EF"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风险平价（Risk Parity）是对投资组合中不同资产分配相同的风险权重的一种资产配置理念，资产配置的风险平价方法允许投资者针对具体的风险水平，并在整个投资组合中平均分配风险，以实现每个投资者的最佳投资组合多元化。</w:t>
      </w:r>
    </w:p>
    <w:p w14:paraId="4D2FF84C"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445559B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195FC71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risk_budget: pandas.Series，风险预算，股票的每只对组合风险的贡献，risk_budget 为 None默认为每只股票贡献相等</w:t>
      </w:r>
    </w:p>
    <w:p w14:paraId="0A651EF0"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示例：</w:t>
      </w:r>
    </w:p>
    <w:p w14:paraId="64609A6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target = </w:t>
      </w:r>
      <w:proofErr w:type="gramStart"/>
      <w:r w:rsidRPr="005E7B64">
        <w:rPr>
          <w:rFonts w:ascii="宋体" w:eastAsia="宋体" w:hAnsi="宋体" w:cs="宋体"/>
          <w:kern w:val="0"/>
          <w:sz w:val="24"/>
          <w:szCs w:val="24"/>
          <w14:ligatures w14:val="none"/>
        </w:rPr>
        <w:t>RiskParity(</w:t>
      </w:r>
      <w:proofErr w:type="gramEnd"/>
      <w:r w:rsidRPr="005E7B64">
        <w:rPr>
          <w:rFonts w:ascii="宋体" w:eastAsia="宋体" w:hAnsi="宋体" w:cs="宋体"/>
          <w:kern w:val="0"/>
          <w:sz w:val="24"/>
          <w:szCs w:val="24"/>
          <w14:ligatures w14:val="none"/>
        </w:rPr>
        <w:t>count=250, risk_budget=pd.Series([0.3, 0.3, 0.4], index=['000001.XSHE', '000002.XSHE', '000005.XSHE']))</w:t>
      </w:r>
    </w:p>
    <w:p w14:paraId="69104A9D"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MaxScore(scores) - 打分最大化</w:t>
      </w:r>
    </w:p>
    <w:p w14:paraId="310B6A23"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在满足约束条件的情况下，给予打分高的标的更高权重（前提假设：用户已知晓打分大的标的表现更好）。</w:t>
      </w:r>
    </w:p>
    <w:p w14:paraId="1DF39948"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如有经过因子分析检验，</w:t>
      </w:r>
      <w:proofErr w:type="gramStart"/>
      <w:r w:rsidRPr="005E7B64">
        <w:rPr>
          <w:rFonts w:ascii="宋体" w:eastAsia="宋体" w:hAnsi="宋体" w:cs="宋体"/>
          <w:kern w:val="0"/>
          <w:sz w:val="24"/>
          <w:szCs w:val="24"/>
          <w14:ligatures w14:val="none"/>
        </w:rPr>
        <w:t>打分越</w:t>
      </w:r>
      <w:proofErr w:type="gramEnd"/>
      <w:r w:rsidRPr="005E7B64">
        <w:rPr>
          <w:rFonts w:ascii="宋体" w:eastAsia="宋体" w:hAnsi="宋体" w:cs="宋体"/>
          <w:kern w:val="0"/>
          <w:sz w:val="24"/>
          <w:szCs w:val="24"/>
          <w14:ligatures w14:val="none"/>
        </w:rPr>
        <w:t>高越有正向效果的[A,B,C] 三只标的，打分分别为 [3,2,1] , 约束条件为</w:t>
      </w:r>
      <w:proofErr w:type="gramStart"/>
      <w:r w:rsidRPr="005E7B64">
        <w:rPr>
          <w:rFonts w:ascii="宋体" w:eastAsia="宋体" w:hAnsi="宋体" w:cs="宋体"/>
          <w:kern w:val="0"/>
          <w:sz w:val="24"/>
          <w:szCs w:val="24"/>
          <w14:ligatures w14:val="none"/>
        </w:rPr>
        <w:t>年化波动</w:t>
      </w:r>
      <w:proofErr w:type="gramEnd"/>
      <w:r w:rsidRPr="005E7B64">
        <w:rPr>
          <w:rFonts w:ascii="宋体" w:eastAsia="宋体" w:hAnsi="宋体" w:cs="宋体"/>
          <w:kern w:val="0"/>
          <w:sz w:val="24"/>
          <w:szCs w:val="24"/>
          <w14:ligatures w14:val="none"/>
        </w:rPr>
        <w:t>率小于15%。 如果组合全部配置A可获得最高的收益，但波动率大于15%，不满足约束条件；通过优化器优化，则会配置一定比例的B与C，在满足波动率小于15%的条件下，获得最高收益。</w:t>
      </w:r>
    </w:p>
    <w:p w14:paraId="254C2D75"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7678B43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scores: pandas.Series，每只股票的打分</w:t>
      </w:r>
    </w:p>
    <w:p w14:paraId="0FA6DCEE"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F76516F"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target = </w:t>
      </w:r>
      <w:proofErr w:type="gramStart"/>
      <w:r w:rsidRPr="005E7B64">
        <w:rPr>
          <w:rFonts w:ascii="宋体" w:eastAsia="宋体" w:hAnsi="宋体" w:cs="宋体"/>
          <w:kern w:val="0"/>
          <w:sz w:val="24"/>
          <w:szCs w:val="24"/>
          <w14:ligatures w14:val="none"/>
        </w:rPr>
        <w:t>MaxScore(</w:t>
      </w:r>
      <w:proofErr w:type="gramEnd"/>
      <w:r w:rsidRPr="005E7B64">
        <w:rPr>
          <w:rFonts w:ascii="宋体" w:eastAsia="宋体" w:hAnsi="宋体" w:cs="宋体"/>
          <w:kern w:val="0"/>
          <w:sz w:val="24"/>
          <w:szCs w:val="24"/>
          <w14:ligatures w14:val="none"/>
        </w:rPr>
        <w:t>scores=pd.Series([0.1, 0.2, 0.3], index=['000001.XSHE', '000002.XSHE', '000005.XSHE']))</w:t>
      </w:r>
    </w:p>
    <w:p w14:paraId="491EC0ED"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MinScore(scores) - 打分最小化</w:t>
      </w:r>
    </w:p>
    <w:p w14:paraId="3BDC2761"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在满足约束条件的情况下，给予</w:t>
      </w:r>
      <w:proofErr w:type="gramStart"/>
      <w:r w:rsidRPr="005E7B64">
        <w:rPr>
          <w:rFonts w:ascii="宋体" w:eastAsia="宋体" w:hAnsi="宋体" w:cs="宋体"/>
          <w:kern w:val="0"/>
          <w:sz w:val="24"/>
          <w:szCs w:val="24"/>
          <w14:ligatures w14:val="none"/>
        </w:rPr>
        <w:t>打分低</w:t>
      </w:r>
      <w:proofErr w:type="gramEnd"/>
      <w:r w:rsidRPr="005E7B64">
        <w:rPr>
          <w:rFonts w:ascii="宋体" w:eastAsia="宋体" w:hAnsi="宋体" w:cs="宋体"/>
          <w:kern w:val="0"/>
          <w:sz w:val="24"/>
          <w:szCs w:val="24"/>
          <w14:ligatures w14:val="none"/>
        </w:rPr>
        <w:t>的标的更高权重（前提假设：用户已知晓打分小的标的表现更好）。可参考 [打分最大化] 的示例说明。</w:t>
      </w:r>
    </w:p>
    <w:p w14:paraId="07DF8191"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47A5C8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scores: pandas.Series，每只股票的打分</w:t>
      </w:r>
    </w:p>
    <w:p w14:paraId="053CCAD7"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83E5022"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target = </w:t>
      </w:r>
      <w:proofErr w:type="gramStart"/>
      <w:r w:rsidRPr="005E7B64">
        <w:rPr>
          <w:rFonts w:ascii="宋体" w:eastAsia="宋体" w:hAnsi="宋体" w:cs="宋体"/>
          <w:kern w:val="0"/>
          <w:sz w:val="24"/>
          <w:szCs w:val="24"/>
          <w14:ligatures w14:val="none"/>
        </w:rPr>
        <w:t>MinScore(</w:t>
      </w:r>
      <w:proofErr w:type="gramEnd"/>
      <w:r w:rsidRPr="005E7B64">
        <w:rPr>
          <w:rFonts w:ascii="宋体" w:eastAsia="宋体" w:hAnsi="宋体" w:cs="宋体"/>
          <w:kern w:val="0"/>
          <w:sz w:val="24"/>
          <w:szCs w:val="24"/>
          <w14:ligatures w14:val="none"/>
        </w:rPr>
        <w:t>scores=pd.Series([0.1, 0.2, 0.3], index=['000001.XSHE', '000002.XSHE', '000005.XSHE']))</w:t>
      </w:r>
    </w:p>
    <w:p w14:paraId="5994DA67"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MaxFactorValue(factor, count=1) - 因子值最大化(只支持股票)</w:t>
      </w:r>
    </w:p>
    <w:p w14:paraId="3E8B8825"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在满足约束条件的情况下，给予因子值大的标的更高权重（前提假设：用户已知晓因子值大的标的表现更好）。可参考 [打分最大化] 的示例说明。</w:t>
      </w:r>
    </w:p>
    <w:p w14:paraId="09F2CE68"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参数：</w:t>
      </w:r>
    </w:p>
    <w:p w14:paraId="42E532E3"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factor: Factor 的子类</w:t>
      </w:r>
    </w:p>
    <w:p w14:paraId="6DDE16C3"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1，用过去几天的因子取平均</w:t>
      </w:r>
    </w:p>
    <w:p w14:paraId="7C1C310B"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60927D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Factor</w:t>
      </w:r>
    </w:p>
    <w:p w14:paraId="6ED5AC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定义因子：人气指标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p>
    <w:p w14:paraId="163C20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(Factor):</w:t>
      </w:r>
    </w:p>
    <w:p w14:paraId="1BB218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name = </w:t>
      </w:r>
      <w:r w:rsidRPr="005E7B64">
        <w:rPr>
          <w:rFonts w:ascii="Source Code Pro" w:eastAsia="宋体" w:hAnsi="Source Code Pro" w:cs="宋体"/>
          <w:color w:val="880000"/>
          <w:kern w:val="0"/>
          <w:sz w:val="24"/>
          <w:szCs w:val="24"/>
          <w:shd w:val="clear" w:color="auto" w:fill="F0F0F0"/>
          <w14:ligatures w14:val="none"/>
        </w:rPr>
        <w:t>'AR_M5'</w:t>
      </w:r>
    </w:p>
    <w:p w14:paraId="1A5EFCF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每天获取过去五日的数据</w:t>
      </w:r>
    </w:p>
    <w:p w14:paraId="491C3A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max_window = </w:t>
      </w:r>
      <w:r w:rsidRPr="005E7B64">
        <w:rPr>
          <w:rFonts w:ascii="Source Code Pro" w:eastAsia="宋体" w:hAnsi="Source Code Pro" w:cs="宋体"/>
          <w:color w:val="008800"/>
          <w:kern w:val="0"/>
          <w:sz w:val="24"/>
          <w:szCs w:val="24"/>
          <w:shd w:val="clear" w:color="auto" w:fill="F0F0F0"/>
          <w14:ligatures w14:val="none"/>
        </w:rPr>
        <w:t>5</w:t>
      </w:r>
    </w:p>
    <w:p w14:paraId="5AEAAF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获取的数据是人气指标</w:t>
      </w:r>
    </w:p>
    <w:p w14:paraId="786BF6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dependencies = [</w:t>
      </w:r>
      <w:r w:rsidRPr="005E7B64">
        <w:rPr>
          <w:rFonts w:ascii="Source Code Pro" w:eastAsia="宋体" w:hAnsi="Source Code Pro" w:cs="宋体"/>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w:t>
      </w:r>
    </w:p>
    <w:p w14:paraId="60D5EF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calc</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data):</w:t>
      </w:r>
    </w:p>
    <w:p w14:paraId="0A53B1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r w:rsidRPr="005E7B64">
        <w:rPr>
          <w:rFonts w:ascii="Source Code Pro" w:eastAsia="宋体" w:hAnsi="Source Code Pro" w:cs="宋体"/>
          <w:color w:val="000000"/>
          <w:kern w:val="0"/>
          <w:sz w:val="24"/>
          <w:szCs w:val="24"/>
          <w:shd w:val="clear" w:color="auto" w:fill="F0F0F0"/>
          <w14:ligatures w14:val="none"/>
        </w:rPr>
        <w:t xml:space="preserve"> data[</w:t>
      </w:r>
      <w:r w:rsidRPr="005E7B64">
        <w:rPr>
          <w:rFonts w:ascii="Source Code Pro" w:eastAsia="宋体" w:hAnsi="Source Code Pro" w:cs="宋体"/>
          <w:color w:val="880000"/>
          <w:kern w:val="0"/>
          <w:sz w:val="24"/>
          <w:szCs w:val="24"/>
          <w:shd w:val="clear" w:color="auto" w:fill="F0F0F0"/>
          <w14:ligatures w14:val="none"/>
        </w:rPr>
        <w:t>'AR'</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47D0BE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p>
    <w:p w14:paraId="2E2DF8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w:t>
      </w:r>
      <w:proofErr w:type="gramStart"/>
      <w:r w:rsidRPr="005E7B64">
        <w:rPr>
          <w:rFonts w:ascii="Source Code Pro" w:eastAsia="宋体" w:hAnsi="Source Code Pro" w:cs="宋体"/>
          <w:color w:val="000000"/>
          <w:kern w:val="0"/>
          <w:sz w:val="24"/>
          <w:szCs w:val="24"/>
          <w:shd w:val="clear" w:color="auto" w:fill="F0F0F0"/>
          <w14:ligatures w14:val="none"/>
        </w:rPr>
        <w:t>MaxFactorValue(</w:t>
      </w:r>
      <w:proofErr w:type="gramEnd"/>
      <w:r w:rsidRPr="005E7B64">
        <w:rPr>
          <w:rFonts w:ascii="Source Code Pro" w:eastAsia="宋体" w:hAnsi="Source Code Pro" w:cs="宋体"/>
          <w:color w:val="000000"/>
          <w:kern w:val="0"/>
          <w:sz w:val="24"/>
          <w:szCs w:val="24"/>
          <w:shd w:val="clear" w:color="auto" w:fill="F0F0F0"/>
          <w14:ligatures w14:val="none"/>
        </w:rPr>
        <w:t>factor=AR,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34B5B4DD" w14:textId="77777777" w:rsidR="005E7B64" w:rsidRPr="005E7B64" w:rsidRDefault="005E7B64" w:rsidP="005E7B64">
      <w:pPr>
        <w:widowControl/>
        <w:numPr>
          <w:ilvl w:val="0"/>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MinFactorValue(factor, count=1) - 因子值最小化(只支持股票)</w:t>
      </w:r>
    </w:p>
    <w:p w14:paraId="39E8498B"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在满足约束条件的情况下，给予因子值小的标的更高权重（前提假设：用户已知晓因子值小的标的表现更好）。可参考 [打分最大化] 的示例说明。</w:t>
      </w:r>
    </w:p>
    <w:p w14:paraId="1F5A295F"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60F1ED1D"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factor: Factor 的子类</w:t>
      </w:r>
    </w:p>
    <w:p w14:paraId="3C2255F1"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1，用过去几天的因子取平均</w:t>
      </w:r>
    </w:p>
    <w:p w14:paraId="0C47C151" w14:textId="77777777" w:rsidR="005E7B64" w:rsidRPr="005E7B64" w:rsidRDefault="005E7B64" w:rsidP="005E7B64">
      <w:pPr>
        <w:widowControl/>
        <w:numPr>
          <w:ilvl w:val="1"/>
          <w:numId w:val="13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37CFEDD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参考 [因子值最大化] 的示例</w:t>
      </w:r>
    </w:p>
    <w:p w14:paraId="3EE3E11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限制函数(constraints) 用以对组合总权重进行限制，可设置一个或多个相同/不同类别的函数</w:t>
      </w:r>
    </w:p>
    <w:p w14:paraId="473E171A"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WeightConstraint(low=0.0, high=1.0) - 组合总权重限制</w:t>
      </w:r>
    </w:p>
    <w:p w14:paraId="340916B0"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设定组合优化结果总权重的上下限，即优化结果的总权重在此范围间。</w:t>
      </w:r>
    </w:p>
    <w:p w14:paraId="5BB83A66"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45A53A70"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0.0，权重下限</w:t>
      </w:r>
    </w:p>
    <w:p w14:paraId="6EBFBD4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1.0，权重上限</w:t>
      </w:r>
    </w:p>
    <w:p w14:paraId="4CCDC195"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示例：</w:t>
      </w:r>
    </w:p>
    <w:p w14:paraId="0C885B2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WeightConstraint(</w:t>
      </w:r>
      <w:proofErr w:type="gramEnd"/>
      <w:r w:rsidRPr="005E7B64">
        <w:rPr>
          <w:rFonts w:ascii="宋体" w:eastAsia="宋体" w:hAnsi="宋体" w:cs="宋体"/>
          <w:kern w:val="0"/>
          <w:sz w:val="24"/>
          <w:szCs w:val="24"/>
          <w14:ligatures w14:val="none"/>
        </w:rPr>
        <w:t>low=0.5, high=0.9)</w:t>
      </w:r>
    </w:p>
    <w:p w14:paraId="661DC1D4"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WeightEqualConstraint(limit=1.0) - 组合总权重和限制</w:t>
      </w:r>
    </w:p>
    <w:p w14:paraId="1EA1D9FA"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设定组合优化结果总权重的和，即优化结果的总权重等于该值。</w:t>
      </w:r>
    </w:p>
    <w:p w14:paraId="42341E3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647902DE"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默认为 1.0，组合权重等式约束</w:t>
      </w:r>
    </w:p>
    <w:p w14:paraId="116FF065"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E65FBD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constraint = WeightEqualConstraint(limit=0.5)</w:t>
      </w:r>
    </w:p>
    <w:p w14:paraId="797AC323"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AnnualStdConstraint(limit, count=250) - </w:t>
      </w:r>
      <w:proofErr w:type="gramStart"/>
      <w:r w:rsidRPr="005E7B64">
        <w:rPr>
          <w:rFonts w:ascii="宋体" w:eastAsia="宋体" w:hAnsi="宋体" w:cs="宋体"/>
          <w:kern w:val="0"/>
          <w:sz w:val="24"/>
          <w:szCs w:val="24"/>
          <w14:ligatures w14:val="none"/>
        </w:rPr>
        <w:t>组合年化收益率</w:t>
      </w:r>
      <w:proofErr w:type="gramEnd"/>
      <w:r w:rsidRPr="005E7B64">
        <w:rPr>
          <w:rFonts w:ascii="宋体" w:eastAsia="宋体" w:hAnsi="宋体" w:cs="宋体"/>
          <w:kern w:val="0"/>
          <w:sz w:val="24"/>
          <w:szCs w:val="24"/>
          <w14:ligatures w14:val="none"/>
        </w:rPr>
        <w:t>标准差限制</w:t>
      </w:r>
    </w:p>
    <w:p w14:paraId="759D0EB9"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54AB68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标准差上限</w:t>
      </w:r>
    </w:p>
    <w:p w14:paraId="3E496BD4"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21BA777D"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0986B73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AnnualStdConstraint(</w:t>
      </w:r>
      <w:proofErr w:type="gramEnd"/>
      <w:r w:rsidRPr="005E7B64">
        <w:rPr>
          <w:rFonts w:ascii="宋体" w:eastAsia="宋体" w:hAnsi="宋体" w:cs="宋体"/>
          <w:kern w:val="0"/>
          <w:sz w:val="24"/>
          <w:szCs w:val="24"/>
          <w14:ligatures w14:val="none"/>
        </w:rPr>
        <w:t>limit=0.15, count=250)</w:t>
      </w:r>
    </w:p>
    <w:p w14:paraId="102FE41F"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AnnualProfitConstraint(limit, count=250) - </w:t>
      </w:r>
      <w:proofErr w:type="gramStart"/>
      <w:r w:rsidRPr="005E7B64">
        <w:rPr>
          <w:rFonts w:ascii="宋体" w:eastAsia="宋体" w:hAnsi="宋体" w:cs="宋体"/>
          <w:kern w:val="0"/>
          <w:sz w:val="24"/>
          <w:szCs w:val="24"/>
          <w14:ligatures w14:val="none"/>
        </w:rPr>
        <w:t>组合年化收益率</w:t>
      </w:r>
      <w:proofErr w:type="gramEnd"/>
      <w:r w:rsidRPr="005E7B64">
        <w:rPr>
          <w:rFonts w:ascii="宋体" w:eastAsia="宋体" w:hAnsi="宋体" w:cs="宋体"/>
          <w:kern w:val="0"/>
          <w:sz w:val="24"/>
          <w:szCs w:val="24"/>
          <w14:ligatures w14:val="none"/>
        </w:rPr>
        <w:t>预期限制</w:t>
      </w:r>
    </w:p>
    <w:p w14:paraId="184F27A5"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FB0A921"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收益率预期下限</w:t>
      </w:r>
    </w:p>
    <w:p w14:paraId="275515B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062E7582"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3F5EAAE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AnnualProfitConstraint(</w:t>
      </w:r>
      <w:proofErr w:type="gramEnd"/>
      <w:r w:rsidRPr="005E7B64">
        <w:rPr>
          <w:rFonts w:ascii="宋体" w:eastAsia="宋体" w:hAnsi="宋体" w:cs="宋体"/>
          <w:kern w:val="0"/>
          <w:sz w:val="24"/>
          <w:szCs w:val="24"/>
          <w14:ligatures w14:val="none"/>
        </w:rPr>
        <w:t>limit=0.1, count=250)</w:t>
      </w:r>
    </w:p>
    <w:p w14:paraId="2DCF6657"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IndustryConstraint(industry_code, low=0.0, high=1.0) - 组合行业权重限制</w:t>
      </w:r>
    </w:p>
    <w:p w14:paraId="0895EC34"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7A933D23" w14:textId="77777777" w:rsidR="005E7B64" w:rsidRPr="005E7B64" w:rsidRDefault="005E7B64" w:rsidP="005E7B64">
      <w:pPr>
        <w:widowControl/>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industry_code: 单一或多个</w:t>
      </w:r>
      <w:hyperlink r:id="rId174" w:history="1">
        <w:r w:rsidRPr="005E7B64">
          <w:rPr>
            <w:rFonts w:ascii="宋体" w:eastAsia="宋体" w:hAnsi="宋体" w:cs="宋体"/>
            <w:color w:val="0E90D2"/>
            <w:kern w:val="0"/>
            <w:sz w:val="24"/>
            <w:szCs w:val="24"/>
            <w:u w:val="single"/>
            <w14:ligatures w14:val="none"/>
          </w:rPr>
          <w:t>行业代码</w:t>
        </w:r>
      </w:hyperlink>
      <w:r w:rsidRPr="005E7B64">
        <w:rPr>
          <w:rFonts w:ascii="宋体" w:eastAsia="宋体" w:hAnsi="宋体" w:cs="宋体"/>
          <w:kern w:val="0"/>
          <w:sz w:val="24"/>
          <w:szCs w:val="24"/>
          <w14:ligatures w14:val="none"/>
        </w:rPr>
        <w:t>，如 'HY001'。如果为多个行业代码的列表，则表示所有属于列表中行业的股票的权重之和满足限制条件</w:t>
      </w:r>
    </w:p>
    <w:p w14:paraId="7D9D550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0.0，行业权重下限</w:t>
      </w:r>
    </w:p>
    <w:p w14:paraId="17D414B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1.0，行业权重上限</w:t>
      </w:r>
    </w:p>
    <w:p w14:paraId="3E2B46E2"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1D4B31D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constraint = IndustryConstraint(['HY007'], low=0.0, high=0.2)</w:t>
      </w:r>
    </w:p>
    <w:p w14:paraId="68C46BA8"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IndustriesConstraint(industry_code, low=0.0, high=1.0)- 组合行业分类权重限制</w:t>
      </w:r>
    </w:p>
    <w:p w14:paraId="526308B6"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3C52118C" w14:textId="77777777" w:rsidR="005E7B64" w:rsidRPr="005E7B64" w:rsidRDefault="005E7B64" w:rsidP="005E7B64">
      <w:pPr>
        <w:widowControl/>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w:t>
      </w:r>
      <w:hyperlink r:id="rId175" w:anchor="get_industries" w:history="1">
        <w:r w:rsidRPr="005E7B64">
          <w:rPr>
            <w:rFonts w:ascii="宋体" w:eastAsia="宋体" w:hAnsi="宋体" w:cs="宋体"/>
            <w:color w:val="0E90D2"/>
            <w:kern w:val="0"/>
            <w:sz w:val="24"/>
            <w:szCs w:val="24"/>
            <w:u w:val="single"/>
            <w14:ligatures w14:val="none"/>
          </w:rPr>
          <w:t>行业分类代码</w:t>
        </w:r>
      </w:hyperlink>
      <w:r w:rsidRPr="005E7B64">
        <w:rPr>
          <w:rFonts w:ascii="宋体" w:eastAsia="宋体" w:hAnsi="宋体" w:cs="宋体"/>
          <w:kern w:val="0"/>
          <w:sz w:val="24"/>
          <w:szCs w:val="24"/>
          <w14:ligatures w14:val="none"/>
        </w:rPr>
        <w:t>，如 'jq_l1'。表示这个行业分类下的所有行业都需满足权重限制</w:t>
      </w:r>
    </w:p>
    <w:p w14:paraId="33780320"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0.0，行业权重下限</w:t>
      </w:r>
    </w:p>
    <w:p w14:paraId="1E1C9F3F"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1.0，行业权重上限</w:t>
      </w:r>
    </w:p>
    <w:p w14:paraId="4B15E557"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220C0FF3"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IndustriesConstraint(</w:t>
      </w:r>
      <w:proofErr w:type="gramEnd"/>
      <w:r w:rsidRPr="005E7B64">
        <w:rPr>
          <w:rFonts w:ascii="宋体" w:eastAsia="宋体" w:hAnsi="宋体" w:cs="宋体"/>
          <w:kern w:val="0"/>
          <w:sz w:val="24"/>
          <w:szCs w:val="24"/>
          <w14:ligatures w14:val="none"/>
        </w:rPr>
        <w:t>'jq_l1', low=0.0, high=0.2)</w:t>
      </w:r>
    </w:p>
    <w:p w14:paraId="43CCB2D8"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MarketConstraint(market_type, low=0.0, high=1.0) - 组合市场权重限制</w:t>
      </w:r>
    </w:p>
    <w:p w14:paraId="1EF5F2F2"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5C75E5A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market_type: ('stock', 'index', 'fund', 'futures', 'etf', 'lof', 'fja', 'fjb', 'open_fund', 'bond_fund', 'stock_fund', 'QDII_fund', 'money_market_fund', 'mixture_fund') 中的一种</w:t>
      </w:r>
    </w:p>
    <w:p w14:paraId="31F863A1"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0.0，市场权重下限</w:t>
      </w:r>
    </w:p>
    <w:p w14:paraId="2112EC2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1.0，市场权重上限</w:t>
      </w:r>
    </w:p>
    <w:p w14:paraId="6DFA9E1C"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4290815F"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MarketConstraint(</w:t>
      </w:r>
      <w:proofErr w:type="gramEnd"/>
      <w:r w:rsidRPr="005E7B64">
        <w:rPr>
          <w:rFonts w:ascii="宋体" w:eastAsia="宋体" w:hAnsi="宋体" w:cs="宋体"/>
          <w:kern w:val="0"/>
          <w:sz w:val="24"/>
          <w:szCs w:val="24"/>
          <w14:ligatures w14:val="none"/>
        </w:rPr>
        <w:t>'stock', low=0.0, high=0.2)</w:t>
      </w:r>
    </w:p>
    <w:p w14:paraId="3CBFF440"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ExposureConstraint(factor, low=0.0, high=1.0, count=1) - 因子暴露限制</w:t>
      </w:r>
    </w:p>
    <w:p w14:paraId="2B0A13D1"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3CA7073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factor: Factor 的子类</w:t>
      </w:r>
    </w:p>
    <w:p w14:paraId="6ECD0EC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0.0，因子暴露度下限</w:t>
      </w:r>
    </w:p>
    <w:p w14:paraId="4BBD499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1.0，因子暴露度上限</w:t>
      </w:r>
    </w:p>
    <w:p w14:paraId="37BD7A4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1，用过去几天的因子取平均</w:t>
      </w:r>
    </w:p>
    <w:p w14:paraId="7B08CDC1"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1BCA6EC2"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Factor</w:t>
      </w:r>
    </w:p>
    <w:p w14:paraId="4007D5E1"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定义因子：人气指标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p>
    <w:p w14:paraId="07A4E492"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(Factor):</w:t>
      </w:r>
    </w:p>
    <w:p w14:paraId="5BE1619F"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name = </w:t>
      </w:r>
      <w:r w:rsidRPr="005E7B64">
        <w:rPr>
          <w:rFonts w:ascii="Source Code Pro" w:eastAsia="宋体" w:hAnsi="Source Code Pro" w:cs="宋体"/>
          <w:color w:val="880000"/>
          <w:kern w:val="0"/>
          <w:sz w:val="24"/>
          <w:szCs w:val="24"/>
          <w:shd w:val="clear" w:color="auto" w:fill="F0F0F0"/>
          <w14:ligatures w14:val="none"/>
        </w:rPr>
        <w:t>'AR_M5'</w:t>
      </w:r>
    </w:p>
    <w:p w14:paraId="706AED85"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每天获取过去五日的数据</w:t>
      </w:r>
    </w:p>
    <w:p w14:paraId="51270293"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max_window = </w:t>
      </w:r>
      <w:r w:rsidRPr="005E7B64">
        <w:rPr>
          <w:rFonts w:ascii="Source Code Pro" w:eastAsia="宋体" w:hAnsi="Source Code Pro" w:cs="宋体"/>
          <w:color w:val="008800"/>
          <w:kern w:val="0"/>
          <w:sz w:val="24"/>
          <w:szCs w:val="24"/>
          <w:shd w:val="clear" w:color="auto" w:fill="F0F0F0"/>
          <w14:ligatures w14:val="none"/>
        </w:rPr>
        <w:t>5</w:t>
      </w:r>
    </w:p>
    <w:p w14:paraId="609A9399"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获取的数据是人气指标</w:t>
      </w:r>
    </w:p>
    <w:p w14:paraId="251D3863"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dependencies = [</w:t>
      </w:r>
      <w:r w:rsidRPr="005E7B64">
        <w:rPr>
          <w:rFonts w:ascii="Source Code Pro" w:eastAsia="宋体" w:hAnsi="Source Code Pro" w:cs="宋体"/>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w:t>
      </w:r>
    </w:p>
    <w:p w14:paraId="6D0905B4"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calc</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data):</w:t>
      </w:r>
    </w:p>
    <w:p w14:paraId="0E2CBF22"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r w:rsidRPr="005E7B64">
        <w:rPr>
          <w:rFonts w:ascii="Source Code Pro" w:eastAsia="宋体" w:hAnsi="Source Code Pro" w:cs="宋体"/>
          <w:color w:val="000000"/>
          <w:kern w:val="0"/>
          <w:sz w:val="24"/>
          <w:szCs w:val="24"/>
          <w:shd w:val="clear" w:color="auto" w:fill="F0F0F0"/>
          <w14:ligatures w14:val="none"/>
        </w:rPr>
        <w:t xml:space="preserve"> data[</w:t>
      </w:r>
      <w:r w:rsidRPr="005E7B64">
        <w:rPr>
          <w:rFonts w:ascii="Source Code Pro" w:eastAsia="宋体" w:hAnsi="Source Code Pro" w:cs="宋体"/>
          <w:color w:val="880000"/>
          <w:kern w:val="0"/>
          <w:sz w:val="24"/>
          <w:szCs w:val="24"/>
          <w:shd w:val="clear" w:color="auto" w:fill="F0F0F0"/>
          <w14:ligatures w14:val="none"/>
        </w:rPr>
        <w:t>'AR'</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65AD2ED3"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FEA4CB0"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 = </w:t>
      </w:r>
      <w:proofErr w:type="gramStart"/>
      <w:r w:rsidRPr="005E7B64">
        <w:rPr>
          <w:rFonts w:ascii="Source Code Pro" w:eastAsia="宋体" w:hAnsi="Source Code Pro" w:cs="宋体"/>
          <w:color w:val="000000"/>
          <w:kern w:val="0"/>
          <w:sz w:val="24"/>
          <w:szCs w:val="24"/>
          <w:shd w:val="clear" w:color="auto" w:fill="F0F0F0"/>
          <w14:ligatures w14:val="none"/>
        </w:rPr>
        <w:t>ExposureConstraint(</w:t>
      </w:r>
      <w:proofErr w:type="gramEnd"/>
      <w:r w:rsidRPr="005E7B64">
        <w:rPr>
          <w:rFonts w:ascii="Source Code Pro" w:eastAsia="宋体" w:hAnsi="Source Code Pro" w:cs="宋体"/>
          <w:color w:val="000000"/>
          <w:kern w:val="0"/>
          <w:sz w:val="24"/>
          <w:szCs w:val="24"/>
          <w:shd w:val="clear" w:color="auto" w:fill="F0F0F0"/>
          <w14:ligatures w14:val="none"/>
        </w:rPr>
        <w:t>AR, low=</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1A8CD554"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风险暴露限制函数 - BarraConstraint(size=None, beta=None, momentum=None, residual_volatility=None, no_linear_size=None, book_to_price=None, liquidity=None, earning_yield=None, growth=None, leverage=None, standardlize=True, winsorize=True)</w:t>
      </w:r>
    </w:p>
    <w:p w14:paraId="27E0C5B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750ED5C6" w14:textId="77777777" w:rsidR="005E7B64" w:rsidRPr="005E7B64" w:rsidRDefault="005E7B64" w:rsidP="005E7B64">
      <w:pPr>
        <w:widowControl/>
        <w:numPr>
          <w:ilvl w:val="2"/>
          <w:numId w:val="14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其中 size/beta/momentum/residual_volatility/no_linear_size/book_to_price/liquidity/earning_yield/growth/leverage</w:t>
      </w:r>
    </w:p>
    <w:p w14:paraId="552BFF45" w14:textId="77777777" w:rsidR="005E7B64" w:rsidRPr="005E7B64" w:rsidRDefault="005E7B64" w:rsidP="005E7B64">
      <w:pPr>
        <w:widowControl/>
        <w:numPr>
          <w:ilvl w:val="3"/>
          <w:numId w:val="14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分别代表'市值因子'/'贝塔因子'/'动量因子'/'残差波动因子'/'非线性市值因子'/'账面市值比因子'/'流动性因子'/'盈利预期因子'/'成长因子'/'杠杆因子'；</w:t>
      </w:r>
    </w:p>
    <w:p w14:paraId="13ECDB1A" w14:textId="77777777" w:rsidR="005E7B64" w:rsidRPr="005E7B64" w:rsidRDefault="005E7B64" w:rsidP="005E7B64">
      <w:pPr>
        <w:widowControl/>
        <w:numPr>
          <w:ilvl w:val="3"/>
          <w:numId w:val="14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需传入长度为2的列表, 代表对应因子的上下限, 如 [-0.5, 0.5], 默认为 None, 即无限制</w:t>
      </w:r>
    </w:p>
    <w:p w14:paraId="009E308B" w14:textId="77777777" w:rsidR="005E7B64" w:rsidRPr="005E7B64" w:rsidRDefault="005E7B64" w:rsidP="005E7B64">
      <w:pPr>
        <w:widowControl/>
        <w:numPr>
          <w:ilvl w:val="2"/>
          <w:numId w:val="14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standardlize: 是否对因子值进行标准化处理, 默认为 True</w:t>
      </w:r>
    </w:p>
    <w:p w14:paraId="4FB8EB88" w14:textId="77777777" w:rsidR="005E7B64" w:rsidRPr="005E7B64" w:rsidRDefault="005E7B64" w:rsidP="005E7B64">
      <w:pPr>
        <w:widowControl/>
        <w:numPr>
          <w:ilvl w:val="2"/>
          <w:numId w:val="14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winsorize: 是否对</w:t>
      </w:r>
      <w:proofErr w:type="gramStart"/>
      <w:r w:rsidRPr="005E7B64">
        <w:rPr>
          <w:rFonts w:ascii="宋体" w:eastAsia="宋体" w:hAnsi="宋体" w:cs="宋体"/>
          <w:kern w:val="0"/>
          <w:sz w:val="24"/>
          <w:szCs w:val="24"/>
          <w14:ligatures w14:val="none"/>
        </w:rPr>
        <w:t>因子值去极值</w:t>
      </w:r>
      <w:proofErr w:type="gramEnd"/>
      <w:r w:rsidRPr="005E7B64">
        <w:rPr>
          <w:rFonts w:ascii="宋体" w:eastAsia="宋体" w:hAnsi="宋体" w:cs="宋体"/>
          <w:kern w:val="0"/>
          <w:sz w:val="24"/>
          <w:szCs w:val="24"/>
          <w14:ligatures w14:val="none"/>
        </w:rPr>
        <w:t>, 默认为 True, 即将因子值 [MED-3</w:t>
      </w:r>
      <w:r w:rsidRPr="005E7B64">
        <w:rPr>
          <w:rFonts w:ascii="宋体" w:eastAsia="宋体" w:hAnsi="宋体" w:cs="宋体"/>
          <w:i/>
          <w:iCs/>
          <w:kern w:val="0"/>
          <w:sz w:val="24"/>
          <w:szCs w:val="24"/>
          <w14:ligatures w14:val="none"/>
        </w:rPr>
        <w:t>MEDMED, MED+3</w:t>
      </w:r>
      <w:r w:rsidRPr="005E7B64">
        <w:rPr>
          <w:rFonts w:ascii="宋体" w:eastAsia="宋体" w:hAnsi="宋体" w:cs="宋体"/>
          <w:kern w:val="0"/>
          <w:sz w:val="24"/>
          <w:szCs w:val="24"/>
          <w14:ligatures w14:val="none"/>
        </w:rPr>
        <w:t>MEDMED] 之外的因子</w:t>
      </w:r>
      <w:proofErr w:type="gramStart"/>
      <w:r w:rsidRPr="005E7B64">
        <w:rPr>
          <w:rFonts w:ascii="宋体" w:eastAsia="宋体" w:hAnsi="宋体" w:cs="宋体"/>
          <w:kern w:val="0"/>
          <w:sz w:val="24"/>
          <w:szCs w:val="24"/>
          <w14:ligatures w14:val="none"/>
        </w:rPr>
        <w:t>值赋成边界</w:t>
      </w:r>
      <w:proofErr w:type="gramEnd"/>
      <w:r w:rsidRPr="005E7B64">
        <w:rPr>
          <w:rFonts w:ascii="宋体" w:eastAsia="宋体" w:hAnsi="宋体" w:cs="宋体"/>
          <w:kern w:val="0"/>
          <w:sz w:val="24"/>
          <w:szCs w:val="24"/>
          <w14:ligatures w14:val="none"/>
        </w:rPr>
        <w:t>值 (MED 为因子值的中位数, MEDMED 为 ABS(因子值-MED) 的中位数)</w:t>
      </w:r>
    </w:p>
    <w:p w14:paraId="0430B29A"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5B4075FE" w14:textId="77777777" w:rsidR="005E7B64" w:rsidRPr="005E7B64" w:rsidRDefault="005E7B64" w:rsidP="005E7B64">
      <w:pPr>
        <w:widowControl/>
        <w:numPr>
          <w:ilvl w:val="0"/>
          <w:numId w:val="140"/>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 = </w:t>
      </w:r>
      <w:proofErr w:type="gramStart"/>
      <w:r w:rsidRPr="005E7B64">
        <w:rPr>
          <w:rFonts w:ascii="Source Code Pro" w:eastAsia="宋体" w:hAnsi="Source Code Pro" w:cs="宋体"/>
          <w:color w:val="000000"/>
          <w:kern w:val="0"/>
          <w:sz w:val="24"/>
          <w:szCs w:val="24"/>
          <w:shd w:val="clear" w:color="auto" w:fill="F0F0F0"/>
          <w14:ligatures w14:val="none"/>
        </w:rPr>
        <w:t>BarraConstraint(</w:t>
      </w:r>
      <w:proofErr w:type="gramEnd"/>
      <w:r w:rsidRPr="005E7B64">
        <w:rPr>
          <w:rFonts w:ascii="Source Code Pro" w:eastAsia="宋体" w:hAnsi="Source Code Pro" w:cs="宋体"/>
          <w:color w:val="000000"/>
          <w:kern w:val="0"/>
          <w:sz w:val="24"/>
          <w:szCs w:val="24"/>
          <w:shd w:val="clear" w:color="auto" w:fill="F0F0F0"/>
          <w14:ligatures w14:val="none"/>
        </w:rPr>
        <w:t>size=[</w:t>
      </w:r>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 beta=[</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winsorize=</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52FB6604"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IndustryDeviationConstraint - 行业偏离度限制</w:t>
      </w:r>
    </w:p>
    <w:p w14:paraId="11859201"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某一行业权重与基准权重偏离度限制</w:t>
      </w:r>
    </w:p>
    <w:p w14:paraId="4C3EEF14"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IndustryDeviationConstraint(</w:t>
      </w:r>
      <w:proofErr w:type="gramEnd"/>
      <w:r w:rsidRPr="005E7B64">
        <w:rPr>
          <w:rFonts w:ascii="宋体" w:eastAsia="宋体" w:hAnsi="宋体" w:cs="宋体"/>
          <w:kern w:val="0"/>
          <w:sz w:val="24"/>
          <w:szCs w:val="24"/>
          <w14:ligatures w14:val="none"/>
        </w:rPr>
        <w:t>industry_code, benchmark, limit)</w:t>
      </w:r>
    </w:p>
    <w:p w14:paraId="2566AD61"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6F163748" w14:textId="77777777" w:rsidR="005E7B64" w:rsidRPr="005E7B64" w:rsidRDefault="005E7B64" w:rsidP="005E7B64">
      <w:pPr>
        <w:widowControl/>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单一</w:t>
      </w:r>
      <w:hyperlink r:id="rId176" w:history="1">
        <w:r w:rsidRPr="005E7B64">
          <w:rPr>
            <w:rFonts w:ascii="宋体" w:eastAsia="宋体" w:hAnsi="宋体" w:cs="宋体"/>
            <w:color w:val="0E90D2"/>
            <w:kern w:val="0"/>
            <w:sz w:val="24"/>
            <w:szCs w:val="24"/>
            <w:u w:val="single"/>
            <w14:ligatures w14:val="none"/>
          </w:rPr>
          <w:t>行业代码</w:t>
        </w:r>
      </w:hyperlink>
      <w:r w:rsidRPr="005E7B64">
        <w:rPr>
          <w:rFonts w:ascii="宋体" w:eastAsia="宋体" w:hAnsi="宋体" w:cs="宋体"/>
          <w:kern w:val="0"/>
          <w:sz w:val="24"/>
          <w:szCs w:val="24"/>
          <w14:ligatures w14:val="none"/>
        </w:rPr>
        <w:t>或者行业代码的列表，如 'HY001'。</w:t>
      </w:r>
    </w:p>
    <w:p w14:paraId="4253A53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基准指数代码</w:t>
      </w:r>
    </w:p>
    <w:p w14:paraId="1DF603B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偏离度限制</w:t>
      </w:r>
    </w:p>
    <w:p w14:paraId="01F9BAC2"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647E6331"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IndustryDeviationConstraint(</w:t>
      </w:r>
      <w:proofErr w:type="gramEnd"/>
      <w:r w:rsidRPr="005E7B64">
        <w:rPr>
          <w:rFonts w:ascii="宋体" w:eastAsia="宋体" w:hAnsi="宋体" w:cs="宋体"/>
          <w:kern w:val="0"/>
          <w:sz w:val="24"/>
          <w:szCs w:val="24"/>
          <w14:ligatures w14:val="none"/>
        </w:rPr>
        <w:t>industry_code='HY001', benchmark='000300.XSHG', limit=0.05)</w:t>
      </w:r>
    </w:p>
    <w:p w14:paraId="5FB029EA"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IndustriesDeviationConstraint - 行业分类偏离度限制</w:t>
      </w:r>
    </w:p>
    <w:p w14:paraId="0444E20F"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行业分类权重与基准权重偏离度限制</w:t>
      </w:r>
    </w:p>
    <w:p w14:paraId="61A10A13"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IndustriesDeviationConstraint(</w:t>
      </w:r>
      <w:proofErr w:type="gramEnd"/>
      <w:r w:rsidRPr="005E7B64">
        <w:rPr>
          <w:rFonts w:ascii="宋体" w:eastAsia="宋体" w:hAnsi="宋体" w:cs="宋体"/>
          <w:kern w:val="0"/>
          <w:sz w:val="24"/>
          <w:szCs w:val="24"/>
          <w14:ligatures w14:val="none"/>
        </w:rPr>
        <w:t>industry_code, benchmark, limit)</w:t>
      </w:r>
    </w:p>
    <w:p w14:paraId="7A0C76A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4B31F41C" w14:textId="77777777" w:rsidR="005E7B64" w:rsidRPr="005E7B64" w:rsidRDefault="005E7B64" w:rsidP="005E7B64">
      <w:pPr>
        <w:widowControl/>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w:t>
      </w:r>
      <w:hyperlink r:id="rId177" w:anchor="get_industries" w:history="1">
        <w:r w:rsidRPr="005E7B64">
          <w:rPr>
            <w:rFonts w:ascii="宋体" w:eastAsia="宋体" w:hAnsi="宋体" w:cs="宋体"/>
            <w:color w:val="0E90D2"/>
            <w:kern w:val="0"/>
            <w:sz w:val="24"/>
            <w:szCs w:val="24"/>
            <w:u w:val="single"/>
            <w14:ligatures w14:val="none"/>
          </w:rPr>
          <w:t>行业分类代码</w:t>
        </w:r>
      </w:hyperlink>
      <w:r w:rsidRPr="005E7B64">
        <w:rPr>
          <w:rFonts w:ascii="宋体" w:eastAsia="宋体" w:hAnsi="宋体" w:cs="宋体"/>
          <w:kern w:val="0"/>
          <w:sz w:val="24"/>
          <w:szCs w:val="24"/>
          <w14:ligatures w14:val="none"/>
        </w:rPr>
        <w:t>，如 'jq_l1'。表示这个行业分类下的所有行业都需满足权重限制</w:t>
      </w:r>
    </w:p>
    <w:p w14:paraId="566EBC9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基准指数代码</w:t>
      </w:r>
    </w:p>
    <w:p w14:paraId="71461F0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偏离度限制</w:t>
      </w:r>
    </w:p>
    <w:p w14:paraId="2A2173DD"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6066A5CC"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 xml:space="preserve">constraint = </w:t>
      </w:r>
      <w:proofErr w:type="gramStart"/>
      <w:r w:rsidRPr="005E7B64">
        <w:rPr>
          <w:rFonts w:ascii="宋体" w:eastAsia="宋体" w:hAnsi="宋体" w:cs="宋体"/>
          <w:kern w:val="0"/>
          <w:sz w:val="24"/>
          <w:szCs w:val="24"/>
          <w14:ligatures w14:val="none"/>
        </w:rPr>
        <w:t>IndustriesDeviationConstraint(</w:t>
      </w:r>
      <w:proofErr w:type="gramEnd"/>
      <w:r w:rsidRPr="005E7B64">
        <w:rPr>
          <w:rFonts w:ascii="宋体" w:eastAsia="宋体" w:hAnsi="宋体" w:cs="宋体"/>
          <w:kern w:val="0"/>
          <w:sz w:val="24"/>
          <w:szCs w:val="24"/>
          <w14:ligatures w14:val="none"/>
        </w:rPr>
        <w:t>industry_code='HY001', benchmark='000300.XSHG', limit=0.05)</w:t>
      </w:r>
    </w:p>
    <w:p w14:paraId="5CF36C02"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TrackingErrorConstraint - 追踪误差限制</w:t>
      </w:r>
    </w:p>
    <w:p w14:paraId="01836DF5"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TrackingErrorConstraint(</w:t>
      </w:r>
      <w:proofErr w:type="gramEnd"/>
      <w:r w:rsidRPr="005E7B64">
        <w:rPr>
          <w:rFonts w:ascii="宋体" w:eastAsia="宋体" w:hAnsi="宋体" w:cs="宋体"/>
          <w:kern w:val="0"/>
          <w:sz w:val="24"/>
          <w:szCs w:val="24"/>
          <w14:ligatures w14:val="none"/>
        </w:rPr>
        <w:t>benchmark, limit, count=250)</w:t>
      </w:r>
    </w:p>
    <w:p w14:paraId="2A1E12B1"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5EBFDD1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基准的 ticker，例如 '000001.XSHE'</w:t>
      </w:r>
    </w:p>
    <w:p w14:paraId="01921AC2"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w:t>
      </w:r>
      <w:proofErr w:type="gramStart"/>
      <w:r w:rsidRPr="005E7B64">
        <w:rPr>
          <w:rFonts w:ascii="宋体" w:eastAsia="宋体" w:hAnsi="宋体" w:cs="宋体"/>
          <w:kern w:val="0"/>
          <w:sz w:val="24"/>
          <w:szCs w:val="24"/>
          <w14:ligatures w14:val="none"/>
        </w:rPr>
        <w:t>年化</w:t>
      </w:r>
      <w:proofErr w:type="gramEnd"/>
      <w:r w:rsidRPr="005E7B64">
        <w:rPr>
          <w:rFonts w:ascii="宋体" w:eastAsia="宋体" w:hAnsi="宋体" w:cs="宋体"/>
          <w:kern w:val="0"/>
          <w:sz w:val="24"/>
          <w:szCs w:val="24"/>
          <w14:ligatures w14:val="none"/>
        </w:rPr>
        <w:t>)追踪误差限制</w:t>
      </w:r>
    </w:p>
    <w:p w14:paraId="5D193A4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2BDD794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6A837D8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TrackingErrorConstraint(</w:t>
      </w:r>
      <w:proofErr w:type="gramEnd"/>
      <w:r w:rsidRPr="005E7B64">
        <w:rPr>
          <w:rFonts w:ascii="宋体" w:eastAsia="宋体" w:hAnsi="宋体" w:cs="宋体"/>
          <w:kern w:val="0"/>
          <w:sz w:val="24"/>
          <w:szCs w:val="24"/>
          <w14:ligatures w14:val="none"/>
        </w:rPr>
        <w:t>benchmark='000001.XSHE', limit=0.1, count=250)</w:t>
      </w:r>
    </w:p>
    <w:p w14:paraId="517375DD"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TurnoverConstraint - 换手率限制</w:t>
      </w:r>
    </w:p>
    <w:p w14:paraId="557D869C"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TurnoverConstraint(</w:t>
      </w:r>
      <w:proofErr w:type="gramEnd"/>
      <w:r w:rsidRPr="005E7B64">
        <w:rPr>
          <w:rFonts w:ascii="宋体" w:eastAsia="宋体" w:hAnsi="宋体" w:cs="宋体"/>
          <w:kern w:val="0"/>
          <w:sz w:val="24"/>
          <w:szCs w:val="24"/>
          <w14:ligatures w14:val="none"/>
        </w:rPr>
        <w:t>limit, current_portfolio=None)</w:t>
      </w:r>
    </w:p>
    <w:p w14:paraId="4BA1FB05"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027BB52"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换手率限制</w:t>
      </w:r>
    </w:p>
    <w:p w14:paraId="2F49FDB9"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current_portfolio: 默认为 None，当前投资组合权重，如果为 None 则认为是空仓</w:t>
      </w:r>
    </w:p>
    <w:p w14:paraId="4497803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031FA2C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TurnoverConstraint(</w:t>
      </w:r>
      <w:proofErr w:type="gramEnd"/>
      <w:r w:rsidRPr="005E7B64">
        <w:rPr>
          <w:rFonts w:ascii="宋体" w:eastAsia="宋体" w:hAnsi="宋体" w:cs="宋体"/>
          <w:kern w:val="0"/>
          <w:sz w:val="24"/>
          <w:szCs w:val="24"/>
          <w14:ligatures w14:val="none"/>
        </w:rPr>
        <w:t>limit=0.5, current_portfolio=pd.Series([0.1, 0.2, 0.3, 0.4], index=['000001.XSHE', '000002.XSHE', '000004.XSHE', '000005.XSHE']))</w:t>
      </w:r>
    </w:p>
    <w:p w14:paraId="6FB4F82C"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RatioConstraint - 比率限制</w:t>
      </w:r>
    </w:p>
    <w:p w14:paraId="0CA19332"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RatioConstraint(</w:t>
      </w:r>
      <w:proofErr w:type="gramEnd"/>
      <w:r w:rsidRPr="005E7B64">
        <w:rPr>
          <w:rFonts w:ascii="宋体" w:eastAsia="宋体" w:hAnsi="宋体" w:cs="宋体"/>
          <w:kern w:val="0"/>
          <w:sz w:val="24"/>
          <w:szCs w:val="24"/>
          <w14:ligatures w14:val="none"/>
        </w:rPr>
        <w:t>ratio, low=None, high=None, rf=None, benchmark=None, count=250)</w:t>
      </w:r>
    </w:p>
    <w:p w14:paraId="2D989C3D"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52AE970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ratio: 比率名称，可选 "sharpe_ratio" / "information_ratio" / "calmar_ratio" / "omega_ratio" / "sortino_ratio" / "var" / "cvar"</w:t>
      </w:r>
    </w:p>
    <w:p w14:paraId="0EE5546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None，比率的下限，如果为 None 则无下限</w:t>
      </w:r>
    </w:p>
    <w:p w14:paraId="0EE3608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None，比率的上限，如果为 None 则无上限</w:t>
      </w:r>
    </w:p>
    <w:p w14:paraId="43FB4A4D"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rf: 默认为 None, 无风险利率，适用于 "sharpe_ratio" / "omega_ratio"，如果为 None 则认为是 0</w:t>
      </w:r>
    </w:p>
    <w:p w14:paraId="1A5E405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默认为 None, 基准，适用于 "information_ratio"。如果为 None 则认为是 '000300.XSHG'</w:t>
      </w:r>
    </w:p>
    <w:p w14:paraId="2CD737AD"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577FBB2B"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5A3C39DC"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RatioConstraint(</w:t>
      </w:r>
      <w:proofErr w:type="gramEnd"/>
      <w:r w:rsidRPr="005E7B64">
        <w:rPr>
          <w:rFonts w:ascii="宋体" w:eastAsia="宋体" w:hAnsi="宋体" w:cs="宋体"/>
          <w:kern w:val="0"/>
          <w:sz w:val="24"/>
          <w:szCs w:val="24"/>
          <w14:ligatures w14:val="none"/>
        </w:rPr>
        <w:t>'var', low=-0.03)</w:t>
      </w:r>
    </w:p>
    <w:p w14:paraId="53849393"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RatioConstraint(</w:t>
      </w:r>
      <w:proofErr w:type="gramEnd"/>
      <w:r w:rsidRPr="005E7B64">
        <w:rPr>
          <w:rFonts w:ascii="宋体" w:eastAsia="宋体" w:hAnsi="宋体" w:cs="宋体"/>
          <w:kern w:val="0"/>
          <w:sz w:val="24"/>
          <w:szCs w:val="24"/>
          <w14:ligatures w14:val="none"/>
        </w:rPr>
        <w:t>'sharpe_ratio', low=1, rf=0.02, count=300)</w:t>
      </w:r>
    </w:p>
    <w:p w14:paraId="201E4266" w14:textId="77777777" w:rsidR="005E7B64" w:rsidRPr="005E7B64" w:rsidRDefault="005E7B64" w:rsidP="005E7B64">
      <w:pPr>
        <w:widowControl/>
        <w:numPr>
          <w:ilvl w:val="0"/>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MaxDrawdownConstraint(limit, count=250) - 最大回撤限制</w:t>
      </w:r>
    </w:p>
    <w:p w14:paraId="43E60E48"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6BBEC814"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最大回撤限制，如 -0.25</w:t>
      </w:r>
    </w:p>
    <w:p w14:paraId="110EA500"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默认为 250，向前取 returns 的天数</w:t>
      </w:r>
    </w:p>
    <w:p w14:paraId="79DC9CAE" w14:textId="77777777" w:rsidR="005E7B64" w:rsidRPr="005E7B64" w:rsidRDefault="005E7B64" w:rsidP="005E7B64">
      <w:pPr>
        <w:widowControl/>
        <w:numPr>
          <w:ilvl w:val="1"/>
          <w:numId w:val="140"/>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1F73BB72"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constraint = </w:t>
      </w:r>
      <w:proofErr w:type="gramStart"/>
      <w:r w:rsidRPr="005E7B64">
        <w:rPr>
          <w:rFonts w:ascii="宋体" w:eastAsia="宋体" w:hAnsi="宋体" w:cs="宋体"/>
          <w:kern w:val="0"/>
          <w:sz w:val="24"/>
          <w:szCs w:val="24"/>
          <w14:ligatures w14:val="none"/>
        </w:rPr>
        <w:t>MaxDrawdownConstraint(</w:t>
      </w:r>
      <w:proofErr w:type="gramEnd"/>
      <w:r w:rsidRPr="005E7B64">
        <w:rPr>
          <w:rFonts w:ascii="宋体" w:eastAsia="宋体" w:hAnsi="宋体" w:cs="宋体"/>
          <w:kern w:val="0"/>
          <w:sz w:val="24"/>
          <w:szCs w:val="24"/>
          <w14:ligatures w14:val="none"/>
        </w:rPr>
        <w:t>-0.25)</w:t>
      </w:r>
    </w:p>
    <w:p w14:paraId="35EABE2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边界函数(bounds) 用以对组合中单标的权重进行限制，可设置一个或多个相同/不同类别的函数</w:t>
      </w:r>
    </w:p>
    <w:p w14:paraId="098EECA4" w14:textId="77777777" w:rsidR="005E7B64" w:rsidRPr="005E7B64" w:rsidRDefault="005E7B64" w:rsidP="005E7B64">
      <w:pPr>
        <w:widowControl/>
        <w:numPr>
          <w:ilvl w:val="0"/>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Bound(low=0.0, high=1.0) - 每只标的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权重限制</w:t>
      </w:r>
    </w:p>
    <w:p w14:paraId="4B1901B4"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1963441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0.0，每只标的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权重下限</w:t>
      </w:r>
    </w:p>
    <w:p w14:paraId="1037D6D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1.0，每只标的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权重上限</w:t>
      </w:r>
    </w:p>
    <w:p w14:paraId="49399739"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416B4A7C"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 xml:space="preserve">bound = </w:t>
      </w:r>
      <w:proofErr w:type="gramStart"/>
      <w:r w:rsidRPr="005E7B64">
        <w:rPr>
          <w:rFonts w:ascii="宋体" w:eastAsia="宋体" w:hAnsi="宋体" w:cs="宋体"/>
          <w:kern w:val="0"/>
          <w:sz w:val="24"/>
          <w:szCs w:val="24"/>
          <w14:ligatures w14:val="none"/>
        </w:rPr>
        <w:t>Bound(</w:t>
      </w:r>
      <w:proofErr w:type="gramEnd"/>
      <w:r w:rsidRPr="005E7B64">
        <w:rPr>
          <w:rFonts w:ascii="宋体" w:eastAsia="宋体" w:hAnsi="宋体" w:cs="宋体"/>
          <w:kern w:val="0"/>
          <w:sz w:val="24"/>
          <w:szCs w:val="24"/>
          <w14:ligatures w14:val="none"/>
        </w:rPr>
        <w:t>low=0.0, high=0.1)</w:t>
      </w:r>
    </w:p>
    <w:p w14:paraId="4C155CA6" w14:textId="77777777" w:rsidR="005E7B64" w:rsidRPr="005E7B64" w:rsidRDefault="005E7B64" w:rsidP="005E7B64">
      <w:pPr>
        <w:widowControl/>
        <w:numPr>
          <w:ilvl w:val="0"/>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IndustryBound(industry_code, low=0.0, high=1.0) - 属于某一行业的每只股票的权重限制</w:t>
      </w:r>
    </w:p>
    <w:p w14:paraId="6A9031D5"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38D496F0" w14:textId="77777777" w:rsidR="005E7B64" w:rsidRPr="005E7B64" w:rsidRDefault="005E7B64" w:rsidP="005E7B64">
      <w:pPr>
        <w:widowControl/>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industry_code: 单一</w:t>
      </w:r>
      <w:hyperlink r:id="rId178" w:history="1">
        <w:r w:rsidRPr="005E7B64">
          <w:rPr>
            <w:rFonts w:ascii="宋体" w:eastAsia="宋体" w:hAnsi="宋体" w:cs="宋体"/>
            <w:color w:val="0E90D2"/>
            <w:kern w:val="0"/>
            <w:sz w:val="24"/>
            <w:szCs w:val="24"/>
            <w:u w:val="single"/>
            <w14:ligatures w14:val="none"/>
          </w:rPr>
          <w:t>行业代码</w:t>
        </w:r>
      </w:hyperlink>
      <w:r w:rsidRPr="005E7B64">
        <w:rPr>
          <w:rFonts w:ascii="宋体" w:eastAsia="宋体" w:hAnsi="宋体" w:cs="宋体"/>
          <w:kern w:val="0"/>
          <w:sz w:val="24"/>
          <w:szCs w:val="24"/>
          <w14:ligatures w14:val="none"/>
        </w:rPr>
        <w:t>或者行业代码的列表。</w:t>
      </w:r>
    </w:p>
    <w:p w14:paraId="4EAF57DE"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默认为 0.0，如果一只股票属于所选行业，则股票权重的下限为 low，否则下限为 0</w:t>
      </w:r>
    </w:p>
    <w:p w14:paraId="37CAC1F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默认为 1.0，如果一只股票属于所选行业，则股票权重的上限为 high，否则上限为 1</w:t>
      </w:r>
    </w:p>
    <w:p w14:paraId="787F9377"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w:t>
      </w:r>
    </w:p>
    <w:p w14:paraId="514936AA"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bound = </w:t>
      </w:r>
      <w:proofErr w:type="gramStart"/>
      <w:r w:rsidRPr="005E7B64">
        <w:rPr>
          <w:rFonts w:ascii="宋体" w:eastAsia="宋体" w:hAnsi="宋体" w:cs="宋体"/>
          <w:kern w:val="0"/>
          <w:sz w:val="24"/>
          <w:szCs w:val="24"/>
          <w14:ligatures w14:val="none"/>
        </w:rPr>
        <w:t>IndustryBound(</w:t>
      </w:r>
      <w:proofErr w:type="gramEnd"/>
      <w:r w:rsidRPr="005E7B64">
        <w:rPr>
          <w:rFonts w:ascii="宋体" w:eastAsia="宋体" w:hAnsi="宋体" w:cs="宋体"/>
          <w:kern w:val="0"/>
          <w:sz w:val="24"/>
          <w:szCs w:val="24"/>
          <w14:ligatures w14:val="none"/>
        </w:rPr>
        <w:t>['HY001', 'HY007'], low=0.0, high=0.05)</w:t>
      </w:r>
    </w:p>
    <w:p w14:paraId="00C2EA1C" w14:textId="77777777" w:rsidR="005E7B64" w:rsidRPr="005E7B64" w:rsidRDefault="005E7B64" w:rsidP="005E7B64">
      <w:pPr>
        <w:widowControl/>
        <w:numPr>
          <w:ilvl w:val="0"/>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LiquidityBound(limit, capital, count=1, subset=None) - 流动性限制</w:t>
      </w:r>
    </w:p>
    <w:p w14:paraId="509BD930"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购买数量不超过成交量的百分比</w:t>
      </w:r>
    </w:p>
    <w:p w14:paraId="05E7D5F1"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2A0732C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 成交量百分比限制，如 0.5</w:t>
      </w:r>
    </w:p>
    <w:p w14:paraId="7133C6E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capital: 目前可用资金，如 1000000</w:t>
      </w:r>
    </w:p>
    <w:p w14:paraId="6A63224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前几个交易日的平均成交量，默认为 1</w:t>
      </w:r>
    </w:p>
    <w:p w14:paraId="7826CFD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subset: 股票代码的列表，限制只有特定的股票需要满足流动性限制，如 ['000001.XSHE', '000002.XSHE']，默认为 None，即所有股票都要满足流动性限制</w:t>
      </w:r>
    </w:p>
    <w:p w14:paraId="040040FA"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18C97098" w14:textId="77777777" w:rsidR="005E7B64" w:rsidRPr="005E7B64" w:rsidRDefault="005E7B64" w:rsidP="005E7B64">
      <w:pPr>
        <w:widowControl/>
        <w:numPr>
          <w:ilvl w:val="1"/>
          <w:numId w:val="141"/>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bound = </w:t>
      </w:r>
      <w:proofErr w:type="gramStart"/>
      <w:r w:rsidRPr="005E7B64">
        <w:rPr>
          <w:rFonts w:ascii="Source Code Pro" w:eastAsia="宋体" w:hAnsi="Source Code Pro" w:cs="宋体"/>
          <w:color w:val="000000"/>
          <w:kern w:val="0"/>
          <w:sz w:val="24"/>
          <w:szCs w:val="24"/>
          <w:shd w:val="clear" w:color="auto" w:fill="F0F0F0"/>
          <w14:ligatures w14:val="none"/>
        </w:rPr>
        <w:t>LiquidityBound(</w:t>
      </w:r>
      <w:proofErr w:type="gramEnd"/>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 capital=</w:t>
      </w:r>
      <w:r w:rsidRPr="005E7B64">
        <w:rPr>
          <w:rFonts w:ascii="Source Code Pro" w:eastAsia="宋体" w:hAnsi="Source Code Pro" w:cs="宋体"/>
          <w:color w:val="008800"/>
          <w:kern w:val="0"/>
          <w:sz w:val="24"/>
          <w:szCs w:val="24"/>
          <w:shd w:val="clear" w:color="auto" w:fill="F0F0F0"/>
          <w14:ligatures w14:val="none"/>
        </w:rPr>
        <w:t>1000000</w:t>
      </w:r>
      <w:r w:rsidRPr="005E7B64">
        <w:rPr>
          <w:rFonts w:ascii="Source Code Pro" w:eastAsia="宋体" w:hAnsi="Source Code Pro" w:cs="宋体"/>
          <w:color w:val="000000"/>
          <w:kern w:val="0"/>
          <w:sz w:val="24"/>
          <w:szCs w:val="24"/>
          <w:shd w:val="clear" w:color="auto" w:fill="F0F0F0"/>
          <w14:ligatures w14:val="none"/>
        </w:rPr>
        <w:t>)</w:t>
      </w:r>
    </w:p>
    <w:p w14:paraId="02F12C6C" w14:textId="77777777" w:rsidR="005E7B64" w:rsidRPr="005E7B64" w:rsidRDefault="005E7B64" w:rsidP="005E7B64">
      <w:pPr>
        <w:widowControl/>
        <w:numPr>
          <w:ilvl w:val="1"/>
          <w:numId w:val="141"/>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941DD5C" w14:textId="77777777" w:rsidR="005E7B64" w:rsidRPr="005E7B64" w:rsidRDefault="005E7B64" w:rsidP="005E7B64">
      <w:pPr>
        <w:widowControl/>
        <w:numPr>
          <w:ilvl w:val="1"/>
          <w:numId w:val="141"/>
        </w:numP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bound = </w:t>
      </w:r>
      <w:proofErr w:type="gramStart"/>
      <w:r w:rsidRPr="005E7B64">
        <w:rPr>
          <w:rFonts w:ascii="Source Code Pro" w:eastAsia="宋体" w:hAnsi="Source Code Pro" w:cs="宋体"/>
          <w:color w:val="000000"/>
          <w:kern w:val="0"/>
          <w:sz w:val="24"/>
          <w:szCs w:val="24"/>
          <w:shd w:val="clear" w:color="auto" w:fill="F0F0F0"/>
          <w14:ligatures w14:val="none"/>
        </w:rPr>
        <w:t>LiquidityBound(</w:t>
      </w:r>
      <w:proofErr w:type="gramEnd"/>
      <w:r w:rsidRPr="005E7B64">
        <w:rPr>
          <w:rFonts w:ascii="Source Code Pro" w:eastAsia="宋体" w:hAnsi="Source Code Pro" w:cs="宋体"/>
          <w:color w:val="008800"/>
          <w:kern w:val="0"/>
          <w:sz w:val="24"/>
          <w:szCs w:val="24"/>
          <w:shd w:val="clear" w:color="auto" w:fill="F0F0F0"/>
          <w14:ligatures w14:val="none"/>
        </w:rPr>
        <w:t>0.25</w:t>
      </w:r>
      <w:r w:rsidRPr="005E7B64">
        <w:rPr>
          <w:rFonts w:ascii="Source Code Pro" w:eastAsia="宋体" w:hAnsi="Source Code Pro" w:cs="宋体"/>
          <w:color w:val="000000"/>
          <w:kern w:val="0"/>
          <w:sz w:val="24"/>
          <w:szCs w:val="24"/>
          <w:shd w:val="clear" w:color="auto" w:fill="F0F0F0"/>
          <w14:ligatures w14:val="none"/>
        </w:rPr>
        <w:t>, capital=</w:t>
      </w:r>
      <w:r w:rsidRPr="005E7B64">
        <w:rPr>
          <w:rFonts w:ascii="Source Code Pro" w:eastAsia="宋体" w:hAnsi="Source Code Pro" w:cs="宋体"/>
          <w:color w:val="008800"/>
          <w:kern w:val="0"/>
          <w:sz w:val="24"/>
          <w:szCs w:val="24"/>
          <w:shd w:val="clear" w:color="auto" w:fill="F0F0F0"/>
          <w14:ligatures w14:val="none"/>
        </w:rPr>
        <w:t>1000000</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subset=[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w:t>
      </w:r>
    </w:p>
    <w:p w14:paraId="6ED6001E" w14:textId="77777777" w:rsidR="005E7B64" w:rsidRPr="005E7B64" w:rsidRDefault="005E7B64" w:rsidP="005E7B64">
      <w:pPr>
        <w:widowControl/>
        <w:numPr>
          <w:ilvl w:val="0"/>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CapBound(limit, capital, count=1, subset=None) - 市值限制</w:t>
      </w:r>
    </w:p>
    <w:p w14:paraId="22CF6CD2" w14:textId="77777777" w:rsidR="005E7B64" w:rsidRPr="005E7B64" w:rsidRDefault="005E7B64" w:rsidP="005E7B64">
      <w:pPr>
        <w:widowControl/>
        <w:spacing w:after="264"/>
        <w:ind w:left="72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购买金额不超过总市值的百分比</w:t>
      </w:r>
    </w:p>
    <w:p w14:paraId="0A8E79C0"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w:t>
      </w:r>
    </w:p>
    <w:p w14:paraId="16E17CD7"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limit: 市值百分比限制，如 0.025</w:t>
      </w:r>
    </w:p>
    <w:p w14:paraId="637EFF86"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capital: 目前可用资金，如 100000000</w:t>
      </w:r>
    </w:p>
    <w:p w14:paraId="1A1D9318"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count: 前几个交易日的平均市值，默认为 1</w:t>
      </w:r>
    </w:p>
    <w:p w14:paraId="7BA0CA45"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subset: 股票代码的列表，限制只有特定的股票需要满足市值限制，如 ['000001.XSHE', '000002.XSHE']，默认为 None，即所有股票都要满足市值限制</w:t>
      </w:r>
    </w:p>
    <w:p w14:paraId="627CAF00" w14:textId="77777777" w:rsidR="005E7B64" w:rsidRPr="005E7B64" w:rsidRDefault="005E7B64" w:rsidP="005E7B64">
      <w:pPr>
        <w:widowControl/>
        <w:numPr>
          <w:ilvl w:val="1"/>
          <w:numId w:val="141"/>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例子：</w:t>
      </w:r>
    </w:p>
    <w:p w14:paraId="64528F9B" w14:textId="77777777" w:rsidR="005E7B64" w:rsidRPr="005E7B64" w:rsidRDefault="005E7B64" w:rsidP="005E7B64">
      <w:pPr>
        <w:widowControl/>
        <w:spacing w:after="264"/>
        <w:ind w:left="1440"/>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bound = </w:t>
      </w:r>
      <w:proofErr w:type="gramStart"/>
      <w:r w:rsidRPr="005E7B64">
        <w:rPr>
          <w:rFonts w:ascii="宋体" w:eastAsia="宋体" w:hAnsi="宋体" w:cs="宋体"/>
          <w:kern w:val="0"/>
          <w:sz w:val="24"/>
          <w:szCs w:val="24"/>
          <w14:ligatures w14:val="none"/>
        </w:rPr>
        <w:t>CapBound(</w:t>
      </w:r>
      <w:proofErr w:type="gramEnd"/>
      <w:r w:rsidRPr="005E7B64">
        <w:rPr>
          <w:rFonts w:ascii="宋体" w:eastAsia="宋体" w:hAnsi="宋体" w:cs="宋体"/>
          <w:kern w:val="0"/>
          <w:sz w:val="24"/>
          <w:szCs w:val="24"/>
          <w14:ligatures w14:val="none"/>
        </w:rPr>
        <w:t>0.025, capital=100000000, subset=['000001.XSHE', '000002.XSHE'])</w:t>
      </w:r>
    </w:p>
    <w:p w14:paraId="4E5C09C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示例代码 给了五个应用示例，修改参数即可生效</w:t>
      </w:r>
    </w:p>
    <w:p w14:paraId="3BEFA9F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导入函数库</w:t>
      </w:r>
    </w:p>
    <w:p w14:paraId="7457B1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635006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jqdata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1013E0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jqfactor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Factor</w:t>
      </w:r>
    </w:p>
    <w:p w14:paraId="65A080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jqlib.optimizer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59794A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D22720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初始化函数，设定基准等等</w:t>
      </w:r>
    </w:p>
    <w:p w14:paraId="4D7D959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5E199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作为基准</w:t>
      </w:r>
    </w:p>
    <w:p w14:paraId="1AD536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00A3D8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28C3B5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771CD5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82F1C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过滤掉</w:t>
      </w:r>
      <w:r w:rsidRPr="005E7B64">
        <w:rPr>
          <w:rFonts w:ascii="Source Code Pro" w:eastAsia="宋体" w:hAnsi="Source Code Pro" w:cs="宋体"/>
          <w:color w:val="888888"/>
          <w:kern w:val="0"/>
          <w:sz w:val="24"/>
          <w:szCs w:val="24"/>
          <w:shd w:val="clear" w:color="auto" w:fill="F0F0F0"/>
          <w14:ligatures w14:val="none"/>
        </w:rPr>
        <w:t>order</w:t>
      </w:r>
      <w:r w:rsidRPr="005E7B64">
        <w:rPr>
          <w:rFonts w:ascii="Source Code Pro" w:eastAsia="宋体" w:hAnsi="Source Code Pro" w:cs="宋体"/>
          <w:color w:val="888888"/>
          <w:kern w:val="0"/>
          <w:sz w:val="24"/>
          <w:szCs w:val="24"/>
          <w:shd w:val="clear" w:color="auto" w:fill="F0F0F0"/>
          <w14:ligatures w14:val="none"/>
        </w:rPr>
        <w:t>系列</w:t>
      </w:r>
      <w:r w:rsidRPr="005E7B64">
        <w:rPr>
          <w:rFonts w:ascii="Source Code Pro" w:eastAsia="宋体" w:hAnsi="Source Code Pro" w:cs="宋体"/>
          <w:color w:val="888888"/>
          <w:kern w:val="0"/>
          <w:sz w:val="24"/>
          <w:szCs w:val="24"/>
          <w:shd w:val="clear" w:color="auto" w:fill="F0F0F0"/>
          <w14:ligatures w14:val="none"/>
        </w:rPr>
        <w:t>API</w:t>
      </w:r>
      <w:r w:rsidRPr="005E7B64">
        <w:rPr>
          <w:rFonts w:ascii="Source Code Pro" w:eastAsia="宋体" w:hAnsi="Source Code Pro" w:cs="宋体"/>
          <w:color w:val="888888"/>
          <w:kern w:val="0"/>
          <w:sz w:val="24"/>
          <w:szCs w:val="24"/>
          <w:shd w:val="clear" w:color="auto" w:fill="F0F0F0"/>
          <w14:ligatures w14:val="none"/>
        </w:rPr>
        <w:t>产生的比</w:t>
      </w:r>
      <w:r w:rsidRPr="005E7B64">
        <w:rPr>
          <w:rFonts w:ascii="Source Code Pro" w:eastAsia="宋体" w:hAnsi="Source Code Pro" w:cs="宋体"/>
          <w:color w:val="888888"/>
          <w:kern w:val="0"/>
          <w:sz w:val="24"/>
          <w:szCs w:val="24"/>
          <w:shd w:val="clear" w:color="auto" w:fill="F0F0F0"/>
          <w14:ligatures w14:val="none"/>
        </w:rPr>
        <w:t>error</w:t>
      </w:r>
      <w:r w:rsidRPr="005E7B64">
        <w:rPr>
          <w:rFonts w:ascii="Source Code Pro" w:eastAsia="宋体" w:hAnsi="Source Code Pro" w:cs="宋体"/>
          <w:color w:val="888888"/>
          <w:kern w:val="0"/>
          <w:sz w:val="24"/>
          <w:szCs w:val="24"/>
          <w:shd w:val="clear" w:color="auto" w:fill="F0F0F0"/>
          <w14:ligatures w14:val="none"/>
        </w:rPr>
        <w:t>级别低的</w:t>
      </w:r>
      <w:r w:rsidRPr="005E7B64">
        <w:rPr>
          <w:rFonts w:ascii="Source Code Pro" w:eastAsia="宋体" w:hAnsi="Source Code Pro" w:cs="宋体"/>
          <w:color w:val="888888"/>
          <w:kern w:val="0"/>
          <w:sz w:val="24"/>
          <w:szCs w:val="24"/>
          <w:shd w:val="clear" w:color="auto" w:fill="F0F0F0"/>
          <w14:ligatures w14:val="none"/>
        </w:rPr>
        <w:t>log</w:t>
      </w:r>
    </w:p>
    <w:p w14:paraId="325364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log.set_</w:t>
      </w:r>
      <w:proofErr w:type="gramStart"/>
      <w:r w:rsidRPr="005E7B64">
        <w:rPr>
          <w:rFonts w:ascii="Source Code Pro" w:eastAsia="宋体" w:hAnsi="Source Code Pro" w:cs="宋体"/>
          <w:color w:val="888888"/>
          <w:kern w:val="0"/>
          <w:sz w:val="24"/>
          <w:szCs w:val="24"/>
          <w:shd w:val="clear" w:color="auto" w:fill="F0F0F0"/>
          <w14:ligatures w14:val="none"/>
        </w:rPr>
        <w:t>level(</w:t>
      </w:r>
      <w:proofErr w:type="gramEnd"/>
      <w:r w:rsidRPr="005E7B64">
        <w:rPr>
          <w:rFonts w:ascii="Source Code Pro" w:eastAsia="宋体" w:hAnsi="Source Code Pro" w:cs="宋体"/>
          <w:color w:val="888888"/>
          <w:kern w:val="0"/>
          <w:sz w:val="24"/>
          <w:szCs w:val="24"/>
          <w:shd w:val="clear" w:color="auto" w:fill="F0F0F0"/>
          <w14:ligatures w14:val="none"/>
        </w:rPr>
        <w:t>'order', 'error')</w:t>
      </w:r>
    </w:p>
    <w:p w14:paraId="44493D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8C081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股票相关设定</w:t>
      </w:r>
      <w:r w:rsidRPr="005E7B64">
        <w:rPr>
          <w:rFonts w:ascii="Source Code Pro" w:eastAsia="宋体" w:hAnsi="Source Code Pro" w:cs="宋体"/>
          <w:color w:val="888888"/>
          <w:kern w:val="0"/>
          <w:sz w:val="24"/>
          <w:szCs w:val="24"/>
          <w:shd w:val="clear" w:color="auto" w:fill="F0F0F0"/>
          <w14:ligatures w14:val="none"/>
        </w:rPr>
        <w:t xml:space="preserve"> ###</w:t>
      </w:r>
    </w:p>
    <w:p w14:paraId="1C3F262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股票类每笔交易时的手续费是：买入时佣金万分之三，卖出时佣金万分之三加千分之一印花税</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每笔交易佣金最低扣</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块钱</w:t>
      </w:r>
    </w:p>
    <w:p w14:paraId="3DA779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w:t>
      </w:r>
    </w:p>
    <w:p w14:paraId="5CFAE90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20C99D6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1A89B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优化器设置</w:t>
      </w:r>
    </w:p>
    <w:p w14:paraId="6C4FA2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g.optimizer =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设定使用的优化模型</w:t>
      </w:r>
    </w:p>
    <w:p w14:paraId="460980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optimize_model = {</w:t>
      </w:r>
    </w:p>
    <w:p w14:paraId="75977B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：等权重配置</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4F7231A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2</w:t>
      </w:r>
      <w:r w:rsidRPr="005E7B64">
        <w:rPr>
          <w:rFonts w:ascii="Source Code Pro" w:eastAsia="宋体" w:hAnsi="Source Code Pro" w:cs="宋体"/>
          <w:color w:val="880000"/>
          <w:kern w:val="0"/>
          <w:sz w:val="24"/>
          <w:szCs w:val="24"/>
          <w:shd w:val="clear" w:color="auto" w:fill="F0F0F0"/>
          <w14:ligatures w14:val="none"/>
        </w:rPr>
        <w:t>：组合风险平价；股票的总权重限制为</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90%</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880000"/>
          <w:kern w:val="0"/>
          <w:sz w:val="24"/>
          <w:szCs w:val="24"/>
          <w:shd w:val="clear" w:color="auto" w:fill="F0F0F0"/>
          <w14:ligatures w14:val="none"/>
        </w:rPr>
        <w:t>的总权重限制为</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880000"/>
          <w:kern w:val="0"/>
          <w:sz w:val="24"/>
          <w:szCs w:val="24"/>
          <w:shd w:val="clear" w:color="auto" w:fill="F0F0F0"/>
          <w14:ligatures w14:val="none"/>
        </w:rPr>
        <w:t>；每只标的权重不超过</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6AE7145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3</w:t>
      </w:r>
      <w:r w:rsidRPr="005E7B64">
        <w:rPr>
          <w:rFonts w:ascii="Source Code Pro" w:eastAsia="宋体" w:hAnsi="Source Code Pro" w:cs="宋体"/>
          <w:color w:val="880000"/>
          <w:kern w:val="0"/>
          <w:sz w:val="24"/>
          <w:szCs w:val="24"/>
          <w:shd w:val="clear" w:color="auto" w:fill="F0F0F0"/>
          <w14:ligatures w14:val="none"/>
        </w:rPr>
        <w:t>：组合风险最小化（最小化组合方差）；组合总权重限制为</w:t>
      </w:r>
      <w:r w:rsidRPr="005E7B64">
        <w:rPr>
          <w:rFonts w:ascii="Source Code Pro" w:eastAsia="宋体" w:hAnsi="Source Code Pro" w:cs="宋体"/>
          <w:color w:val="880000"/>
          <w:kern w:val="0"/>
          <w:sz w:val="24"/>
          <w:szCs w:val="24"/>
          <w:shd w:val="clear" w:color="auto" w:fill="F0F0F0"/>
          <w14:ligatures w14:val="none"/>
        </w:rPr>
        <w:t>90%</w:t>
      </w:r>
      <w:r w:rsidRPr="005E7B64">
        <w:rPr>
          <w:rFonts w:ascii="Source Code Pro" w:eastAsia="宋体" w:hAnsi="Source Code Pro" w:cs="宋体"/>
          <w:color w:val="880000"/>
          <w:kern w:val="0"/>
          <w:sz w:val="24"/>
          <w:szCs w:val="24"/>
          <w:shd w:val="clear" w:color="auto" w:fill="F0F0F0"/>
          <w14:ligatures w14:val="none"/>
        </w:rPr>
        <w:t>到</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组合年化收益率</w:t>
      </w:r>
      <w:proofErr w:type="gramEnd"/>
      <w:r w:rsidRPr="005E7B64">
        <w:rPr>
          <w:rFonts w:ascii="Source Code Pro" w:eastAsia="宋体" w:hAnsi="Source Code Pro" w:cs="宋体"/>
          <w:color w:val="880000"/>
          <w:kern w:val="0"/>
          <w:sz w:val="24"/>
          <w:szCs w:val="24"/>
          <w:shd w:val="clear" w:color="auto" w:fill="F0F0F0"/>
          <w14:ligatures w14:val="none"/>
        </w:rPr>
        <w:t>目标下限为</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3E04AE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4</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人气指标</w:t>
      </w:r>
      <w:r w:rsidRPr="005E7B64">
        <w:rPr>
          <w:rFonts w:ascii="Source Code Pro" w:eastAsia="宋体" w:hAnsi="Source Code Pro" w:cs="宋体"/>
          <w:color w:val="880000"/>
          <w:kern w:val="0"/>
          <w:sz w:val="24"/>
          <w:szCs w:val="24"/>
          <w:shd w:val="clear" w:color="auto" w:fill="F0F0F0"/>
          <w14:ligatures w14:val="none"/>
        </w:rPr>
        <w:t>5</w:t>
      </w:r>
      <w:r w:rsidRPr="005E7B64">
        <w:rPr>
          <w:rFonts w:ascii="Source Code Pro" w:eastAsia="宋体" w:hAnsi="Source Code Pro" w:cs="宋体"/>
          <w:color w:val="880000"/>
          <w:kern w:val="0"/>
          <w:sz w:val="24"/>
          <w:szCs w:val="24"/>
          <w:shd w:val="clear" w:color="auto" w:fill="F0F0F0"/>
          <w14:ligatures w14:val="none"/>
        </w:rPr>
        <w:t>日均值</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最大化；</w:t>
      </w:r>
      <w:proofErr w:type="gramStart"/>
      <w:r w:rsidRPr="005E7B64">
        <w:rPr>
          <w:rFonts w:ascii="Source Code Pro" w:eastAsia="宋体" w:hAnsi="Source Code Pro" w:cs="宋体"/>
          <w:color w:val="880000"/>
          <w:kern w:val="0"/>
          <w:sz w:val="24"/>
          <w:szCs w:val="24"/>
          <w:shd w:val="clear" w:color="auto" w:fill="F0F0F0"/>
          <w14:ligatures w14:val="none"/>
        </w:rPr>
        <w:t>组合年化收益率</w:t>
      </w:r>
      <w:proofErr w:type="gramEnd"/>
      <w:r w:rsidRPr="005E7B64">
        <w:rPr>
          <w:rFonts w:ascii="Source Code Pro" w:eastAsia="宋体" w:hAnsi="Source Code Pro" w:cs="宋体"/>
          <w:color w:val="880000"/>
          <w:kern w:val="0"/>
          <w:sz w:val="24"/>
          <w:szCs w:val="24"/>
          <w:shd w:val="clear" w:color="auto" w:fill="F0F0F0"/>
          <w14:ligatures w14:val="none"/>
        </w:rPr>
        <w:t>目标下限为</w:t>
      </w:r>
      <w:r w:rsidRPr="005E7B64">
        <w:rPr>
          <w:rFonts w:ascii="Source Code Pro" w:eastAsia="宋体" w:hAnsi="Source Code Pro" w:cs="宋体"/>
          <w:color w:val="880000"/>
          <w:kern w:val="0"/>
          <w:sz w:val="24"/>
          <w:szCs w:val="24"/>
          <w:shd w:val="clear" w:color="auto" w:fill="F0F0F0"/>
          <w14:ligatures w14:val="none"/>
        </w:rPr>
        <w:t>10%</w:t>
      </w:r>
      <w:r w:rsidRPr="005E7B64">
        <w:rPr>
          <w:rFonts w:ascii="Source Code Pro" w:eastAsia="宋体" w:hAnsi="Source Code Pro" w:cs="宋体"/>
          <w:color w:val="880000"/>
          <w:kern w:val="0"/>
          <w:sz w:val="24"/>
          <w:szCs w:val="24"/>
          <w:shd w:val="clear" w:color="auto" w:fill="F0F0F0"/>
          <w14:ligatures w14:val="none"/>
        </w:rPr>
        <w:t>；每只标的权重不超过</w:t>
      </w:r>
      <w:r w:rsidRPr="005E7B64">
        <w:rPr>
          <w:rFonts w:ascii="Source Code Pro" w:eastAsia="宋体" w:hAnsi="Source Code Pro" w:cs="宋体"/>
          <w:color w:val="880000"/>
          <w:kern w:val="0"/>
          <w:sz w:val="24"/>
          <w:szCs w:val="24"/>
          <w:shd w:val="clear" w:color="auto" w:fill="F0F0F0"/>
          <w14:ligatures w14:val="none"/>
        </w:rPr>
        <w:t>20%"</w:t>
      </w:r>
      <w:r w:rsidRPr="005E7B64">
        <w:rPr>
          <w:rFonts w:ascii="Source Code Pro" w:eastAsia="宋体" w:hAnsi="Source Code Pro" w:cs="宋体"/>
          <w:color w:val="000000"/>
          <w:kern w:val="0"/>
          <w:sz w:val="24"/>
          <w:szCs w:val="24"/>
          <w:shd w:val="clear" w:color="auto" w:fill="F0F0F0"/>
          <w14:ligatures w14:val="none"/>
        </w:rPr>
        <w:t>,</w:t>
      </w:r>
    </w:p>
    <w:p w14:paraId="549D49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模型</w:t>
      </w:r>
      <w:r w:rsidRPr="005E7B64">
        <w:rPr>
          <w:rFonts w:ascii="Source Code Pro" w:eastAsia="宋体" w:hAnsi="Source Code Pro" w:cs="宋体"/>
          <w:color w:val="880000"/>
          <w:kern w:val="0"/>
          <w:sz w:val="24"/>
          <w:szCs w:val="24"/>
          <w:shd w:val="clear" w:color="auto" w:fill="F0F0F0"/>
          <w14:ligatures w14:val="none"/>
        </w:rPr>
        <w:t>5</w:t>
      </w:r>
      <w:r w:rsidRPr="005E7B64">
        <w:rPr>
          <w:rFonts w:ascii="Source Code Pro" w:eastAsia="宋体" w:hAnsi="Source Code Pro" w:cs="宋体"/>
          <w:color w:val="880000"/>
          <w:kern w:val="0"/>
          <w:sz w:val="24"/>
          <w:szCs w:val="24"/>
          <w:shd w:val="clear" w:color="auto" w:fill="F0F0F0"/>
          <w14:ligatures w14:val="none"/>
        </w:rPr>
        <w:t>：组合夏普比率最大化；每只标的权重不超过</w:t>
      </w:r>
      <w:r w:rsidRPr="005E7B64">
        <w:rPr>
          <w:rFonts w:ascii="Source Code Pro" w:eastAsia="宋体" w:hAnsi="Source Code Pro" w:cs="宋体"/>
          <w:color w:val="880000"/>
          <w:kern w:val="0"/>
          <w:sz w:val="24"/>
          <w:szCs w:val="24"/>
          <w:shd w:val="clear" w:color="auto" w:fill="F0F0F0"/>
          <w14:ligatures w14:val="none"/>
        </w:rPr>
        <w:t>10%"</w:t>
      </w:r>
    </w:p>
    <w:p w14:paraId="311C906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2FDD81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优化</w:t>
      </w:r>
      <w:r w:rsidRPr="005E7B64">
        <w:rPr>
          <w:rFonts w:ascii="Source Code Pro" w:eastAsia="宋体" w:hAnsi="Source Code Pro" w:cs="宋体"/>
          <w:color w:val="880000"/>
          <w:kern w:val="0"/>
          <w:sz w:val="24"/>
          <w:szCs w:val="24"/>
          <w:shd w:val="clear" w:color="auto" w:fill="F0F0F0"/>
          <w14:ligatures w14:val="none"/>
        </w:rPr>
        <w:t>%s"</w:t>
      </w:r>
      <w:r w:rsidRPr="005E7B64">
        <w:rPr>
          <w:rFonts w:ascii="Source Code Pro" w:eastAsia="宋体" w:hAnsi="Source Code Pro" w:cs="宋体"/>
          <w:color w:val="000000"/>
          <w:kern w:val="0"/>
          <w:sz w:val="24"/>
          <w:szCs w:val="24"/>
          <w:shd w:val="clear" w:color="auto" w:fill="F0F0F0"/>
          <w14:ligatures w14:val="none"/>
        </w:rPr>
        <w:t>%(optimize_model[g.optimizer]))</w:t>
      </w:r>
    </w:p>
    <w:p w14:paraId="5FB979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98A0C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运行函数（</w:t>
      </w:r>
      <w:r w:rsidRPr="005E7B64">
        <w:rPr>
          <w:rFonts w:ascii="Source Code Pro" w:eastAsia="宋体" w:hAnsi="Source Code Pro" w:cs="宋体"/>
          <w:color w:val="888888"/>
          <w:kern w:val="0"/>
          <w:sz w:val="24"/>
          <w:szCs w:val="24"/>
          <w:shd w:val="clear" w:color="auto" w:fill="F0F0F0"/>
          <w14:ligatures w14:val="none"/>
        </w:rPr>
        <w:t>reference_security</w:t>
      </w:r>
      <w:r w:rsidRPr="005E7B64">
        <w:rPr>
          <w:rFonts w:ascii="Source Code Pro" w:eastAsia="宋体" w:hAnsi="Source Code Pro" w:cs="宋体"/>
          <w:color w:val="888888"/>
          <w:kern w:val="0"/>
          <w:sz w:val="24"/>
          <w:szCs w:val="24"/>
          <w:shd w:val="clear" w:color="auto" w:fill="F0F0F0"/>
          <w14:ligatures w14:val="none"/>
        </w:rPr>
        <w:t>为运行时间的参考标的；传入的标的只做种类区分，因此传入</w:t>
      </w:r>
      <w:r w:rsidRPr="005E7B64">
        <w:rPr>
          <w:rFonts w:ascii="Source Code Pro" w:eastAsia="宋体" w:hAnsi="Source Code Pro" w:cs="宋体"/>
          <w:color w:val="888888"/>
          <w:kern w:val="0"/>
          <w:sz w:val="24"/>
          <w:szCs w:val="24"/>
          <w:shd w:val="clear" w:color="auto" w:fill="F0F0F0"/>
          <w14:ligatures w14:val="none"/>
        </w:rPr>
        <w:t>'000300.XSHG'</w:t>
      </w:r>
      <w:r w:rsidRPr="005E7B64">
        <w:rPr>
          <w:rFonts w:ascii="Source Code Pro" w:eastAsia="宋体" w:hAnsi="Source Code Pro" w:cs="宋体"/>
          <w:color w:val="888888"/>
          <w:kern w:val="0"/>
          <w:sz w:val="24"/>
          <w:szCs w:val="24"/>
          <w:shd w:val="clear" w:color="auto" w:fill="F0F0F0"/>
          <w14:ligatures w14:val="none"/>
        </w:rPr>
        <w:t>或</w:t>
      </w:r>
      <w:r w:rsidRPr="005E7B64">
        <w:rPr>
          <w:rFonts w:ascii="Source Code Pro" w:eastAsia="宋体" w:hAnsi="Source Code Pro" w:cs="宋体"/>
          <w:color w:val="888888"/>
          <w:kern w:val="0"/>
          <w:sz w:val="24"/>
          <w:szCs w:val="24"/>
          <w:shd w:val="clear" w:color="auto" w:fill="F0F0F0"/>
          <w14:ligatures w14:val="none"/>
        </w:rPr>
        <w:t>'510300.XSHG'</w:t>
      </w:r>
      <w:r w:rsidRPr="005E7B64">
        <w:rPr>
          <w:rFonts w:ascii="Source Code Pro" w:eastAsia="宋体" w:hAnsi="Source Code Pro" w:cs="宋体"/>
          <w:color w:val="888888"/>
          <w:kern w:val="0"/>
          <w:sz w:val="24"/>
          <w:szCs w:val="24"/>
          <w:shd w:val="clear" w:color="auto" w:fill="F0F0F0"/>
          <w14:ligatures w14:val="none"/>
        </w:rPr>
        <w:t>是一样的）</w:t>
      </w:r>
    </w:p>
    <w:p w14:paraId="70205E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开盘前运行</w:t>
      </w:r>
    </w:p>
    <w:p w14:paraId="24C548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before_market_open, monthday=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time=</w:t>
      </w:r>
      <w:r w:rsidRPr="005E7B64">
        <w:rPr>
          <w:rFonts w:ascii="Source Code Pro" w:eastAsia="宋体" w:hAnsi="Source Code Pro" w:cs="宋体"/>
          <w:color w:val="880000"/>
          <w:kern w:val="0"/>
          <w:sz w:val="24"/>
          <w:szCs w:val="24"/>
          <w:shd w:val="clear" w:color="auto" w:fill="F0F0F0"/>
          <w14:ligatures w14:val="none"/>
        </w:rPr>
        <w:t>'09:00'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3F83FB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开盘运行</w:t>
      </w:r>
    </w:p>
    <w:p w14:paraId="454DDE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monthly(</w:t>
      </w:r>
      <w:proofErr w:type="gramEnd"/>
      <w:r w:rsidRPr="005E7B64">
        <w:rPr>
          <w:rFonts w:ascii="Source Code Pro" w:eastAsia="宋体" w:hAnsi="Source Code Pro" w:cs="宋体"/>
          <w:color w:val="000000"/>
          <w:kern w:val="0"/>
          <w:sz w:val="24"/>
          <w:szCs w:val="24"/>
          <w:shd w:val="clear" w:color="auto" w:fill="F0F0F0"/>
          <w14:ligatures w14:val="none"/>
        </w:rPr>
        <w:t>market_open, monthday=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time=</w:t>
      </w:r>
      <w:r w:rsidRPr="005E7B64">
        <w:rPr>
          <w:rFonts w:ascii="Source Code Pro" w:eastAsia="宋体" w:hAnsi="Source Code Pro" w:cs="宋体"/>
          <w:color w:val="880000"/>
          <w:kern w:val="0"/>
          <w:sz w:val="24"/>
          <w:szCs w:val="24"/>
          <w:shd w:val="clear" w:color="auto" w:fill="F0F0F0"/>
          <w14:ligatures w14:val="none"/>
        </w:rPr>
        <w:t>'09:30'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574D2B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68A10C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开盘前运行函数</w:t>
      </w:r>
    </w:p>
    <w:p w14:paraId="39B3AA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before_market_open</w:t>
      </w:r>
      <w:r w:rsidRPr="005E7B64">
        <w:rPr>
          <w:rFonts w:ascii="Source Code Pro" w:eastAsia="宋体" w:hAnsi="Source Code Pro" w:cs="宋体"/>
          <w:color w:val="000000"/>
          <w:kern w:val="0"/>
          <w:sz w:val="24"/>
          <w:szCs w:val="24"/>
          <w:shd w:val="clear" w:color="auto" w:fill="F0F0F0"/>
          <w14:ligatures w14:val="none"/>
        </w:rPr>
        <w:t>(context):</w:t>
      </w:r>
    </w:p>
    <w:p w14:paraId="3C912C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调仓日期</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%s'</w:t>
      </w:r>
      <w:r w:rsidRPr="005E7B64">
        <w:rPr>
          <w:rFonts w:ascii="Source Code Pro" w:eastAsia="宋体" w:hAnsi="Source Code Pro" w:cs="宋体"/>
          <w:color w:val="000000"/>
          <w:kern w:val="0"/>
          <w:sz w:val="24"/>
          <w:szCs w:val="24"/>
          <w:shd w:val="clear" w:color="auto" w:fill="F0F0F0"/>
          <w14:ligatures w14:val="none"/>
        </w:rPr>
        <w:t>%context.current_dt.date())</w:t>
      </w:r>
    </w:p>
    <w:p w14:paraId="287210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B00C9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选出上证</w:t>
      </w:r>
      <w:proofErr w:type="gramStart"/>
      <w:r w:rsidRPr="005E7B64">
        <w:rPr>
          <w:rFonts w:ascii="Source Code Pro" w:eastAsia="宋体" w:hAnsi="Source Code Pro" w:cs="宋体"/>
          <w:color w:val="888888"/>
          <w:kern w:val="0"/>
          <w:sz w:val="24"/>
          <w:szCs w:val="24"/>
          <w:shd w:val="clear" w:color="auto" w:fill="F0F0F0"/>
          <w14:ligatures w14:val="none"/>
        </w:rPr>
        <w:t>50</w:t>
      </w:r>
      <w:r w:rsidRPr="005E7B64">
        <w:rPr>
          <w:rFonts w:ascii="Source Code Pro" w:eastAsia="宋体" w:hAnsi="Source Code Pro" w:cs="宋体"/>
          <w:color w:val="888888"/>
          <w:kern w:val="0"/>
          <w:sz w:val="24"/>
          <w:szCs w:val="24"/>
          <w:shd w:val="clear" w:color="auto" w:fill="F0F0F0"/>
          <w14:ligatures w14:val="none"/>
        </w:rPr>
        <w:t>成</w:t>
      </w:r>
      <w:proofErr w:type="gramEnd"/>
      <w:r w:rsidRPr="005E7B64">
        <w:rPr>
          <w:rFonts w:ascii="Source Code Pro" w:eastAsia="宋体" w:hAnsi="Source Code Pro" w:cs="宋体"/>
          <w:color w:val="888888"/>
          <w:kern w:val="0"/>
          <w:sz w:val="24"/>
          <w:szCs w:val="24"/>
          <w:shd w:val="clear" w:color="auto" w:fill="F0F0F0"/>
          <w14:ligatures w14:val="none"/>
        </w:rPr>
        <w:t>分股的一部分与选定的</w:t>
      </w:r>
      <w:r w:rsidRPr="005E7B64">
        <w:rPr>
          <w:rFonts w:ascii="Source Code Pro" w:eastAsia="宋体" w:hAnsi="Source Code Pro" w:cs="宋体"/>
          <w:color w:val="888888"/>
          <w:kern w:val="0"/>
          <w:sz w:val="24"/>
          <w:szCs w:val="24"/>
          <w:shd w:val="clear" w:color="auto" w:fill="F0F0F0"/>
          <w14:ligatures w14:val="none"/>
        </w:rPr>
        <w:t>ETF</w:t>
      </w:r>
      <w:r w:rsidRPr="005E7B64">
        <w:rPr>
          <w:rFonts w:ascii="Source Code Pro" w:eastAsia="宋体" w:hAnsi="Source Code Pro" w:cs="宋体"/>
          <w:color w:val="888888"/>
          <w:kern w:val="0"/>
          <w:sz w:val="24"/>
          <w:szCs w:val="24"/>
          <w:shd w:val="clear" w:color="auto" w:fill="F0F0F0"/>
          <w14:ligatures w14:val="none"/>
        </w:rPr>
        <w:t>基金进行组合</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构成股票池。</w:t>
      </w:r>
    </w:p>
    <w:p w14:paraId="283BB5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etf = [</w:t>
      </w:r>
    </w:p>
    <w:p w14:paraId="15AF19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'159902.XSHE'</w:t>
      </w:r>
      <w:r w:rsidRPr="005E7B64">
        <w:rPr>
          <w:rFonts w:ascii="Source Code Pro" w:eastAsia="宋体" w:hAnsi="Source Code Pro" w:cs="宋体"/>
          <w:color w:val="000000"/>
          <w:kern w:val="0"/>
          <w:sz w:val="24"/>
          <w:szCs w:val="24"/>
          <w:shd w:val="clear" w:color="auto" w:fill="F0F0F0"/>
          <w14:ligatures w14:val="none"/>
        </w:rPr>
        <w:t>,</w:t>
      </w:r>
    </w:p>
    <w:p w14:paraId="796FB6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'159903.XSHE'</w:t>
      </w:r>
      <w:r w:rsidRPr="005E7B64">
        <w:rPr>
          <w:rFonts w:ascii="Source Code Pro" w:eastAsia="宋体" w:hAnsi="Source Code Pro" w:cs="宋体"/>
          <w:color w:val="000000"/>
          <w:kern w:val="0"/>
          <w:sz w:val="24"/>
          <w:szCs w:val="24"/>
          <w:shd w:val="clear" w:color="auto" w:fill="F0F0F0"/>
          <w14:ligatures w14:val="none"/>
        </w:rPr>
        <w:t>,</w:t>
      </w:r>
    </w:p>
    <w:p w14:paraId="4DA70A4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'510050.XSHG'</w:t>
      </w:r>
      <w:r w:rsidRPr="005E7B64">
        <w:rPr>
          <w:rFonts w:ascii="Source Code Pro" w:eastAsia="宋体" w:hAnsi="Source Code Pro" w:cs="宋体"/>
          <w:color w:val="000000"/>
          <w:kern w:val="0"/>
          <w:sz w:val="24"/>
          <w:szCs w:val="24"/>
          <w:shd w:val="clear" w:color="auto" w:fill="F0F0F0"/>
          <w14:ligatures w14:val="none"/>
        </w:rPr>
        <w:t>,</w:t>
      </w:r>
    </w:p>
    <w:p w14:paraId="1C430B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'510880.XSHG'</w:t>
      </w:r>
      <w:r w:rsidRPr="005E7B64">
        <w:rPr>
          <w:rFonts w:ascii="Source Code Pro" w:eastAsia="宋体" w:hAnsi="Source Code Pro" w:cs="宋体"/>
          <w:color w:val="000000"/>
          <w:kern w:val="0"/>
          <w:sz w:val="24"/>
          <w:szCs w:val="24"/>
          <w:shd w:val="clear" w:color="auto" w:fill="F0F0F0"/>
          <w14:ligatures w14:val="none"/>
        </w:rPr>
        <w:t>,</w:t>
      </w:r>
    </w:p>
    <w:p w14:paraId="5311C4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'510440.XSHG'</w:t>
      </w:r>
      <w:r w:rsidRPr="005E7B64">
        <w:rPr>
          <w:rFonts w:ascii="Source Code Pro" w:eastAsia="宋体" w:hAnsi="Source Code Pro" w:cs="宋体"/>
          <w:color w:val="000000"/>
          <w:kern w:val="0"/>
          <w:sz w:val="24"/>
          <w:szCs w:val="24"/>
          <w:shd w:val="clear" w:color="auto" w:fill="F0F0F0"/>
          <w14:ligatures w14:val="none"/>
        </w:rPr>
        <w:t>,</w:t>
      </w:r>
    </w:p>
    <w:p w14:paraId="6BBC75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37ED67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g.buy_list = list(get_index_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880000"/>
          <w:kern w:val="0"/>
          <w:sz w:val="24"/>
          <w:szCs w:val="24"/>
          <w:shd w:val="clear" w:color="auto" w:fill="F0F0F0"/>
          <w14:ligatures w14:val="none"/>
        </w:rPr>
        <w:t>'000016.XSHG'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 etf</w:t>
      </w:r>
    </w:p>
    <w:p w14:paraId="299F501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FCFE7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开盘时运行函数</w:t>
      </w:r>
    </w:p>
    <w:p w14:paraId="45FDA4A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2EA379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将不在股票池中的股票卖出</w:t>
      </w:r>
    </w:p>
    <w:p w14:paraId="50898DA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sell_list = set(</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.positions.keys()) - set(g.buy_list)</w:t>
      </w:r>
    </w:p>
    <w:p w14:paraId="480D2D7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stock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sell_list:</w:t>
      </w:r>
    </w:p>
    <w:p w14:paraId="3C9625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order_target_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 xml:space="preserve">stock,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672CF9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36325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组合优化模型</w:t>
      </w:r>
    </w:p>
    <w:p w14:paraId="4DB2E3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62DB9A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：等权重配置</w:t>
      </w:r>
    </w:p>
    <w:p w14:paraId="1DCD9EC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w:t>
      </w:r>
      <w:proofErr w:type="gramStart"/>
      <w:r w:rsidRPr="005E7B64">
        <w:rPr>
          <w:rFonts w:ascii="Source Code Pro" w:eastAsia="宋体" w:hAnsi="Source Code Pro" w:cs="宋体"/>
          <w:color w:val="000000"/>
          <w:kern w:val="0"/>
          <w:sz w:val="24"/>
          <w:szCs w:val="24"/>
          <w:shd w:val="clear" w:color="auto" w:fill="F0F0F0"/>
          <w14:ligatures w14:val="none"/>
        </w:rPr>
        <w:t>pd.Series</w:t>
      </w:r>
      <w:proofErr w:type="gramEnd"/>
      <w:r w:rsidRPr="005E7B64">
        <w:rPr>
          <w:rFonts w:ascii="Source Code Pro" w:eastAsia="宋体" w:hAnsi="Source Code Pro" w:cs="宋体"/>
          <w:color w:val="000000"/>
          <w:kern w:val="0"/>
          <w:sz w:val="24"/>
          <w:szCs w:val="24"/>
          <w:shd w:val="clear" w:color="auto" w:fill="F0F0F0"/>
          <w14:ligatures w14:val="none"/>
        </w:rPr>
        <w:t>(data=[</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/len(g.buy_list)]*len(g.buy_list),</w:t>
      </w:r>
    </w:p>
    <w:p w14:paraId="74522E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index=g.buy_list)</w:t>
      </w:r>
    </w:p>
    <w:p w14:paraId="0FDC88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w:t>
      </w:r>
    </w:p>
    <w:p w14:paraId="1A70B4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：组合风险平价；股票的总权重限制为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90%</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ETF</w:t>
      </w:r>
      <w:r w:rsidRPr="005E7B64">
        <w:rPr>
          <w:rFonts w:ascii="Source Code Pro" w:eastAsia="宋体" w:hAnsi="Source Code Pro" w:cs="宋体"/>
          <w:color w:val="888888"/>
          <w:kern w:val="0"/>
          <w:sz w:val="24"/>
          <w:szCs w:val="24"/>
          <w:shd w:val="clear" w:color="auto" w:fill="F0F0F0"/>
          <w14:ligatures w14:val="none"/>
        </w:rPr>
        <w:t>的总权重限制为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；每只标的权重不超过</w:t>
      </w:r>
      <w:r w:rsidRPr="005E7B64">
        <w:rPr>
          <w:rFonts w:ascii="Source Code Pro" w:eastAsia="宋体" w:hAnsi="Source Code Pro" w:cs="宋体"/>
          <w:color w:val="888888"/>
          <w:kern w:val="0"/>
          <w:sz w:val="24"/>
          <w:szCs w:val="24"/>
          <w:shd w:val="clear" w:color="auto" w:fill="F0F0F0"/>
          <w14:ligatures w14:val="none"/>
        </w:rPr>
        <w:t>10%</w:t>
      </w:r>
    </w:p>
    <w:p w14:paraId="70BF68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7A1980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3F607B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RiskParity(count=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 risk_budget=</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 xml:space="preserve"># risk_budget </w:t>
      </w:r>
      <w:r w:rsidRPr="005E7B64">
        <w:rPr>
          <w:rFonts w:ascii="Source Code Pro" w:eastAsia="宋体" w:hAnsi="Source Code Pro" w:cs="宋体"/>
          <w:color w:val="888888"/>
          <w:kern w:val="0"/>
          <w:sz w:val="24"/>
          <w:szCs w:val="24"/>
          <w:shd w:val="clear" w:color="auto" w:fill="F0F0F0"/>
          <w14:ligatures w14:val="none"/>
        </w:rPr>
        <w:t>为</w:t>
      </w:r>
      <w:r w:rsidRPr="005E7B64">
        <w:rPr>
          <w:rFonts w:ascii="Source Code Pro" w:eastAsia="宋体" w:hAnsi="Source Code Pro" w:cs="宋体"/>
          <w:color w:val="888888"/>
          <w:kern w:val="0"/>
          <w:sz w:val="24"/>
          <w:szCs w:val="24"/>
          <w:shd w:val="clear" w:color="auto" w:fill="F0F0F0"/>
          <w14:ligatures w14:val="none"/>
        </w:rPr>
        <w:t xml:space="preserve"> None</w:t>
      </w:r>
      <w:r w:rsidRPr="005E7B64">
        <w:rPr>
          <w:rFonts w:ascii="Source Code Pro" w:eastAsia="宋体" w:hAnsi="Source Code Pro" w:cs="宋体"/>
          <w:color w:val="888888"/>
          <w:kern w:val="0"/>
          <w:sz w:val="24"/>
          <w:szCs w:val="24"/>
          <w:shd w:val="clear" w:color="auto" w:fill="F0F0F0"/>
          <w14:ligatures w14:val="none"/>
        </w:rPr>
        <w:t>默认为每只股票贡献相等</w:t>
      </w:r>
    </w:p>
    <w:p w14:paraId="736C47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MarketConstraint(</w:t>
      </w:r>
      <w:proofErr w:type="gramEnd"/>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 low=</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w:t>
      </w:r>
    </w:p>
    <w:p w14:paraId="1BF3CB9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MarketConstraint(</w:t>
      </w:r>
      <w:proofErr w:type="gramEnd"/>
      <w:r w:rsidRPr="005E7B64">
        <w:rPr>
          <w:rFonts w:ascii="Source Code Pro" w:eastAsia="宋体" w:hAnsi="Source Code Pro" w:cs="宋体"/>
          <w:color w:val="880000"/>
          <w:kern w:val="0"/>
          <w:sz w:val="24"/>
          <w:szCs w:val="24"/>
          <w:shd w:val="clear" w:color="auto" w:fill="F0F0F0"/>
          <w14:ligatures w14:val="none"/>
        </w:rPr>
        <w:t>'etf'</w:t>
      </w:r>
      <w:r w:rsidRPr="005E7B64">
        <w:rPr>
          <w:rFonts w:ascii="Source Code Pro" w:eastAsia="宋体" w:hAnsi="Source Code Pro" w:cs="宋体"/>
          <w:color w:val="000000"/>
          <w:kern w:val="0"/>
          <w:sz w:val="24"/>
          <w:szCs w:val="24"/>
          <w:shd w:val="clear" w:color="auto" w:fill="F0F0F0"/>
          <w14:ligatures w14:val="none"/>
        </w:rPr>
        <w:t>, low=</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72D525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761E0F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7A3C16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6E2A41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6627CC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p>
    <w:p w14:paraId="1FEA39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3</w:t>
      </w:r>
      <w:r w:rsidRPr="005E7B64">
        <w:rPr>
          <w:rFonts w:ascii="Source Code Pro" w:eastAsia="宋体" w:hAnsi="Source Code Pro" w:cs="宋体"/>
          <w:color w:val="888888"/>
          <w:kern w:val="0"/>
          <w:sz w:val="24"/>
          <w:szCs w:val="24"/>
          <w:shd w:val="clear" w:color="auto" w:fill="F0F0F0"/>
          <w14:ligatures w14:val="none"/>
        </w:rPr>
        <w:t>：组合风险最小化（最小化组合方差）；组合总权重限制为</w:t>
      </w:r>
      <w:r w:rsidRPr="005E7B64">
        <w:rPr>
          <w:rFonts w:ascii="Source Code Pro" w:eastAsia="宋体" w:hAnsi="Source Code Pro" w:cs="宋体"/>
          <w:color w:val="888888"/>
          <w:kern w:val="0"/>
          <w:sz w:val="24"/>
          <w:szCs w:val="24"/>
          <w:shd w:val="clear" w:color="auto" w:fill="F0F0F0"/>
          <w14:ligatures w14:val="none"/>
        </w:rPr>
        <w:t>90%</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组合年化收益率</w:t>
      </w:r>
      <w:proofErr w:type="gramEnd"/>
      <w:r w:rsidRPr="005E7B64">
        <w:rPr>
          <w:rFonts w:ascii="Source Code Pro" w:eastAsia="宋体" w:hAnsi="Source Code Pro" w:cs="宋体"/>
          <w:color w:val="888888"/>
          <w:kern w:val="0"/>
          <w:sz w:val="24"/>
          <w:szCs w:val="24"/>
          <w:shd w:val="clear" w:color="auto" w:fill="F0F0F0"/>
          <w14:ligatures w14:val="none"/>
        </w:rPr>
        <w:t>目标下限为</w:t>
      </w:r>
      <w:r w:rsidRPr="005E7B64">
        <w:rPr>
          <w:rFonts w:ascii="Source Code Pro" w:eastAsia="宋体" w:hAnsi="Source Code Pro" w:cs="宋体"/>
          <w:color w:val="888888"/>
          <w:kern w:val="0"/>
          <w:sz w:val="24"/>
          <w:szCs w:val="24"/>
          <w:shd w:val="clear" w:color="auto" w:fill="F0F0F0"/>
          <w14:ligatures w14:val="none"/>
        </w:rPr>
        <w:t>10%</w:t>
      </w:r>
    </w:p>
    <w:p w14:paraId="77A65A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43FB29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156AD0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MinVariance(count=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3DC2EF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WeightConstraint(</w:t>
      </w:r>
      <w:proofErr w:type="gramEnd"/>
      <w:r w:rsidRPr="005E7B64">
        <w:rPr>
          <w:rFonts w:ascii="Source Code Pro" w:eastAsia="宋体" w:hAnsi="Source Code Pro" w:cs="宋体"/>
          <w:color w:val="000000"/>
          <w:kern w:val="0"/>
          <w:sz w:val="24"/>
          <w:szCs w:val="24"/>
          <w:shd w:val="clear" w:color="auto" w:fill="F0F0F0"/>
          <w14:ligatures w14:val="none"/>
        </w:rPr>
        <w:t>low=</w:t>
      </w:r>
      <w:r w:rsidRPr="005E7B64">
        <w:rPr>
          <w:rFonts w:ascii="Source Code Pro" w:eastAsia="宋体" w:hAnsi="Source Code Pro" w:cs="宋体"/>
          <w:color w:val="008800"/>
          <w:kern w:val="0"/>
          <w:sz w:val="24"/>
          <w:szCs w:val="24"/>
          <w:shd w:val="clear" w:color="auto" w:fill="F0F0F0"/>
          <w14:ligatures w14:val="none"/>
        </w:rPr>
        <w:t>0.9</w:t>
      </w:r>
      <w:r w:rsidRPr="005E7B64">
        <w:rPr>
          <w:rFonts w:ascii="Source Code Pro" w:eastAsia="宋体" w:hAnsi="Source Code Pro" w:cs="宋体"/>
          <w:color w:val="000000"/>
          <w:kern w:val="0"/>
          <w:sz w:val="24"/>
          <w:szCs w:val="24"/>
          <w:shd w:val="clear" w:color="auto" w:fill="F0F0F0"/>
          <w14:ligatures w14:val="none"/>
        </w:rPr>
        <w:t>, high=</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7A6059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AnnualProfitConstraint(</w:t>
      </w:r>
      <w:proofErr w:type="gramEnd"/>
      <w:r w:rsidRPr="005E7B64">
        <w:rPr>
          <w:rFonts w:ascii="Source Code Pro" w:eastAsia="宋体" w:hAnsi="Source Code Pro" w:cs="宋体"/>
          <w:color w:val="000000"/>
          <w:kern w:val="0"/>
          <w:sz w:val="24"/>
          <w:szCs w:val="24"/>
          <w:shd w:val="clear" w:color="auto" w:fill="F0F0F0"/>
          <w14:ligatures w14:val="none"/>
        </w:rPr>
        <w:t>limit=</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5D5E8C8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w:t>
      </w:r>
    </w:p>
    <w:p w14:paraId="0F4324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1DCC4D8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41C770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1B21FF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w:t>
      </w:r>
    </w:p>
    <w:p w14:paraId="024E2A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4</w:t>
      </w:r>
      <w:r w:rsidRPr="005E7B64">
        <w:rPr>
          <w:rFonts w:ascii="Source Code Pro" w:eastAsia="宋体" w:hAnsi="Source Code Pro" w:cs="宋体"/>
          <w:color w:val="888888"/>
          <w:kern w:val="0"/>
          <w:sz w:val="24"/>
          <w:szCs w:val="24"/>
          <w:shd w:val="clear" w:color="auto" w:fill="F0F0F0"/>
          <w14:ligatures w14:val="none"/>
        </w:rPr>
        <w:t>：组合标的因子值最大化</w:t>
      </w:r>
    </w:p>
    <w:p w14:paraId="0BB17A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2BAA7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定义因子：人气指标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p>
    <w:p w14:paraId="3DBC3D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(Factor):</w:t>
      </w:r>
    </w:p>
    <w:p w14:paraId="799669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name = </w:t>
      </w:r>
      <w:r w:rsidRPr="005E7B64">
        <w:rPr>
          <w:rFonts w:ascii="Source Code Pro" w:eastAsia="宋体" w:hAnsi="Source Code Pro" w:cs="宋体"/>
          <w:color w:val="880000"/>
          <w:kern w:val="0"/>
          <w:sz w:val="24"/>
          <w:szCs w:val="24"/>
          <w:shd w:val="clear" w:color="auto" w:fill="F0F0F0"/>
          <w14:ligatures w14:val="none"/>
        </w:rPr>
        <w:t>'ar'</w:t>
      </w:r>
    </w:p>
    <w:p w14:paraId="1A6C7B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每天获取过去五日的数据</w:t>
      </w:r>
    </w:p>
    <w:p w14:paraId="4EC7FC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max_window = </w:t>
      </w:r>
      <w:r w:rsidRPr="005E7B64">
        <w:rPr>
          <w:rFonts w:ascii="Source Code Pro" w:eastAsia="宋体" w:hAnsi="Source Code Pro" w:cs="宋体"/>
          <w:color w:val="008800"/>
          <w:kern w:val="0"/>
          <w:sz w:val="24"/>
          <w:szCs w:val="24"/>
          <w:shd w:val="clear" w:color="auto" w:fill="F0F0F0"/>
          <w14:ligatures w14:val="none"/>
        </w:rPr>
        <w:t>5</w:t>
      </w:r>
    </w:p>
    <w:p w14:paraId="691F8D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获取的数据是人气指标</w:t>
      </w:r>
    </w:p>
    <w:p w14:paraId="7A76AF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dependencies = [</w:t>
      </w:r>
      <w:r w:rsidRPr="005E7B64">
        <w:rPr>
          <w:rFonts w:ascii="Source Code Pro" w:eastAsia="宋体" w:hAnsi="Source Code Pro" w:cs="宋体"/>
          <w:color w:val="880000"/>
          <w:kern w:val="0"/>
          <w:sz w:val="24"/>
          <w:szCs w:val="24"/>
          <w:shd w:val="clear" w:color="auto" w:fill="F0F0F0"/>
          <w14:ligatures w14:val="none"/>
        </w:rPr>
        <w:t>'AR'</w:t>
      </w:r>
      <w:r w:rsidRPr="005E7B64">
        <w:rPr>
          <w:rFonts w:ascii="Source Code Pro" w:eastAsia="宋体" w:hAnsi="Source Code Pro" w:cs="宋体"/>
          <w:color w:val="000000"/>
          <w:kern w:val="0"/>
          <w:sz w:val="24"/>
          <w:szCs w:val="24"/>
          <w:shd w:val="clear" w:color="auto" w:fill="F0F0F0"/>
          <w14:ligatures w14:val="none"/>
        </w:rPr>
        <w:t>]</w:t>
      </w:r>
    </w:p>
    <w:p w14:paraId="363824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calc</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data):</w:t>
      </w:r>
    </w:p>
    <w:p w14:paraId="22CD1E4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r w:rsidRPr="005E7B64">
        <w:rPr>
          <w:rFonts w:ascii="Source Code Pro" w:eastAsia="宋体" w:hAnsi="Source Code Pro" w:cs="宋体"/>
          <w:color w:val="000000"/>
          <w:kern w:val="0"/>
          <w:sz w:val="24"/>
          <w:szCs w:val="24"/>
          <w:shd w:val="clear" w:color="auto" w:fill="F0F0F0"/>
          <w14:ligatures w14:val="none"/>
        </w:rPr>
        <w:t xml:space="preserve"> data[</w:t>
      </w:r>
      <w:r w:rsidRPr="005E7B64">
        <w:rPr>
          <w:rFonts w:ascii="Source Code Pro" w:eastAsia="宋体" w:hAnsi="Source Code Pro" w:cs="宋体"/>
          <w:color w:val="880000"/>
          <w:kern w:val="0"/>
          <w:sz w:val="24"/>
          <w:szCs w:val="24"/>
          <w:shd w:val="clear" w:color="auto" w:fill="F0F0F0"/>
          <w14:ligatures w14:val="none"/>
        </w:rPr>
        <w:t>'AR'</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320EA1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4</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人气指标</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日均值</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最大化；</w:t>
      </w:r>
      <w:proofErr w:type="gramStart"/>
      <w:r w:rsidRPr="005E7B64">
        <w:rPr>
          <w:rFonts w:ascii="Source Code Pro" w:eastAsia="宋体" w:hAnsi="Source Code Pro" w:cs="宋体"/>
          <w:color w:val="888888"/>
          <w:kern w:val="0"/>
          <w:sz w:val="24"/>
          <w:szCs w:val="24"/>
          <w:shd w:val="clear" w:color="auto" w:fill="F0F0F0"/>
          <w14:ligatures w14:val="none"/>
        </w:rPr>
        <w:t>组合年化收益率</w:t>
      </w:r>
      <w:proofErr w:type="gramEnd"/>
      <w:r w:rsidRPr="005E7B64">
        <w:rPr>
          <w:rFonts w:ascii="Source Code Pro" w:eastAsia="宋体" w:hAnsi="Source Code Pro" w:cs="宋体"/>
          <w:color w:val="888888"/>
          <w:kern w:val="0"/>
          <w:sz w:val="24"/>
          <w:szCs w:val="24"/>
          <w:shd w:val="clear" w:color="auto" w:fill="F0F0F0"/>
          <w14:ligatures w14:val="none"/>
        </w:rPr>
        <w:t>目标下限为</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；每只标的权重不超过</w:t>
      </w:r>
      <w:r w:rsidRPr="005E7B64">
        <w:rPr>
          <w:rFonts w:ascii="Source Code Pro" w:eastAsia="宋体" w:hAnsi="Source Code Pro" w:cs="宋体"/>
          <w:color w:val="888888"/>
          <w:kern w:val="0"/>
          <w:sz w:val="24"/>
          <w:szCs w:val="24"/>
          <w:shd w:val="clear" w:color="auto" w:fill="F0F0F0"/>
          <w14:ligatures w14:val="none"/>
        </w:rPr>
        <w:t>20%</w:t>
      </w:r>
    </w:p>
    <w:p w14:paraId="765BFE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42397A2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320FA0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w:t>
      </w:r>
      <w:proofErr w:type="gramStart"/>
      <w:r w:rsidRPr="005E7B64">
        <w:rPr>
          <w:rFonts w:ascii="Source Code Pro" w:eastAsia="宋体" w:hAnsi="Source Code Pro" w:cs="宋体"/>
          <w:color w:val="000000"/>
          <w:kern w:val="0"/>
          <w:sz w:val="24"/>
          <w:szCs w:val="24"/>
          <w:shd w:val="clear" w:color="auto" w:fill="F0F0F0"/>
          <w14:ligatures w14:val="none"/>
        </w:rPr>
        <w:t>MaxFactorValue(</w:t>
      </w:r>
      <w:proofErr w:type="gramEnd"/>
      <w:r w:rsidRPr="005E7B64">
        <w:rPr>
          <w:rFonts w:ascii="Source Code Pro" w:eastAsia="宋体" w:hAnsi="Source Code Pro" w:cs="宋体"/>
          <w:color w:val="000000"/>
          <w:kern w:val="0"/>
          <w:sz w:val="24"/>
          <w:szCs w:val="24"/>
          <w:shd w:val="clear" w:color="auto" w:fill="F0F0F0"/>
          <w14:ligatures w14:val="none"/>
        </w:rPr>
        <w:t>factor=AR, count=</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1C98BD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roofErr w:type="gramStart"/>
      <w:r w:rsidRPr="005E7B64">
        <w:rPr>
          <w:rFonts w:ascii="Source Code Pro" w:eastAsia="宋体" w:hAnsi="Source Code Pro" w:cs="宋体"/>
          <w:color w:val="000000"/>
          <w:kern w:val="0"/>
          <w:sz w:val="24"/>
          <w:szCs w:val="24"/>
          <w:shd w:val="clear" w:color="auto" w:fill="F0F0F0"/>
          <w14:ligatures w14:val="none"/>
        </w:rPr>
        <w:t>AnnualProfitConstraint(</w:t>
      </w:r>
      <w:proofErr w:type="gramEnd"/>
      <w:r w:rsidRPr="005E7B64">
        <w:rPr>
          <w:rFonts w:ascii="Source Code Pro" w:eastAsia="宋体" w:hAnsi="Source Code Pro" w:cs="宋体"/>
          <w:color w:val="000000"/>
          <w:kern w:val="0"/>
          <w:sz w:val="24"/>
          <w:szCs w:val="24"/>
          <w:shd w:val="clear" w:color="auto" w:fill="F0F0F0"/>
          <w14:ligatures w14:val="none"/>
        </w:rPr>
        <w:t>limit=</w:t>
      </w:r>
      <w:r w:rsidRPr="005E7B64">
        <w:rPr>
          <w:rFonts w:ascii="Source Code Pro" w:eastAsia="宋体" w:hAnsi="Source Code Pro" w:cs="宋体"/>
          <w:color w:val="008800"/>
          <w:kern w:val="0"/>
          <w:sz w:val="24"/>
          <w:szCs w:val="24"/>
          <w:shd w:val="clear" w:color="auto" w:fill="F0F0F0"/>
          <w14:ligatures w14:val="none"/>
        </w:rPr>
        <w:t>0.2</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p>
    <w:p w14:paraId="2AAF85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0.2</w:t>
      </w:r>
      <w:r w:rsidRPr="005E7B64">
        <w:rPr>
          <w:rFonts w:ascii="Source Code Pro" w:eastAsia="宋体" w:hAnsi="Source Code Pro" w:cs="宋体"/>
          <w:color w:val="000000"/>
          <w:kern w:val="0"/>
          <w:sz w:val="24"/>
          <w:szCs w:val="24"/>
          <w:shd w:val="clear" w:color="auto" w:fill="F0F0F0"/>
          <w14:ligatures w14:val="none"/>
        </w:rPr>
        <w:t>)],</w:t>
      </w:r>
    </w:p>
    <w:p w14:paraId="2A96132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5A6A85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439B1A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305D3F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g.optimizer</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046AC9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模型</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：组合夏普比率最大化；每只标的权重不超过</w:t>
      </w:r>
      <w:r w:rsidRPr="005E7B64">
        <w:rPr>
          <w:rFonts w:ascii="Source Code Pro" w:eastAsia="宋体" w:hAnsi="Source Code Pro" w:cs="宋体"/>
          <w:color w:val="888888"/>
          <w:kern w:val="0"/>
          <w:sz w:val="24"/>
          <w:szCs w:val="24"/>
          <w:shd w:val="clear" w:color="auto" w:fill="F0F0F0"/>
          <w14:ligatures w14:val="none"/>
        </w:rPr>
        <w:t>10%</w:t>
      </w:r>
    </w:p>
    <w:p w14:paraId="0FBC7D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optimized_weight = portfolio_</w:t>
      </w:r>
      <w:proofErr w:type="gramStart"/>
      <w:r w:rsidRPr="005E7B64">
        <w:rPr>
          <w:rFonts w:ascii="Source Code Pro" w:eastAsia="宋体" w:hAnsi="Source Code Pro" w:cs="宋体"/>
          <w:color w:val="000000"/>
          <w:kern w:val="0"/>
          <w:sz w:val="24"/>
          <w:szCs w:val="24"/>
          <w:shd w:val="clear" w:color="auto" w:fill="F0F0F0"/>
          <w14:ligatures w14:val="none"/>
        </w:rPr>
        <w:t>optimizer(</w:t>
      </w:r>
      <w:proofErr w:type="gramEnd"/>
      <w:r w:rsidRPr="005E7B64">
        <w:rPr>
          <w:rFonts w:ascii="Source Code Pro" w:eastAsia="宋体" w:hAnsi="Source Code Pro" w:cs="宋体"/>
          <w:color w:val="000000"/>
          <w:kern w:val="0"/>
          <w:sz w:val="24"/>
          <w:szCs w:val="24"/>
          <w:shd w:val="clear" w:color="auto" w:fill="F0F0F0"/>
          <w14:ligatures w14:val="none"/>
        </w:rPr>
        <w:t>date=context.previous_date,</w:t>
      </w:r>
    </w:p>
    <w:p w14:paraId="4D21F4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securities = g.buy_list,</w:t>
      </w:r>
    </w:p>
    <w:p w14:paraId="2AA281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target = MaxSharpeRatio(rf=</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,weight_sum_equal=</w:t>
      </w:r>
      <w:r w:rsidRPr="005E7B64">
        <w:rPr>
          <w:rFonts w:ascii="Source Code Pro" w:eastAsia="宋体" w:hAnsi="Source Code Pro" w:cs="宋体"/>
          <w:color w:val="008800"/>
          <w:kern w:val="0"/>
          <w:sz w:val="24"/>
          <w:szCs w:val="24"/>
          <w:shd w:val="clear" w:color="auto" w:fill="F0F0F0"/>
          <w14:ligatures w14:val="none"/>
        </w:rPr>
        <w:t>0.5</w:t>
      </w:r>
      <w:r w:rsidRPr="005E7B64">
        <w:rPr>
          <w:rFonts w:ascii="Source Code Pro" w:eastAsia="宋体" w:hAnsi="Source Code Pro" w:cs="宋体"/>
          <w:color w:val="000000"/>
          <w:kern w:val="0"/>
          <w:sz w:val="24"/>
          <w:szCs w:val="24"/>
          <w:shd w:val="clear" w:color="auto" w:fill="F0F0F0"/>
          <w14:ligatures w14:val="none"/>
        </w:rPr>
        <w:t>, count=</w:t>
      </w:r>
      <w:r w:rsidRPr="005E7B64">
        <w:rPr>
          <w:rFonts w:ascii="Source Code Pro" w:eastAsia="宋体" w:hAnsi="Source Code Pro" w:cs="宋体"/>
          <w:color w:val="008800"/>
          <w:kern w:val="0"/>
          <w:sz w:val="24"/>
          <w:szCs w:val="24"/>
          <w:shd w:val="clear" w:color="auto" w:fill="F0F0F0"/>
          <w14:ligatures w14:val="none"/>
        </w:rPr>
        <w:t>250</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无风险利率为</w:t>
      </w:r>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，最大化夏普比率需要约束组合权重的和为</w:t>
      </w:r>
      <w:r w:rsidRPr="005E7B64">
        <w:rPr>
          <w:rFonts w:ascii="Source Code Pro" w:eastAsia="宋体" w:hAnsi="Source Code Pro" w:cs="宋体"/>
          <w:color w:val="888888"/>
          <w:kern w:val="0"/>
          <w:sz w:val="24"/>
          <w:szCs w:val="24"/>
          <w:shd w:val="clear" w:color="auto" w:fill="F0F0F0"/>
          <w14:ligatures w14:val="none"/>
        </w:rPr>
        <w:t>0.5</w:t>
      </w:r>
    </w:p>
    <w:p w14:paraId="374FDD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constraints = [],</w:t>
      </w:r>
    </w:p>
    <w:p w14:paraId="0DF43F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bounds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Bound(</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w:t>
      </w:r>
    </w:p>
    <w:p w14:paraId="6E4138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default_port_weight_range</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57329E1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ftol=</w:t>
      </w:r>
      <w:r w:rsidRPr="005E7B64">
        <w:rPr>
          <w:rFonts w:ascii="Source Code Pro" w:eastAsia="宋体" w:hAnsi="Source Code Pro" w:cs="宋体"/>
          <w:color w:val="008800"/>
          <w:kern w:val="0"/>
          <w:sz w:val="24"/>
          <w:szCs w:val="24"/>
          <w:shd w:val="clear" w:color="auto" w:fill="F0F0F0"/>
          <w14:ligatures w14:val="none"/>
        </w:rPr>
        <w:t>1e-09</w:t>
      </w:r>
      <w:r w:rsidRPr="005E7B64">
        <w:rPr>
          <w:rFonts w:ascii="Source Code Pro" w:eastAsia="宋体" w:hAnsi="Source Code Pro" w:cs="宋体"/>
          <w:color w:val="000000"/>
          <w:kern w:val="0"/>
          <w:sz w:val="24"/>
          <w:szCs w:val="24"/>
          <w:shd w:val="clear" w:color="auto" w:fill="F0F0F0"/>
          <w14:ligatures w14:val="none"/>
        </w:rPr>
        <w:t>,</w:t>
      </w:r>
    </w:p>
    <w:p w14:paraId="4BE6B9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return_none_if_fail=</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6D5EE77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CE247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查看优化结果</w:t>
      </w:r>
    </w:p>
    <w:p w14:paraId="3FD8051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print(optimized_weight)</w:t>
      </w:r>
    </w:p>
    <w:p w14:paraId="5D4707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8FDB7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优化失败，给予警告</w:t>
      </w:r>
    </w:p>
    <w:p w14:paraId="088348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type(optimized_weight) == </w:t>
      </w:r>
      <w:proofErr w:type="gramStart"/>
      <w:r w:rsidRPr="005E7B64">
        <w:rPr>
          <w:rFonts w:ascii="Source Code Pro" w:eastAsia="宋体" w:hAnsi="Source Code Pro" w:cs="宋体"/>
          <w:color w:val="000000"/>
          <w:kern w:val="0"/>
          <w:sz w:val="24"/>
          <w:szCs w:val="24"/>
          <w:shd w:val="clear" w:color="auto" w:fill="F0F0F0"/>
          <w14:ligatures w14:val="none"/>
        </w:rPr>
        <w:t>type(</w:t>
      </w:r>
      <w:proofErr w:type="gramEnd"/>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2F726E8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警告：组合优化失败</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540723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按优化结果，</w:t>
      </w:r>
      <w:proofErr w:type="gramStart"/>
      <w:r w:rsidRPr="005E7B64">
        <w:rPr>
          <w:rFonts w:ascii="Source Code Pro" w:eastAsia="宋体" w:hAnsi="Source Code Pro" w:cs="宋体"/>
          <w:color w:val="888888"/>
          <w:kern w:val="0"/>
          <w:sz w:val="24"/>
          <w:szCs w:val="24"/>
          <w:shd w:val="clear" w:color="auto" w:fill="F0F0F0"/>
          <w14:ligatures w14:val="none"/>
        </w:rPr>
        <w:t>执行调仓操作</w:t>
      </w:r>
      <w:proofErr w:type="gramEnd"/>
    </w:p>
    <w:p w14:paraId="30F3A6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else</w:t>
      </w:r>
      <w:r w:rsidRPr="005E7B64">
        <w:rPr>
          <w:rFonts w:ascii="Source Code Pro" w:eastAsia="宋体" w:hAnsi="Source Code Pro" w:cs="宋体"/>
          <w:color w:val="000000"/>
          <w:kern w:val="0"/>
          <w:sz w:val="24"/>
          <w:szCs w:val="24"/>
          <w:shd w:val="clear" w:color="auto" w:fill="F0F0F0"/>
          <w14:ligatures w14:val="none"/>
        </w:rPr>
        <w:t>:</w:t>
      </w:r>
    </w:p>
    <w:p w14:paraId="0E5446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total_value = context.portfolio.total_value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获取总资产</w:t>
      </w:r>
    </w:p>
    <w:p w14:paraId="520F05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stock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optimized_</w:t>
      </w:r>
      <w:proofErr w:type="gramStart"/>
      <w:r w:rsidRPr="005E7B64">
        <w:rPr>
          <w:rFonts w:ascii="Source Code Pro" w:eastAsia="宋体" w:hAnsi="Source Code Pro" w:cs="宋体"/>
          <w:color w:val="000000"/>
          <w:kern w:val="0"/>
          <w:sz w:val="24"/>
          <w:szCs w:val="24"/>
          <w:shd w:val="clear" w:color="auto" w:fill="F0F0F0"/>
          <w14:ligatures w14:val="none"/>
        </w:rPr>
        <w:t>weight.keys</w:t>
      </w:r>
      <w:proofErr w:type="gramEnd"/>
      <w:r w:rsidRPr="005E7B64">
        <w:rPr>
          <w:rFonts w:ascii="Source Code Pro" w:eastAsia="宋体" w:hAnsi="Source Code Pro" w:cs="宋体"/>
          <w:color w:val="000000"/>
          <w:kern w:val="0"/>
          <w:sz w:val="24"/>
          <w:szCs w:val="24"/>
          <w:shd w:val="clear" w:color="auto" w:fill="F0F0F0"/>
          <w14:ligatures w14:val="none"/>
        </w:rPr>
        <w:t>():</w:t>
      </w:r>
    </w:p>
    <w:p w14:paraId="254C6D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value = total_value * optimized_weight[stock]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确定每个标的</w:t>
      </w:r>
      <w:proofErr w:type="gramStart"/>
      <w:r w:rsidRPr="005E7B64">
        <w:rPr>
          <w:rFonts w:ascii="Source Code Pro" w:eastAsia="宋体" w:hAnsi="Source Code Pro" w:cs="宋体"/>
          <w:color w:val="888888"/>
          <w:kern w:val="0"/>
          <w:sz w:val="24"/>
          <w:szCs w:val="24"/>
          <w:shd w:val="clear" w:color="auto" w:fill="F0F0F0"/>
          <w14:ligatures w14:val="none"/>
        </w:rPr>
        <w:t>的</w:t>
      </w:r>
      <w:proofErr w:type="gramEnd"/>
      <w:r w:rsidRPr="005E7B64">
        <w:rPr>
          <w:rFonts w:ascii="Source Code Pro" w:eastAsia="宋体" w:hAnsi="Source Code Pro" w:cs="宋体"/>
          <w:color w:val="888888"/>
          <w:kern w:val="0"/>
          <w:sz w:val="24"/>
          <w:szCs w:val="24"/>
          <w:shd w:val="clear" w:color="auto" w:fill="F0F0F0"/>
          <w14:ligatures w14:val="none"/>
        </w:rPr>
        <w:t>权重</w:t>
      </w:r>
    </w:p>
    <w:p w14:paraId="0019C5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order_target_value(stock, value)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调整标的至目标权重</w:t>
      </w:r>
    </w:p>
    <w:p w14:paraId="77ADEB98"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交易函数</w:t>
      </w:r>
    </w:p>
    <w:p w14:paraId="6634126A"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提示</w:t>
      </w:r>
    </w:p>
    <w:p w14:paraId="76B35F38" w14:textId="77777777" w:rsidR="005E7B64" w:rsidRPr="005E7B64" w:rsidRDefault="005E7B64" w:rsidP="005E7B64">
      <w:pPr>
        <w:widowControl/>
        <w:numPr>
          <w:ilvl w:val="0"/>
          <w:numId w:val="14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所有下单函数可以在</w:t>
      </w:r>
      <w:r w:rsidRPr="005E7B64">
        <w:rPr>
          <w:rFonts w:ascii="Segoe UI" w:eastAsia="宋体" w:hAnsi="Segoe UI" w:cs="Segoe UI"/>
          <w:color w:val="333333"/>
          <w:kern w:val="0"/>
          <w:sz w:val="24"/>
          <w:szCs w:val="24"/>
          <w14:ligatures w14:val="none"/>
        </w:rPr>
        <w:t xml:space="preserve"> handle_data</w:t>
      </w:r>
      <w:r w:rsidRPr="005E7B64">
        <w:rPr>
          <w:rFonts w:ascii="Segoe UI" w:eastAsia="宋体" w:hAnsi="Segoe UI" w:cs="Segoe UI"/>
          <w:color w:val="333333"/>
          <w:kern w:val="0"/>
          <w:sz w:val="24"/>
          <w:szCs w:val="24"/>
          <w14:ligatures w14:val="none"/>
        </w:rPr>
        <w:t>中</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与</w:t>
      </w:r>
      <w:r w:rsidRPr="005E7B64">
        <w:rPr>
          <w:rFonts w:ascii="Segoe UI" w:eastAsia="宋体" w:hAnsi="Segoe UI" w:cs="Segoe UI"/>
          <w:color w:val="333333"/>
          <w:kern w:val="0"/>
          <w:sz w:val="24"/>
          <w:szCs w:val="24"/>
          <w14:ligatures w14:val="none"/>
        </w:rPr>
        <w:t> </w:t>
      </w:r>
      <w:hyperlink r:id="rId179" w:anchor="task_func" w:history="1">
        <w:r w:rsidRPr="005E7B64">
          <w:rPr>
            <w:rFonts w:ascii="Segoe UI" w:eastAsia="宋体" w:hAnsi="Segoe UI" w:cs="Segoe UI"/>
            <w:color w:val="0E90D2"/>
            <w:kern w:val="0"/>
            <w:sz w:val="24"/>
            <w:szCs w:val="24"/>
            <w:u w:val="single"/>
            <w14:ligatures w14:val="none"/>
          </w:rPr>
          <w:t>定时运行函数</w:t>
        </w:r>
      </w:hyperlink>
      <w:r w:rsidRPr="005E7B64">
        <w:rPr>
          <w:rFonts w:ascii="Segoe UI" w:eastAsia="宋体" w:hAnsi="Segoe UI" w:cs="Segoe UI"/>
          <w:color w:val="333333"/>
          <w:kern w:val="0"/>
          <w:sz w:val="24"/>
          <w:szCs w:val="24"/>
          <w14:ligatures w14:val="none"/>
        </w:rPr>
        <w:t> </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 xml:space="preserve"> time </w:t>
      </w:r>
      <w:r w:rsidRPr="005E7B64">
        <w:rPr>
          <w:rFonts w:ascii="Segoe UI" w:eastAsia="宋体" w:hAnsi="Segoe UI" w:cs="Segoe UI"/>
          <w:color w:val="333333"/>
          <w:kern w:val="0"/>
          <w:sz w:val="24"/>
          <w:szCs w:val="24"/>
          <w14:ligatures w14:val="none"/>
        </w:rPr>
        <w:t>参数为</w:t>
      </w:r>
      <w:r w:rsidRPr="005E7B64">
        <w:rPr>
          <w:rFonts w:ascii="Segoe UI" w:eastAsia="宋体" w:hAnsi="Segoe UI" w:cs="Segoe UI"/>
          <w:color w:val="333333"/>
          <w:kern w:val="0"/>
          <w:sz w:val="24"/>
          <w:szCs w:val="24"/>
          <w14:ligatures w14:val="none"/>
        </w:rPr>
        <w:t xml:space="preserve"> "every_bar"</w:t>
      </w:r>
      <w:r w:rsidRPr="005E7B64">
        <w:rPr>
          <w:rFonts w:ascii="Segoe UI" w:eastAsia="宋体" w:hAnsi="Segoe UI" w:cs="Segoe UI"/>
          <w:color w:val="333333"/>
          <w:kern w:val="0"/>
          <w:sz w:val="24"/>
          <w:szCs w:val="24"/>
          <w14:ligatures w14:val="none"/>
        </w:rPr>
        <w:t>或具体的时间点（例如</w:t>
      </w:r>
      <w:r w:rsidRPr="005E7B64">
        <w:rPr>
          <w:rFonts w:ascii="Segoe UI" w:eastAsia="宋体" w:hAnsi="Segoe UI" w:cs="Segoe UI"/>
          <w:color w:val="333333"/>
          <w:kern w:val="0"/>
          <w:sz w:val="24"/>
          <w:szCs w:val="24"/>
          <w14:ligatures w14:val="none"/>
        </w:rPr>
        <w:t>:time='10:00'</w:t>
      </w:r>
      <w:r w:rsidRPr="005E7B64">
        <w:rPr>
          <w:rFonts w:ascii="Segoe UI" w:eastAsia="宋体" w:hAnsi="Segoe UI" w:cs="Segoe UI"/>
          <w:color w:val="333333"/>
          <w:kern w:val="0"/>
          <w:sz w:val="24"/>
          <w:szCs w:val="24"/>
          <w14:ligatures w14:val="none"/>
        </w:rPr>
        <w:t>）时使用</w:t>
      </w:r>
    </w:p>
    <w:p w14:paraId="5A58EB11" w14:textId="77777777" w:rsidR="005E7B64" w:rsidRPr="005E7B64" w:rsidRDefault="005E7B64" w:rsidP="005E7B64">
      <w:pPr>
        <w:widowControl/>
        <w:numPr>
          <w:ilvl w:val="0"/>
          <w:numId w:val="14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创建订单失败（返回</w:t>
      </w:r>
      <w:r w:rsidRPr="005E7B64">
        <w:rPr>
          <w:rFonts w:ascii="Segoe UI" w:eastAsia="宋体" w:hAnsi="Segoe UI" w:cs="Segoe UI"/>
          <w:color w:val="333333"/>
          <w:kern w:val="0"/>
          <w:sz w:val="24"/>
          <w:szCs w:val="24"/>
          <w14:ligatures w14:val="none"/>
        </w:rPr>
        <w:t>None</w:t>
      </w:r>
      <w:r w:rsidRPr="005E7B64">
        <w:rPr>
          <w:rFonts w:ascii="Segoe UI" w:eastAsia="宋体" w:hAnsi="Segoe UI" w:cs="Segoe UI"/>
          <w:color w:val="333333"/>
          <w:kern w:val="0"/>
          <w:sz w:val="24"/>
          <w:szCs w:val="24"/>
          <w14:ligatures w14:val="none"/>
        </w:rPr>
        <w:t>）的可能原因：</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股票停牌；标的代码错误、已退市、未上市；账户错误</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如给股票下单</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指定</w:t>
      </w:r>
      <w:r w:rsidRPr="005E7B64">
        <w:rPr>
          <w:rFonts w:ascii="Segoe UI" w:eastAsia="宋体" w:hAnsi="Segoe UI" w:cs="Segoe UI"/>
          <w:color w:val="333333"/>
          <w:kern w:val="0"/>
          <w:sz w:val="24"/>
          <w:szCs w:val="24"/>
          <w14:ligatures w14:val="none"/>
        </w:rPr>
        <w:t>pindex</w:t>
      </w:r>
      <w:r w:rsidRPr="005E7B64">
        <w:rPr>
          <w:rFonts w:ascii="Segoe UI" w:eastAsia="宋体" w:hAnsi="Segoe UI" w:cs="Segoe UI"/>
          <w:color w:val="333333"/>
          <w:kern w:val="0"/>
          <w:sz w:val="24"/>
          <w:szCs w:val="24"/>
          <w14:ligatures w14:val="none"/>
        </w:rPr>
        <w:t>为期货账户</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；调整下单手数为</w:t>
      </w:r>
      <w:r w:rsidRPr="005E7B64">
        <w:rPr>
          <w:rFonts w:ascii="Segoe UI" w:eastAsia="宋体" w:hAnsi="Segoe UI" w:cs="Segoe UI"/>
          <w:color w:val="333333"/>
          <w:kern w:val="0"/>
          <w:sz w:val="24"/>
          <w:szCs w:val="24"/>
          <w14:ligatures w14:val="none"/>
        </w:rPr>
        <w:t>0</w:t>
      </w:r>
      <w:r w:rsidRPr="005E7B64">
        <w:rPr>
          <w:rFonts w:ascii="Segoe UI" w:eastAsia="宋体" w:hAnsi="Segoe UI" w:cs="Segoe UI"/>
          <w:color w:val="333333"/>
          <w:kern w:val="0"/>
          <w:sz w:val="24"/>
          <w:szCs w:val="24"/>
          <w14:ligatures w14:val="none"/>
        </w:rPr>
        <w:t>；股票下空单等</w:t>
      </w:r>
    </w:p>
    <w:p w14:paraId="203ED19B" w14:textId="77777777" w:rsidR="005E7B64" w:rsidRPr="005E7B64" w:rsidRDefault="005E7B64" w:rsidP="005E7B64">
      <w:pPr>
        <w:widowControl/>
        <w:numPr>
          <w:ilvl w:val="0"/>
          <w:numId w:val="142"/>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了解更多</w:t>
      </w:r>
      <w:r w:rsidRPr="005E7B64">
        <w:rPr>
          <w:rFonts w:ascii="Segoe UI" w:eastAsia="宋体" w:hAnsi="Segoe UI" w:cs="Segoe UI"/>
          <w:color w:val="333333"/>
          <w:kern w:val="0"/>
          <w:sz w:val="24"/>
          <w:szCs w:val="24"/>
          <w14:ligatures w14:val="none"/>
        </w:rPr>
        <w:t>:</w:t>
      </w:r>
      <w:hyperlink r:id="rId180" w:history="1">
        <w:r w:rsidRPr="005E7B64">
          <w:rPr>
            <w:rFonts w:ascii="Segoe UI" w:eastAsia="宋体" w:hAnsi="Segoe UI" w:cs="Segoe UI"/>
            <w:color w:val="0E90D2"/>
            <w:kern w:val="0"/>
            <w:sz w:val="24"/>
            <w:szCs w:val="24"/>
            <w:u w:val="single"/>
            <w14:ligatures w14:val="none"/>
          </w:rPr>
          <w:t>关于下单函数的说明</w:t>
        </w:r>
      </w:hyperlink>
    </w:p>
    <w:p w14:paraId="24FBE666"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6EC2AEA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 按股数下单</w:t>
      </w:r>
    </w:p>
    <w:p w14:paraId="3DB2D6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security, amount, style=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side=</w:t>
      </w:r>
      <w:r w:rsidRPr="005E7B64">
        <w:rPr>
          <w:rFonts w:ascii="Source Code Pro" w:eastAsia="宋体" w:hAnsi="Source Code Pro" w:cs="宋体"/>
          <w:color w:val="880000"/>
          <w:kern w:val="0"/>
          <w:sz w:val="24"/>
          <w:szCs w:val="24"/>
          <w:shd w:val="clear" w:color="auto" w:fill="F0F0F0"/>
          <w14:ligatures w14:val="none"/>
        </w:rPr>
        <w:t>'long'</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close_today=</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10E518F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买卖标的。调用成功后, 您将可以调用[get_open_orders]取得所有未完成的交易, 也可以调用[cancel_order]取消交易</w:t>
      </w:r>
    </w:p>
    <w:p w14:paraId="3FFB31F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2B99F96"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462C0DD1"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交易数量, 正数表示买入, 负数表示卖出</w:t>
      </w:r>
    </w:p>
    <w:p w14:paraId="231AD9FA"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style: 参见</w:t>
      </w:r>
      <w:hyperlink r:id="rId181" w:anchor="api:OrderStyle" w:history="1">
        <w:r w:rsidRPr="005E7B64">
          <w:rPr>
            <w:rFonts w:ascii="宋体" w:eastAsia="宋体" w:hAnsi="宋体" w:cs="宋体"/>
            <w:color w:val="0E90D2"/>
            <w:kern w:val="0"/>
            <w:sz w:val="24"/>
            <w:szCs w:val="24"/>
            <w:u w:val="single"/>
            <w14:ligatures w14:val="none"/>
          </w:rPr>
          <w:t>OrderStyle</w:t>
        </w:r>
      </w:hyperlink>
      <w:r w:rsidRPr="005E7B64">
        <w:rPr>
          <w:rFonts w:ascii="宋体" w:eastAsia="宋体" w:hAnsi="宋体" w:cs="宋体"/>
          <w:kern w:val="0"/>
          <w:sz w:val="24"/>
          <w:szCs w:val="24"/>
          <w14:ligatures w14:val="none"/>
        </w:rPr>
        <w:t>, None代表MarketOrder</w:t>
      </w:r>
    </w:p>
    <w:p w14:paraId="5829177F"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'long'/'short'，操作多单还是空单。默认为多单，</w:t>
      </w:r>
      <w:r w:rsidRPr="005E7B64">
        <w:rPr>
          <w:rFonts w:ascii="宋体" w:eastAsia="宋体" w:hAnsi="宋体" w:cs="宋体"/>
          <w:b/>
          <w:bCs/>
          <w:kern w:val="0"/>
          <w:sz w:val="24"/>
          <w:szCs w:val="24"/>
          <w14:ligatures w14:val="none"/>
        </w:rPr>
        <w:t>股票、基金暂不</w:t>
      </w:r>
      <w:proofErr w:type="gramStart"/>
      <w:r w:rsidRPr="005E7B64">
        <w:rPr>
          <w:rFonts w:ascii="宋体" w:eastAsia="宋体" w:hAnsi="宋体" w:cs="宋体"/>
          <w:b/>
          <w:bCs/>
          <w:kern w:val="0"/>
          <w:sz w:val="24"/>
          <w:szCs w:val="24"/>
          <w14:ligatures w14:val="none"/>
        </w:rPr>
        <w:t>支持开空单</w:t>
      </w:r>
      <w:proofErr w:type="gramEnd"/>
      <w:r w:rsidRPr="005E7B64">
        <w:rPr>
          <w:rFonts w:ascii="宋体" w:eastAsia="宋体" w:hAnsi="宋体" w:cs="宋体"/>
          <w:kern w:val="0"/>
          <w:sz w:val="24"/>
          <w:szCs w:val="24"/>
          <w14:ligatures w14:val="none"/>
        </w:rPr>
        <w:t>。</w:t>
      </w:r>
    </w:p>
    <w:p w14:paraId="3B774E82"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 指定第一个 subportfolio, 1 指定第二个 subportfolio，</w:t>
      </w:r>
      <w:r w:rsidRPr="005E7B64">
        <w:rPr>
          <w:rFonts w:ascii="宋体" w:eastAsia="宋体" w:hAnsi="宋体" w:cs="宋体"/>
          <w:b/>
          <w:bCs/>
          <w:kern w:val="0"/>
          <w:sz w:val="24"/>
          <w:szCs w:val="24"/>
          <w14:ligatures w14:val="none"/>
        </w:rPr>
        <w:t>默认为0</w:t>
      </w:r>
      <w:r w:rsidRPr="005E7B64">
        <w:rPr>
          <w:rFonts w:ascii="宋体" w:eastAsia="宋体" w:hAnsi="宋体" w:cs="宋体"/>
          <w:kern w:val="0"/>
          <w:sz w:val="24"/>
          <w:szCs w:val="24"/>
          <w14:ligatures w14:val="none"/>
        </w:rPr>
        <w:t>。</w:t>
      </w:r>
    </w:p>
    <w:p w14:paraId="6B0BB63A" w14:textId="77777777" w:rsidR="005E7B64" w:rsidRPr="005E7B64" w:rsidRDefault="005E7B64" w:rsidP="005E7B64">
      <w:pPr>
        <w:widowControl/>
        <w:numPr>
          <w:ilvl w:val="0"/>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，仅对上海国际能源中心，上海期货交易所，中金所生效，其他交易所将会报错（其他交易所没有</w:t>
      </w:r>
      <w:proofErr w:type="gramStart"/>
      <w:r w:rsidRPr="005E7B64">
        <w:rPr>
          <w:rFonts w:ascii="宋体" w:eastAsia="宋体" w:hAnsi="宋体" w:cs="宋体"/>
          <w:kern w:val="0"/>
          <w:sz w:val="24"/>
          <w:szCs w:val="24"/>
          <w14:ligatures w14:val="none"/>
        </w:rPr>
        <w:t>区分平今与</w:t>
      </w:r>
      <w:proofErr w:type="gramEnd"/>
      <w:r w:rsidRPr="005E7B64">
        <w:rPr>
          <w:rFonts w:ascii="宋体" w:eastAsia="宋体" w:hAnsi="宋体" w:cs="宋体"/>
          <w:kern w:val="0"/>
          <w:sz w:val="24"/>
          <w:szCs w:val="24"/>
          <w14:ligatures w14:val="none"/>
        </w:rPr>
        <w:t>平昨，均按照先</w:t>
      </w:r>
      <w:proofErr w:type="gramStart"/>
      <w:r w:rsidRPr="005E7B64">
        <w:rPr>
          <w:rFonts w:ascii="宋体" w:eastAsia="宋体" w:hAnsi="宋体" w:cs="宋体"/>
          <w:kern w:val="0"/>
          <w:sz w:val="24"/>
          <w:szCs w:val="24"/>
          <w14:ligatures w14:val="none"/>
        </w:rPr>
        <w:t>开先平</w:t>
      </w:r>
      <w:proofErr w:type="gramEnd"/>
      <w:r w:rsidRPr="005E7B64">
        <w:rPr>
          <w:rFonts w:ascii="宋体" w:eastAsia="宋体" w:hAnsi="宋体" w:cs="宋体"/>
          <w:kern w:val="0"/>
          <w:sz w:val="24"/>
          <w:szCs w:val="24"/>
          <w14:ligatures w14:val="none"/>
        </w:rPr>
        <w:t>的方法处理）。</w:t>
      </w:r>
    </w:p>
    <w:p w14:paraId="3B5AC994" w14:textId="77777777" w:rsidR="005E7B64" w:rsidRPr="005E7B64" w:rsidRDefault="005E7B64" w:rsidP="005E7B64">
      <w:pPr>
        <w:widowControl/>
        <w:numPr>
          <w:ilvl w:val="1"/>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对上海国际能源中心，上海期货交易所，中金所的标的：</w:t>
      </w:r>
    </w:p>
    <w:p w14:paraId="24F40C02" w14:textId="77777777" w:rsidR="005E7B64" w:rsidRPr="005E7B64" w:rsidRDefault="005E7B64" w:rsidP="005E7B64">
      <w:pPr>
        <w:widowControl/>
        <w:numPr>
          <w:ilvl w:val="2"/>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close_today = True, 只</w:t>
      </w:r>
      <w:proofErr w:type="gramStart"/>
      <w:r w:rsidRPr="005E7B64">
        <w:rPr>
          <w:rFonts w:ascii="宋体" w:eastAsia="宋体" w:hAnsi="宋体" w:cs="宋体"/>
          <w:kern w:val="0"/>
          <w:sz w:val="24"/>
          <w:szCs w:val="24"/>
          <w14:ligatures w14:val="none"/>
        </w:rPr>
        <w:t>平今仓，今仓不足</w:t>
      </w:r>
      <w:proofErr w:type="gramEnd"/>
      <w:r w:rsidRPr="005E7B64">
        <w:rPr>
          <w:rFonts w:ascii="宋体" w:eastAsia="宋体" w:hAnsi="宋体" w:cs="宋体"/>
          <w:kern w:val="0"/>
          <w:sz w:val="24"/>
          <w:szCs w:val="24"/>
          <w14:ligatures w14:val="none"/>
        </w:rPr>
        <w:t>的时候，订单将会被废单。</w:t>
      </w:r>
    </w:p>
    <w:p w14:paraId="417D6904" w14:textId="77777777" w:rsidR="005E7B64" w:rsidRPr="005E7B64" w:rsidRDefault="005E7B64" w:rsidP="005E7B64">
      <w:pPr>
        <w:widowControl/>
        <w:numPr>
          <w:ilvl w:val="2"/>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w:t>
      </w:r>
      <w:proofErr w:type="gramStart"/>
      <w:r w:rsidRPr="005E7B64">
        <w:rPr>
          <w:rFonts w:ascii="宋体" w:eastAsia="宋体" w:hAnsi="宋体" w:cs="宋体"/>
          <w:kern w:val="0"/>
          <w:sz w:val="24"/>
          <w:szCs w:val="24"/>
          <w14:ligatures w14:val="none"/>
        </w:rPr>
        <w:t>平昨仓，昨仓不足部分平今仓</w:t>
      </w:r>
      <w:proofErr w:type="gramEnd"/>
    </w:p>
    <w:p w14:paraId="03329274" w14:textId="77777777" w:rsidR="005E7B64" w:rsidRPr="005E7B64" w:rsidRDefault="005E7B64" w:rsidP="005E7B64">
      <w:pPr>
        <w:widowControl/>
        <w:numPr>
          <w:ilvl w:val="1"/>
          <w:numId w:val="14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不管close_today是True还是False，此函数只会产生一个订单，区别在于平仓时的手续费计算，</w:t>
      </w:r>
      <w:proofErr w:type="gramStart"/>
      <w:r w:rsidRPr="005E7B64">
        <w:rPr>
          <w:rFonts w:ascii="宋体" w:eastAsia="宋体" w:hAnsi="宋体" w:cs="宋体"/>
          <w:kern w:val="0"/>
          <w:sz w:val="24"/>
          <w:szCs w:val="24"/>
          <w14:ligatures w14:val="none"/>
        </w:rPr>
        <w:t>平昨仓使用</w:t>
      </w:r>
      <w:proofErr w:type="gramEnd"/>
      <w:r w:rsidRPr="005E7B64">
        <w:rPr>
          <w:rFonts w:ascii="宋体" w:eastAsia="宋体" w:hAnsi="宋体" w:cs="宋体"/>
          <w:kern w:val="0"/>
          <w:sz w:val="24"/>
          <w:szCs w:val="24"/>
          <w14:ligatures w14:val="none"/>
        </w:rPr>
        <w:t>close_commission对应手续费率，</w:t>
      </w:r>
      <w:proofErr w:type="gramStart"/>
      <w:r w:rsidRPr="005E7B64">
        <w:rPr>
          <w:rFonts w:ascii="宋体" w:eastAsia="宋体" w:hAnsi="宋体" w:cs="宋体"/>
          <w:kern w:val="0"/>
          <w:sz w:val="24"/>
          <w:szCs w:val="24"/>
          <w14:ligatures w14:val="none"/>
        </w:rPr>
        <w:t>平今仓使用</w:t>
      </w:r>
      <w:proofErr w:type="gramEnd"/>
      <w:r w:rsidRPr="005E7B64">
        <w:rPr>
          <w:rFonts w:ascii="宋体" w:eastAsia="宋体" w:hAnsi="宋体" w:cs="宋体"/>
          <w:kern w:val="0"/>
          <w:sz w:val="24"/>
          <w:szCs w:val="24"/>
          <w14:ligatures w14:val="none"/>
        </w:rPr>
        <w:t>close_today_commission手续费率。</w:t>
      </w:r>
    </w:p>
    <w:p w14:paraId="4629110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Order对象或者None, 如果创建订单成功, 则返回Order对象, 失败则返回None</w:t>
      </w:r>
    </w:p>
    <w:p w14:paraId="307E3B4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75B574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买入平安银行股票</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股</w:t>
      </w:r>
    </w:p>
    <w:p w14:paraId="4D39AA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下一个市价单</w:t>
      </w:r>
    </w:p>
    <w:p w14:paraId="384CA0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MarketOrderStyle())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下一个市价单</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功能同上</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科创板市价单需要</w:t>
      </w:r>
      <w:proofErr w:type="gramEnd"/>
      <w:r w:rsidRPr="005E7B64">
        <w:rPr>
          <w:rFonts w:ascii="Source Code Pro" w:eastAsia="宋体" w:hAnsi="Source Code Pro" w:cs="宋体"/>
          <w:color w:val="888888"/>
          <w:kern w:val="0"/>
          <w:sz w:val="24"/>
          <w:szCs w:val="24"/>
          <w:shd w:val="clear" w:color="auto" w:fill="F0F0F0"/>
          <w14:ligatures w14:val="none"/>
        </w:rPr>
        <w:t>指定保护价</w:t>
      </w:r>
      <w:r w:rsidRPr="005E7B64">
        <w:rPr>
          <w:rFonts w:ascii="Source Code Pro" w:eastAsia="宋体" w:hAnsi="Source Code Pro" w:cs="宋体"/>
          <w:color w:val="888888"/>
          <w:kern w:val="0"/>
          <w:sz w:val="24"/>
          <w:szCs w:val="24"/>
          <w:shd w:val="clear" w:color="auto" w:fill="F0F0F0"/>
          <w14:ligatures w14:val="none"/>
        </w:rPr>
        <w:t>)</w:t>
      </w:r>
    </w:p>
    <w:p w14:paraId="6EA979C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w:t>
      </w:r>
      <w:r w:rsidRPr="005E7B64">
        <w:rPr>
          <w:rFonts w:ascii="Source Code Pro" w:eastAsia="宋体" w:hAnsi="Source Code Pro" w:cs="宋体"/>
          <w:color w:val="880000"/>
          <w:kern w:val="0"/>
          <w:sz w:val="24"/>
          <w:szCs w:val="24"/>
          <w:shd w:val="clear" w:color="auto" w:fill="F0F0F0"/>
          <w14:ligatures w14:val="none"/>
        </w:rPr>
        <w:t>'688001.XSHG'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MarketOrderStyle(</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科创板设置</w:t>
      </w:r>
      <w:proofErr w:type="gramEnd"/>
      <w:r w:rsidRPr="005E7B64">
        <w:rPr>
          <w:rFonts w:ascii="Source Code Pro" w:eastAsia="宋体" w:hAnsi="Source Code Pro" w:cs="宋体"/>
          <w:color w:val="888888"/>
          <w:kern w:val="0"/>
          <w:sz w:val="24"/>
          <w:szCs w:val="24"/>
          <w:shd w:val="clear" w:color="auto" w:fill="F0F0F0"/>
          <w14:ligatures w14:val="none"/>
        </w:rPr>
        <w:t>保护价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买入时成交价不得高于</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元</w:t>
      </w:r>
    </w:p>
    <w:p w14:paraId="76B166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LimitOrderStyle(</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以</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块价格下一个限价单</w:t>
      </w:r>
    </w:p>
    <w:p w14:paraId="0EC30BB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可能的失败原因</w:t>
      </w:r>
      <w:r w:rsidRPr="005E7B64">
        <w:rPr>
          <w:rFonts w:ascii="宋体" w:eastAsia="宋体" w:hAnsi="宋体" w:cs="宋体"/>
          <w:kern w:val="0"/>
          <w:sz w:val="24"/>
          <w:szCs w:val="24"/>
          <w14:ligatures w14:val="none"/>
        </w:rPr>
        <w:t>:</w:t>
      </w:r>
    </w:p>
    <w:p w14:paraId="6BA53B94"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股票数量经调整后变成0 (请看下面的说明)</w:t>
      </w:r>
    </w:p>
    <w:p w14:paraId="3CEB7D46"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股票停牌</w:t>
      </w:r>
    </w:p>
    <w:p w14:paraId="3131BE79"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股票未上市或者退市</w:t>
      </w:r>
    </w:p>
    <w:p w14:paraId="5C64EBD7"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股票不存在</w:t>
      </w:r>
    </w:p>
    <w:p w14:paraId="26B886AD"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为股票、基金开了空单</w:t>
      </w:r>
    </w:p>
    <w:p w14:paraId="10136016"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选择了不存在的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号，如没有建立多个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，而设定pindex的数大于0</w:t>
      </w:r>
    </w:p>
    <w:p w14:paraId="5259D92C" w14:textId="77777777" w:rsidR="005E7B64" w:rsidRPr="005E7B64" w:rsidRDefault="005E7B64" w:rsidP="005E7B64">
      <w:pPr>
        <w:widowControl/>
        <w:numPr>
          <w:ilvl w:val="0"/>
          <w:numId w:val="144"/>
        </w:numPr>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科创板</w:t>
      </w:r>
      <w:proofErr w:type="gramEnd"/>
      <w:r w:rsidRPr="005E7B64">
        <w:rPr>
          <w:rFonts w:ascii="宋体" w:eastAsia="宋体" w:hAnsi="宋体" w:cs="宋体"/>
          <w:kern w:val="0"/>
          <w:sz w:val="24"/>
          <w:szCs w:val="24"/>
          <w14:ligatures w14:val="none"/>
        </w:rPr>
        <w:t>市价单未指定保护价</w:t>
      </w:r>
    </w:p>
    <w:p w14:paraId="5BED5B2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t>:</w:t>
      </w:r>
    </w:p>
    <w:p w14:paraId="3BCDDB47" w14:textId="77777777" w:rsidR="005E7B64" w:rsidRPr="005E7B64" w:rsidRDefault="005E7B64" w:rsidP="005E7B64">
      <w:pPr>
        <w:widowControl/>
        <w:numPr>
          <w:ilvl w:val="0"/>
          <w:numId w:val="14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因为下列原因, 有时候实际买入或者卖出的股票数量跟</w:t>
      </w:r>
      <w:proofErr w:type="gramStart"/>
      <w:r w:rsidRPr="005E7B64">
        <w:rPr>
          <w:rFonts w:ascii="宋体" w:eastAsia="宋体" w:hAnsi="宋体" w:cs="宋体"/>
          <w:kern w:val="0"/>
          <w:sz w:val="24"/>
          <w:szCs w:val="24"/>
          <w14:ligatures w14:val="none"/>
        </w:rPr>
        <w:t>您设置</w:t>
      </w:r>
      <w:proofErr w:type="gramEnd"/>
      <w:r w:rsidRPr="005E7B64">
        <w:rPr>
          <w:rFonts w:ascii="宋体" w:eastAsia="宋体" w:hAnsi="宋体" w:cs="宋体"/>
          <w:kern w:val="0"/>
          <w:sz w:val="24"/>
          <w:szCs w:val="24"/>
          <w14:ligatures w14:val="none"/>
        </w:rPr>
        <w:t>的不一样，这个时候我们会在您的log中添加警告信息。</w:t>
      </w:r>
    </w:p>
    <w:p w14:paraId="636207E9" w14:textId="77777777" w:rsidR="005E7B64" w:rsidRPr="005E7B64" w:rsidRDefault="005E7B64" w:rsidP="005E7B64">
      <w:pPr>
        <w:widowControl/>
        <w:numPr>
          <w:ilvl w:val="0"/>
          <w:numId w:val="1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买入时会根据</w:t>
      </w:r>
      <w:proofErr w:type="gramStart"/>
      <w:r w:rsidRPr="005E7B64">
        <w:rPr>
          <w:rFonts w:ascii="宋体" w:eastAsia="宋体" w:hAnsi="宋体" w:cs="宋体"/>
          <w:kern w:val="0"/>
          <w:sz w:val="24"/>
          <w:szCs w:val="24"/>
          <w14:ligatures w14:val="none"/>
        </w:rPr>
        <w:t>您当前</w:t>
      </w:r>
      <w:proofErr w:type="gramEnd"/>
      <w:r w:rsidRPr="005E7B64">
        <w:rPr>
          <w:rFonts w:ascii="宋体" w:eastAsia="宋体" w:hAnsi="宋体" w:cs="宋体"/>
          <w:kern w:val="0"/>
          <w:sz w:val="24"/>
          <w:szCs w:val="24"/>
          <w14:ligatures w14:val="none"/>
        </w:rPr>
        <w:t>的现金来</w:t>
      </w:r>
      <w:proofErr w:type="gramStart"/>
      <w:r w:rsidRPr="005E7B64">
        <w:rPr>
          <w:rFonts w:ascii="宋体" w:eastAsia="宋体" w:hAnsi="宋体" w:cs="宋体"/>
          <w:kern w:val="0"/>
          <w:sz w:val="24"/>
          <w:szCs w:val="24"/>
          <w14:ligatures w14:val="none"/>
        </w:rPr>
        <w:t>限制您买入</w:t>
      </w:r>
      <w:proofErr w:type="gramEnd"/>
      <w:r w:rsidRPr="005E7B64">
        <w:rPr>
          <w:rFonts w:ascii="宋体" w:eastAsia="宋体" w:hAnsi="宋体" w:cs="宋体"/>
          <w:kern w:val="0"/>
          <w:sz w:val="24"/>
          <w:szCs w:val="24"/>
          <w14:ligatures w14:val="none"/>
        </w:rPr>
        <w:t>的数量</w:t>
      </w:r>
    </w:p>
    <w:p w14:paraId="42D65CAC" w14:textId="77777777" w:rsidR="005E7B64" w:rsidRPr="005E7B64" w:rsidRDefault="005E7B64" w:rsidP="005E7B64">
      <w:pPr>
        <w:widowControl/>
        <w:numPr>
          <w:ilvl w:val="0"/>
          <w:numId w:val="1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卖出时会根据您持有股票的数量来</w:t>
      </w:r>
      <w:proofErr w:type="gramStart"/>
      <w:r w:rsidRPr="005E7B64">
        <w:rPr>
          <w:rFonts w:ascii="宋体" w:eastAsia="宋体" w:hAnsi="宋体" w:cs="宋体"/>
          <w:kern w:val="0"/>
          <w:sz w:val="24"/>
          <w:szCs w:val="24"/>
          <w14:ligatures w14:val="none"/>
        </w:rPr>
        <w:t>限制您</w:t>
      </w:r>
      <w:proofErr w:type="gramEnd"/>
      <w:r w:rsidRPr="005E7B64">
        <w:rPr>
          <w:rFonts w:ascii="宋体" w:eastAsia="宋体" w:hAnsi="宋体" w:cs="宋体"/>
          <w:kern w:val="0"/>
          <w:sz w:val="24"/>
          <w:szCs w:val="24"/>
          <w14:ligatures w14:val="none"/>
        </w:rPr>
        <w:t>卖出的数量</w:t>
      </w:r>
    </w:p>
    <w:p w14:paraId="34AE02F5" w14:textId="77777777" w:rsidR="005E7B64" w:rsidRPr="005E7B64" w:rsidRDefault="005E7B64" w:rsidP="005E7B64">
      <w:pPr>
        <w:widowControl/>
        <w:numPr>
          <w:ilvl w:val="0"/>
          <w:numId w:val="14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我们会遵守A股交易规则: 每次交易数量只能是100的整数</w:t>
      </w:r>
      <w:proofErr w:type="gramStart"/>
      <w:r w:rsidRPr="005E7B64">
        <w:rPr>
          <w:rFonts w:ascii="宋体" w:eastAsia="宋体" w:hAnsi="宋体" w:cs="宋体"/>
          <w:kern w:val="0"/>
          <w:sz w:val="24"/>
          <w:szCs w:val="24"/>
          <w14:ligatures w14:val="none"/>
        </w:rPr>
        <w:t>倍</w:t>
      </w:r>
      <w:proofErr w:type="gramEnd"/>
      <w:r w:rsidRPr="005E7B64">
        <w:rPr>
          <w:rFonts w:ascii="宋体" w:eastAsia="宋体" w:hAnsi="宋体" w:cs="宋体"/>
          <w:kern w:val="0"/>
          <w:sz w:val="24"/>
          <w:szCs w:val="24"/>
          <w14:ligatures w14:val="none"/>
        </w:rPr>
        <w:t>, 但是卖光所有股票时不受这个限制(</w:t>
      </w:r>
      <w:proofErr w:type="gramStart"/>
      <w:r w:rsidRPr="005E7B64">
        <w:rPr>
          <w:rFonts w:ascii="宋体" w:eastAsia="宋体" w:hAnsi="宋体" w:cs="宋体"/>
          <w:kern w:val="0"/>
          <w:sz w:val="24"/>
          <w:szCs w:val="24"/>
          <w14:ligatures w14:val="none"/>
        </w:rPr>
        <w:t>科创板</w:t>
      </w:r>
      <w:proofErr w:type="gramEnd"/>
      <w:r w:rsidRPr="005E7B64">
        <w:rPr>
          <w:rFonts w:ascii="宋体" w:eastAsia="宋体" w:hAnsi="宋体" w:cs="宋体"/>
          <w:kern w:val="0"/>
          <w:sz w:val="24"/>
          <w:szCs w:val="24"/>
          <w14:ligatures w14:val="none"/>
        </w:rPr>
        <w:t>200起可交易200以上的零散股)</w:t>
      </w:r>
    </w:p>
    <w:p w14:paraId="12B44DFE" w14:textId="77777777" w:rsidR="005E7B64" w:rsidRPr="005E7B64" w:rsidRDefault="005E7B64" w:rsidP="005E7B64">
      <w:pPr>
        <w:widowControl/>
        <w:numPr>
          <w:ilvl w:val="0"/>
          <w:numId w:val="14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根据交易所规则, 每天结束时会取消所有未完成交易</w:t>
      </w:r>
    </w:p>
    <w:p w14:paraId="2A20CCB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order_target 目标股数下单</w:t>
      </w:r>
    </w:p>
    <w:p w14:paraId="475A27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security, amount, style=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side=</w:t>
      </w:r>
      <w:r w:rsidRPr="005E7B64">
        <w:rPr>
          <w:rFonts w:ascii="Source Code Pro" w:eastAsia="宋体" w:hAnsi="Source Code Pro" w:cs="宋体"/>
          <w:color w:val="880000"/>
          <w:kern w:val="0"/>
          <w:sz w:val="24"/>
          <w:szCs w:val="24"/>
          <w:shd w:val="clear" w:color="auto" w:fill="F0F0F0"/>
          <w14:ligatures w14:val="none"/>
        </w:rPr>
        <w:t>'long'</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close_today=</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68B89A5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买卖标的, 使最终标的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数量达到指定的amount，注意使用此接口下单时若指定的标的有未完成的订单，则先前未完成的订单将会被取消</w:t>
      </w:r>
    </w:p>
    <w:p w14:paraId="0D05A68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CD2D90C"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2FDD5DD4"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期望的最终数量</w:t>
      </w:r>
    </w:p>
    <w:p w14:paraId="5A6557E5"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style: 参见</w:t>
      </w:r>
      <w:hyperlink r:id="rId182" w:anchor="api:OrderStyle" w:history="1">
        <w:r w:rsidRPr="005E7B64">
          <w:rPr>
            <w:rFonts w:ascii="宋体" w:eastAsia="宋体" w:hAnsi="宋体" w:cs="宋体"/>
            <w:color w:val="0E90D2"/>
            <w:kern w:val="0"/>
            <w:sz w:val="24"/>
            <w:szCs w:val="24"/>
            <w:u w:val="single"/>
            <w14:ligatures w14:val="none"/>
          </w:rPr>
          <w:t>OrderStyle</w:t>
        </w:r>
      </w:hyperlink>
      <w:r w:rsidRPr="005E7B64">
        <w:rPr>
          <w:rFonts w:ascii="宋体" w:eastAsia="宋体" w:hAnsi="宋体" w:cs="宋体"/>
          <w:kern w:val="0"/>
          <w:sz w:val="24"/>
          <w:szCs w:val="24"/>
          <w14:ligatures w14:val="none"/>
        </w:rPr>
        <w:t>, None代表MarketOrder</w:t>
      </w:r>
    </w:p>
    <w:p w14:paraId="7CE9C9C6"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'long'/'short'，操作多单还是空单。默认为多单。默认为多单，</w:t>
      </w:r>
      <w:r w:rsidRPr="005E7B64">
        <w:rPr>
          <w:rFonts w:ascii="宋体" w:eastAsia="宋体" w:hAnsi="宋体" w:cs="宋体"/>
          <w:b/>
          <w:bCs/>
          <w:kern w:val="0"/>
          <w:sz w:val="24"/>
          <w:szCs w:val="24"/>
          <w14:ligatures w14:val="none"/>
        </w:rPr>
        <w:t>股票、基金暂不</w:t>
      </w:r>
      <w:proofErr w:type="gramStart"/>
      <w:r w:rsidRPr="005E7B64">
        <w:rPr>
          <w:rFonts w:ascii="宋体" w:eastAsia="宋体" w:hAnsi="宋体" w:cs="宋体"/>
          <w:b/>
          <w:bCs/>
          <w:kern w:val="0"/>
          <w:sz w:val="24"/>
          <w:szCs w:val="24"/>
          <w14:ligatures w14:val="none"/>
        </w:rPr>
        <w:t>支持开空单</w:t>
      </w:r>
      <w:proofErr w:type="gramEnd"/>
      <w:r w:rsidRPr="005E7B64">
        <w:rPr>
          <w:rFonts w:ascii="宋体" w:eastAsia="宋体" w:hAnsi="宋体" w:cs="宋体"/>
          <w:kern w:val="0"/>
          <w:sz w:val="24"/>
          <w:szCs w:val="24"/>
          <w14:ligatures w14:val="none"/>
        </w:rPr>
        <w:t>。</w:t>
      </w:r>
    </w:p>
    <w:p w14:paraId="2FEEAC1D"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0为 指定第一个 subportfolio, 1 为指定第二个 subportfolio，</w:t>
      </w:r>
      <w:r w:rsidRPr="005E7B64">
        <w:rPr>
          <w:rFonts w:ascii="宋体" w:eastAsia="宋体" w:hAnsi="宋体" w:cs="宋体"/>
          <w:b/>
          <w:bCs/>
          <w:kern w:val="0"/>
          <w:sz w:val="24"/>
          <w:szCs w:val="24"/>
          <w14:ligatures w14:val="none"/>
        </w:rPr>
        <w:t>默认为0</w:t>
      </w:r>
      <w:r w:rsidRPr="005E7B64">
        <w:rPr>
          <w:rFonts w:ascii="宋体" w:eastAsia="宋体" w:hAnsi="宋体" w:cs="宋体"/>
          <w:kern w:val="0"/>
          <w:sz w:val="24"/>
          <w:szCs w:val="24"/>
          <w14:ligatures w14:val="none"/>
        </w:rPr>
        <w:t>。</w:t>
      </w:r>
    </w:p>
    <w:p w14:paraId="724D9FAF" w14:textId="77777777" w:rsidR="005E7B64" w:rsidRPr="005E7B64" w:rsidRDefault="005E7B64" w:rsidP="005E7B64">
      <w:pPr>
        <w:widowControl/>
        <w:numPr>
          <w:ilvl w:val="0"/>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，仅对上海国际能源中心，上海期货交易所，中金所生效，其他交易所将会报错（其他交易所没有</w:t>
      </w:r>
      <w:proofErr w:type="gramStart"/>
      <w:r w:rsidRPr="005E7B64">
        <w:rPr>
          <w:rFonts w:ascii="宋体" w:eastAsia="宋体" w:hAnsi="宋体" w:cs="宋体"/>
          <w:kern w:val="0"/>
          <w:sz w:val="24"/>
          <w:szCs w:val="24"/>
          <w14:ligatures w14:val="none"/>
        </w:rPr>
        <w:t>区分平今与</w:t>
      </w:r>
      <w:proofErr w:type="gramEnd"/>
      <w:r w:rsidRPr="005E7B64">
        <w:rPr>
          <w:rFonts w:ascii="宋体" w:eastAsia="宋体" w:hAnsi="宋体" w:cs="宋体"/>
          <w:kern w:val="0"/>
          <w:sz w:val="24"/>
          <w:szCs w:val="24"/>
          <w14:ligatures w14:val="none"/>
        </w:rPr>
        <w:t>平昨，均按照先</w:t>
      </w:r>
      <w:proofErr w:type="gramStart"/>
      <w:r w:rsidRPr="005E7B64">
        <w:rPr>
          <w:rFonts w:ascii="宋体" w:eastAsia="宋体" w:hAnsi="宋体" w:cs="宋体"/>
          <w:kern w:val="0"/>
          <w:sz w:val="24"/>
          <w:szCs w:val="24"/>
          <w14:ligatures w14:val="none"/>
        </w:rPr>
        <w:t>开先平</w:t>
      </w:r>
      <w:proofErr w:type="gramEnd"/>
      <w:r w:rsidRPr="005E7B64">
        <w:rPr>
          <w:rFonts w:ascii="宋体" w:eastAsia="宋体" w:hAnsi="宋体" w:cs="宋体"/>
          <w:kern w:val="0"/>
          <w:sz w:val="24"/>
          <w:szCs w:val="24"/>
          <w14:ligatures w14:val="none"/>
        </w:rPr>
        <w:t>的方法处理）。</w:t>
      </w:r>
    </w:p>
    <w:p w14:paraId="26F403E6" w14:textId="77777777" w:rsidR="005E7B64" w:rsidRPr="005E7B64" w:rsidRDefault="005E7B64" w:rsidP="005E7B64">
      <w:pPr>
        <w:widowControl/>
        <w:numPr>
          <w:ilvl w:val="1"/>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对上海国际能源中心，上海期货交易所，中金所的标的：</w:t>
      </w:r>
    </w:p>
    <w:p w14:paraId="7A4643D3" w14:textId="77777777" w:rsidR="005E7B64" w:rsidRPr="005E7B64" w:rsidRDefault="005E7B64" w:rsidP="005E7B64">
      <w:pPr>
        <w:widowControl/>
        <w:numPr>
          <w:ilvl w:val="2"/>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True, 只</w:t>
      </w:r>
      <w:proofErr w:type="gramStart"/>
      <w:r w:rsidRPr="005E7B64">
        <w:rPr>
          <w:rFonts w:ascii="宋体" w:eastAsia="宋体" w:hAnsi="宋体" w:cs="宋体"/>
          <w:kern w:val="0"/>
          <w:sz w:val="24"/>
          <w:szCs w:val="24"/>
          <w14:ligatures w14:val="none"/>
        </w:rPr>
        <w:t>平今仓，今仓不足</w:t>
      </w:r>
      <w:proofErr w:type="gramEnd"/>
      <w:r w:rsidRPr="005E7B64">
        <w:rPr>
          <w:rFonts w:ascii="宋体" w:eastAsia="宋体" w:hAnsi="宋体" w:cs="宋体"/>
          <w:kern w:val="0"/>
          <w:sz w:val="24"/>
          <w:szCs w:val="24"/>
          <w14:ligatures w14:val="none"/>
        </w:rPr>
        <w:t>的时候，订单将会被废单。</w:t>
      </w:r>
    </w:p>
    <w:p w14:paraId="74A4FB79" w14:textId="77777777" w:rsidR="005E7B64" w:rsidRPr="005E7B64" w:rsidRDefault="005E7B64" w:rsidP="005E7B64">
      <w:pPr>
        <w:widowControl/>
        <w:numPr>
          <w:ilvl w:val="2"/>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w:t>
      </w:r>
      <w:proofErr w:type="gramStart"/>
      <w:r w:rsidRPr="005E7B64">
        <w:rPr>
          <w:rFonts w:ascii="宋体" w:eastAsia="宋体" w:hAnsi="宋体" w:cs="宋体"/>
          <w:kern w:val="0"/>
          <w:sz w:val="24"/>
          <w:szCs w:val="24"/>
          <w14:ligatures w14:val="none"/>
        </w:rPr>
        <w:t>平昨仓，昨仓不足部分平今仓</w:t>
      </w:r>
      <w:proofErr w:type="gramEnd"/>
    </w:p>
    <w:p w14:paraId="78503AAE" w14:textId="77777777" w:rsidR="005E7B64" w:rsidRPr="005E7B64" w:rsidRDefault="005E7B64" w:rsidP="005E7B64">
      <w:pPr>
        <w:widowControl/>
        <w:numPr>
          <w:ilvl w:val="1"/>
          <w:numId w:val="14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不管close_today是True还是False，此函数只会产生一个订单，区别在于平仓时的手续费计算，</w:t>
      </w:r>
      <w:proofErr w:type="gramStart"/>
      <w:r w:rsidRPr="005E7B64">
        <w:rPr>
          <w:rFonts w:ascii="宋体" w:eastAsia="宋体" w:hAnsi="宋体" w:cs="宋体"/>
          <w:kern w:val="0"/>
          <w:sz w:val="24"/>
          <w:szCs w:val="24"/>
          <w14:ligatures w14:val="none"/>
        </w:rPr>
        <w:t>平昨仓使用</w:t>
      </w:r>
      <w:proofErr w:type="gramEnd"/>
      <w:r w:rsidRPr="005E7B64">
        <w:rPr>
          <w:rFonts w:ascii="宋体" w:eastAsia="宋体" w:hAnsi="宋体" w:cs="宋体"/>
          <w:kern w:val="0"/>
          <w:sz w:val="24"/>
          <w:szCs w:val="24"/>
          <w14:ligatures w14:val="none"/>
        </w:rPr>
        <w:t>close_commission对应手续费率，</w:t>
      </w:r>
      <w:proofErr w:type="gramStart"/>
      <w:r w:rsidRPr="005E7B64">
        <w:rPr>
          <w:rFonts w:ascii="宋体" w:eastAsia="宋体" w:hAnsi="宋体" w:cs="宋体"/>
          <w:kern w:val="0"/>
          <w:sz w:val="24"/>
          <w:szCs w:val="24"/>
          <w14:ligatures w14:val="none"/>
        </w:rPr>
        <w:t>平今仓使用</w:t>
      </w:r>
      <w:proofErr w:type="gramEnd"/>
      <w:r w:rsidRPr="005E7B64">
        <w:rPr>
          <w:rFonts w:ascii="宋体" w:eastAsia="宋体" w:hAnsi="宋体" w:cs="宋体"/>
          <w:kern w:val="0"/>
          <w:sz w:val="24"/>
          <w:szCs w:val="24"/>
          <w14:ligatures w14:val="none"/>
        </w:rPr>
        <w:t>close_today_commission手续费率。</w:t>
      </w:r>
    </w:p>
    <w:p w14:paraId="38E80A7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Order对象或者None, 如果创建委托成功, 则返回Order对象, 失败则返回None</w:t>
      </w:r>
    </w:p>
    <w:p w14:paraId="38E553D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50CD26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卖出平安银行所有股票</w:t>
      </w:r>
    </w:p>
    <w:p w14:paraId="6944679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045F39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买入平安银行所有股票到</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股</w:t>
      </w:r>
    </w:p>
    <w:p w14:paraId="169F31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742EDA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order_target(</w:t>
      </w:r>
      <w:r w:rsidRPr="005E7B64">
        <w:rPr>
          <w:rFonts w:ascii="Source Code Pro" w:eastAsia="宋体" w:hAnsi="Source Code Pro" w:cs="宋体"/>
          <w:color w:val="880000"/>
          <w:kern w:val="0"/>
          <w:sz w:val="24"/>
          <w:szCs w:val="24"/>
          <w:shd w:val="clear" w:color="auto" w:fill="F0F0F0"/>
          <w14:ligatures w14:val="none"/>
        </w:rPr>
        <w:t>'688001.XSHG'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MarketOrderStyle(</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科创板设置</w:t>
      </w:r>
      <w:proofErr w:type="gramEnd"/>
      <w:r w:rsidRPr="005E7B64">
        <w:rPr>
          <w:rFonts w:ascii="Source Code Pro" w:eastAsia="宋体" w:hAnsi="Source Code Pro" w:cs="宋体"/>
          <w:color w:val="888888"/>
          <w:kern w:val="0"/>
          <w:sz w:val="24"/>
          <w:szCs w:val="24"/>
          <w:shd w:val="clear" w:color="auto" w:fill="F0F0F0"/>
          <w14:ligatures w14:val="none"/>
        </w:rPr>
        <w:t>保护价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买入时成交价不得高于</w:t>
      </w:r>
      <w:r w:rsidRPr="005E7B64">
        <w:rPr>
          <w:rFonts w:ascii="Source Code Pro" w:eastAsia="宋体" w:hAnsi="Source Code Pro" w:cs="宋体"/>
          <w:color w:val="888888"/>
          <w:kern w:val="0"/>
          <w:sz w:val="24"/>
          <w:szCs w:val="24"/>
          <w:shd w:val="clear" w:color="auto" w:fill="F0F0F0"/>
          <w14:ligatures w14:val="none"/>
        </w:rPr>
        <w:t>10</w:t>
      </w:r>
    </w:p>
    <w:p w14:paraId="4490974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order_value 按价值下单</w:t>
      </w:r>
    </w:p>
    <w:p w14:paraId="7A0971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value, style=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side=</w:t>
      </w:r>
      <w:r w:rsidRPr="005E7B64">
        <w:rPr>
          <w:rFonts w:ascii="Source Code Pro" w:eastAsia="宋体" w:hAnsi="Source Code Pro" w:cs="宋体"/>
          <w:color w:val="880000"/>
          <w:kern w:val="0"/>
          <w:sz w:val="24"/>
          <w:szCs w:val="24"/>
          <w:shd w:val="clear" w:color="auto" w:fill="F0F0F0"/>
          <w14:ligatures w14:val="none"/>
        </w:rPr>
        <w:t>'long'</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close_today=</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57416C9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买卖价值为value的标的。</w:t>
      </w:r>
    </w:p>
    <w:p w14:paraId="03EF90E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1897DD85" w14:textId="77777777" w:rsidR="005E7B64" w:rsidRPr="005E7B64" w:rsidRDefault="005E7B64" w:rsidP="005E7B64">
      <w:pPr>
        <w:widowControl/>
        <w:numPr>
          <w:ilvl w:val="0"/>
          <w:numId w:val="14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股票名字</w:t>
      </w:r>
    </w:p>
    <w:p w14:paraId="1519EFBE" w14:textId="77777777" w:rsidR="005E7B64" w:rsidRPr="005E7B64" w:rsidRDefault="005E7B64" w:rsidP="005E7B64">
      <w:pPr>
        <w:widowControl/>
        <w:numPr>
          <w:ilvl w:val="0"/>
          <w:numId w:val="14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股票价值，value = 最新价 * 手数 * 保证金率（股票为1） * 乘数（股票为100）</w:t>
      </w:r>
    </w:p>
    <w:p w14:paraId="1F0EF6E2" w14:textId="77777777" w:rsidR="005E7B64" w:rsidRPr="005E7B64" w:rsidRDefault="005E7B64" w:rsidP="005E7B64">
      <w:pPr>
        <w:widowControl/>
        <w:numPr>
          <w:ilvl w:val="0"/>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style: 参见</w:t>
      </w:r>
      <w:hyperlink r:id="rId183" w:anchor="api:OrderStyle" w:history="1">
        <w:r w:rsidRPr="005E7B64">
          <w:rPr>
            <w:rFonts w:ascii="宋体" w:eastAsia="宋体" w:hAnsi="宋体" w:cs="宋体"/>
            <w:color w:val="0E90D2"/>
            <w:kern w:val="0"/>
            <w:sz w:val="24"/>
            <w:szCs w:val="24"/>
            <w:u w:val="single"/>
            <w14:ligatures w14:val="none"/>
          </w:rPr>
          <w:t>OrderStyle</w:t>
        </w:r>
      </w:hyperlink>
      <w:r w:rsidRPr="005E7B64">
        <w:rPr>
          <w:rFonts w:ascii="宋体" w:eastAsia="宋体" w:hAnsi="宋体" w:cs="宋体"/>
          <w:kern w:val="0"/>
          <w:sz w:val="24"/>
          <w:szCs w:val="24"/>
          <w14:ligatures w14:val="none"/>
        </w:rPr>
        <w:t>, None代表MarketOrder</w:t>
      </w:r>
    </w:p>
    <w:p w14:paraId="1C22120C" w14:textId="77777777" w:rsidR="005E7B64" w:rsidRPr="005E7B64" w:rsidRDefault="005E7B64" w:rsidP="005E7B64">
      <w:pPr>
        <w:widowControl/>
        <w:numPr>
          <w:ilvl w:val="0"/>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'long'/'short'，操作多单还是空单。默认为多单。默认为多单，</w:t>
      </w:r>
      <w:r w:rsidRPr="005E7B64">
        <w:rPr>
          <w:rFonts w:ascii="宋体" w:eastAsia="宋体" w:hAnsi="宋体" w:cs="宋体"/>
          <w:b/>
          <w:bCs/>
          <w:kern w:val="0"/>
          <w:sz w:val="24"/>
          <w:szCs w:val="24"/>
          <w14:ligatures w14:val="none"/>
        </w:rPr>
        <w:t>股票、基金暂不</w:t>
      </w:r>
      <w:proofErr w:type="gramStart"/>
      <w:r w:rsidRPr="005E7B64">
        <w:rPr>
          <w:rFonts w:ascii="宋体" w:eastAsia="宋体" w:hAnsi="宋体" w:cs="宋体"/>
          <w:b/>
          <w:bCs/>
          <w:kern w:val="0"/>
          <w:sz w:val="24"/>
          <w:szCs w:val="24"/>
          <w14:ligatures w14:val="none"/>
        </w:rPr>
        <w:t>支持开空单</w:t>
      </w:r>
      <w:proofErr w:type="gramEnd"/>
      <w:r w:rsidRPr="005E7B64">
        <w:rPr>
          <w:rFonts w:ascii="宋体" w:eastAsia="宋体" w:hAnsi="宋体" w:cs="宋体"/>
          <w:kern w:val="0"/>
          <w:sz w:val="24"/>
          <w:szCs w:val="24"/>
          <w14:ligatures w14:val="none"/>
        </w:rPr>
        <w:t>。</w:t>
      </w:r>
    </w:p>
    <w:p w14:paraId="621B16F2" w14:textId="77777777" w:rsidR="005E7B64" w:rsidRPr="005E7B64" w:rsidRDefault="005E7B64" w:rsidP="005E7B64">
      <w:pPr>
        <w:widowControl/>
        <w:numPr>
          <w:ilvl w:val="0"/>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0为 指定第一个 subportfolio, 1 为指定第二个 subportfolio，</w:t>
      </w:r>
      <w:r w:rsidRPr="005E7B64">
        <w:rPr>
          <w:rFonts w:ascii="宋体" w:eastAsia="宋体" w:hAnsi="宋体" w:cs="宋体"/>
          <w:b/>
          <w:bCs/>
          <w:kern w:val="0"/>
          <w:sz w:val="24"/>
          <w:szCs w:val="24"/>
          <w14:ligatures w14:val="none"/>
        </w:rPr>
        <w:t>默认为0</w:t>
      </w:r>
      <w:r w:rsidRPr="005E7B64">
        <w:rPr>
          <w:rFonts w:ascii="宋体" w:eastAsia="宋体" w:hAnsi="宋体" w:cs="宋体"/>
          <w:kern w:val="0"/>
          <w:sz w:val="24"/>
          <w:szCs w:val="24"/>
          <w14:ligatures w14:val="none"/>
        </w:rPr>
        <w:t>。</w:t>
      </w:r>
    </w:p>
    <w:p w14:paraId="444C31C8" w14:textId="77777777" w:rsidR="005E7B64" w:rsidRPr="005E7B64" w:rsidRDefault="005E7B64" w:rsidP="005E7B64">
      <w:pPr>
        <w:widowControl/>
        <w:numPr>
          <w:ilvl w:val="0"/>
          <w:numId w:val="149"/>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，仅对上海国际能源中心，上海期货交易所，中金所生效，其他交易所将会报错（其他交易所没有</w:t>
      </w:r>
      <w:proofErr w:type="gramStart"/>
      <w:r w:rsidRPr="005E7B64">
        <w:rPr>
          <w:rFonts w:ascii="宋体" w:eastAsia="宋体" w:hAnsi="宋体" w:cs="宋体"/>
          <w:kern w:val="0"/>
          <w:sz w:val="24"/>
          <w:szCs w:val="24"/>
          <w14:ligatures w14:val="none"/>
        </w:rPr>
        <w:t>区分平今与</w:t>
      </w:r>
      <w:proofErr w:type="gramEnd"/>
      <w:r w:rsidRPr="005E7B64">
        <w:rPr>
          <w:rFonts w:ascii="宋体" w:eastAsia="宋体" w:hAnsi="宋体" w:cs="宋体"/>
          <w:kern w:val="0"/>
          <w:sz w:val="24"/>
          <w:szCs w:val="24"/>
          <w14:ligatures w14:val="none"/>
        </w:rPr>
        <w:t>平昨，均按照先</w:t>
      </w:r>
      <w:proofErr w:type="gramStart"/>
      <w:r w:rsidRPr="005E7B64">
        <w:rPr>
          <w:rFonts w:ascii="宋体" w:eastAsia="宋体" w:hAnsi="宋体" w:cs="宋体"/>
          <w:kern w:val="0"/>
          <w:sz w:val="24"/>
          <w:szCs w:val="24"/>
          <w14:ligatures w14:val="none"/>
        </w:rPr>
        <w:t>开先平</w:t>
      </w:r>
      <w:proofErr w:type="gramEnd"/>
      <w:r w:rsidRPr="005E7B64">
        <w:rPr>
          <w:rFonts w:ascii="宋体" w:eastAsia="宋体" w:hAnsi="宋体" w:cs="宋体"/>
          <w:kern w:val="0"/>
          <w:sz w:val="24"/>
          <w:szCs w:val="24"/>
          <w14:ligatures w14:val="none"/>
        </w:rPr>
        <w:t>的方法处理）。</w:t>
      </w:r>
    </w:p>
    <w:p w14:paraId="3A1EA6C4" w14:textId="77777777" w:rsidR="005E7B64" w:rsidRPr="005E7B64" w:rsidRDefault="005E7B64" w:rsidP="005E7B64">
      <w:pPr>
        <w:widowControl/>
        <w:numPr>
          <w:ilvl w:val="1"/>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对上海国际能源中心，上海期货交易所，中金所的标的：</w:t>
      </w:r>
    </w:p>
    <w:p w14:paraId="44F07044" w14:textId="77777777" w:rsidR="005E7B64" w:rsidRPr="005E7B64" w:rsidRDefault="005E7B64" w:rsidP="005E7B64">
      <w:pPr>
        <w:widowControl/>
        <w:numPr>
          <w:ilvl w:val="2"/>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True, 只</w:t>
      </w:r>
      <w:proofErr w:type="gramStart"/>
      <w:r w:rsidRPr="005E7B64">
        <w:rPr>
          <w:rFonts w:ascii="宋体" w:eastAsia="宋体" w:hAnsi="宋体" w:cs="宋体"/>
          <w:kern w:val="0"/>
          <w:sz w:val="24"/>
          <w:szCs w:val="24"/>
          <w14:ligatures w14:val="none"/>
        </w:rPr>
        <w:t>平今仓，今仓不足</w:t>
      </w:r>
      <w:proofErr w:type="gramEnd"/>
      <w:r w:rsidRPr="005E7B64">
        <w:rPr>
          <w:rFonts w:ascii="宋体" w:eastAsia="宋体" w:hAnsi="宋体" w:cs="宋体"/>
          <w:kern w:val="0"/>
          <w:sz w:val="24"/>
          <w:szCs w:val="24"/>
          <w14:ligatures w14:val="none"/>
        </w:rPr>
        <w:t>的时候，订单将会被废单。</w:t>
      </w:r>
    </w:p>
    <w:p w14:paraId="570FA9FB" w14:textId="77777777" w:rsidR="005E7B64" w:rsidRPr="005E7B64" w:rsidRDefault="005E7B64" w:rsidP="005E7B64">
      <w:pPr>
        <w:widowControl/>
        <w:numPr>
          <w:ilvl w:val="2"/>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w:t>
      </w:r>
      <w:proofErr w:type="gramStart"/>
      <w:r w:rsidRPr="005E7B64">
        <w:rPr>
          <w:rFonts w:ascii="宋体" w:eastAsia="宋体" w:hAnsi="宋体" w:cs="宋体"/>
          <w:kern w:val="0"/>
          <w:sz w:val="24"/>
          <w:szCs w:val="24"/>
          <w14:ligatures w14:val="none"/>
        </w:rPr>
        <w:t>平昨仓，昨仓不足部分平今仓</w:t>
      </w:r>
      <w:proofErr w:type="gramEnd"/>
    </w:p>
    <w:p w14:paraId="0EF8F4C1" w14:textId="77777777" w:rsidR="005E7B64" w:rsidRPr="005E7B64" w:rsidRDefault="005E7B64" w:rsidP="005E7B64">
      <w:pPr>
        <w:widowControl/>
        <w:numPr>
          <w:ilvl w:val="1"/>
          <w:numId w:val="14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不管close_today是True还是False，此函数只会产生一个订单，区别在于平仓时的手续费计算，</w:t>
      </w:r>
      <w:proofErr w:type="gramStart"/>
      <w:r w:rsidRPr="005E7B64">
        <w:rPr>
          <w:rFonts w:ascii="宋体" w:eastAsia="宋体" w:hAnsi="宋体" w:cs="宋体"/>
          <w:kern w:val="0"/>
          <w:sz w:val="24"/>
          <w:szCs w:val="24"/>
          <w14:ligatures w14:val="none"/>
        </w:rPr>
        <w:t>平昨仓使用</w:t>
      </w:r>
      <w:proofErr w:type="gramEnd"/>
      <w:r w:rsidRPr="005E7B64">
        <w:rPr>
          <w:rFonts w:ascii="宋体" w:eastAsia="宋体" w:hAnsi="宋体" w:cs="宋体"/>
          <w:kern w:val="0"/>
          <w:sz w:val="24"/>
          <w:szCs w:val="24"/>
          <w14:ligatures w14:val="none"/>
        </w:rPr>
        <w:t>close_commission对应手续费率，</w:t>
      </w:r>
      <w:proofErr w:type="gramStart"/>
      <w:r w:rsidRPr="005E7B64">
        <w:rPr>
          <w:rFonts w:ascii="宋体" w:eastAsia="宋体" w:hAnsi="宋体" w:cs="宋体"/>
          <w:kern w:val="0"/>
          <w:sz w:val="24"/>
          <w:szCs w:val="24"/>
          <w14:ligatures w14:val="none"/>
        </w:rPr>
        <w:t>平今仓使用</w:t>
      </w:r>
      <w:proofErr w:type="gramEnd"/>
      <w:r w:rsidRPr="005E7B64">
        <w:rPr>
          <w:rFonts w:ascii="宋体" w:eastAsia="宋体" w:hAnsi="宋体" w:cs="宋体"/>
          <w:kern w:val="0"/>
          <w:sz w:val="24"/>
          <w:szCs w:val="24"/>
          <w14:ligatures w14:val="none"/>
        </w:rPr>
        <w:t>close_today_commission手续费率。</w:t>
      </w:r>
    </w:p>
    <w:p w14:paraId="7FD2392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Order对象或者None, 如果创建委托成功, 则返回Order对象, 失败则返回None</w:t>
      </w:r>
    </w:p>
    <w:p w14:paraId="3EE83B8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6E3F9AB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卖出价值为</w:t>
      </w:r>
      <w:r w:rsidRPr="005E7B64">
        <w:rPr>
          <w:rFonts w:ascii="Source Code Pro" w:eastAsia="宋体" w:hAnsi="Source Code Pro" w:cs="宋体"/>
          <w:color w:val="888888"/>
          <w:kern w:val="0"/>
          <w:sz w:val="24"/>
          <w:szCs w:val="24"/>
          <w:shd w:val="clear" w:color="auto" w:fill="F0F0F0"/>
          <w14:ligatures w14:val="none"/>
        </w:rPr>
        <w:t>10000</w:t>
      </w:r>
      <w:r w:rsidRPr="005E7B64">
        <w:rPr>
          <w:rFonts w:ascii="Source Code Pro" w:eastAsia="宋体" w:hAnsi="Source Code Pro" w:cs="宋体"/>
          <w:color w:val="888888"/>
          <w:kern w:val="0"/>
          <w:sz w:val="24"/>
          <w:szCs w:val="24"/>
          <w:shd w:val="clear" w:color="auto" w:fill="F0F0F0"/>
          <w14:ligatures w14:val="none"/>
        </w:rPr>
        <w:t>元的平安银行股票</w:t>
      </w:r>
    </w:p>
    <w:p w14:paraId="191ED9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-10000</w:t>
      </w:r>
      <w:r w:rsidRPr="005E7B64">
        <w:rPr>
          <w:rFonts w:ascii="Source Code Pro" w:eastAsia="宋体" w:hAnsi="Source Code Pro" w:cs="宋体"/>
          <w:color w:val="000000"/>
          <w:kern w:val="0"/>
          <w:sz w:val="24"/>
          <w:szCs w:val="24"/>
          <w:shd w:val="clear" w:color="auto" w:fill="F0F0F0"/>
          <w14:ligatures w14:val="none"/>
        </w:rPr>
        <w:t>)</w:t>
      </w:r>
    </w:p>
    <w:p w14:paraId="4F80B7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买入价值为</w:t>
      </w:r>
      <w:r w:rsidRPr="005E7B64">
        <w:rPr>
          <w:rFonts w:ascii="Source Code Pro" w:eastAsia="宋体" w:hAnsi="Source Code Pro" w:cs="宋体"/>
          <w:color w:val="888888"/>
          <w:kern w:val="0"/>
          <w:sz w:val="24"/>
          <w:szCs w:val="24"/>
          <w:shd w:val="clear" w:color="auto" w:fill="F0F0F0"/>
          <w14:ligatures w14:val="none"/>
        </w:rPr>
        <w:t>10000</w:t>
      </w:r>
      <w:r w:rsidRPr="005E7B64">
        <w:rPr>
          <w:rFonts w:ascii="Source Code Pro" w:eastAsia="宋体" w:hAnsi="Source Code Pro" w:cs="宋体"/>
          <w:color w:val="888888"/>
          <w:kern w:val="0"/>
          <w:sz w:val="24"/>
          <w:szCs w:val="24"/>
          <w:shd w:val="clear" w:color="auto" w:fill="F0F0F0"/>
          <w14:ligatures w14:val="none"/>
        </w:rPr>
        <w:t>元的平安银行股票</w:t>
      </w:r>
    </w:p>
    <w:p w14:paraId="181527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10000</w:t>
      </w:r>
      <w:r w:rsidRPr="005E7B64">
        <w:rPr>
          <w:rFonts w:ascii="Source Code Pro" w:eastAsia="宋体" w:hAnsi="Source Code Pro" w:cs="宋体"/>
          <w:color w:val="000000"/>
          <w:kern w:val="0"/>
          <w:sz w:val="24"/>
          <w:szCs w:val="24"/>
          <w:shd w:val="clear" w:color="auto" w:fill="F0F0F0"/>
          <w14:ligatures w14:val="none"/>
        </w:rPr>
        <w:t>)</w:t>
      </w:r>
    </w:p>
    <w:p w14:paraId="7EA2A7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order_value(</w:t>
      </w:r>
      <w:r w:rsidRPr="005E7B64">
        <w:rPr>
          <w:rFonts w:ascii="Source Code Pro" w:eastAsia="宋体" w:hAnsi="Source Code Pro" w:cs="宋体"/>
          <w:color w:val="880000"/>
          <w:kern w:val="0"/>
          <w:sz w:val="24"/>
          <w:szCs w:val="24"/>
          <w:shd w:val="clear" w:color="auto" w:fill="F0F0F0"/>
          <w14:ligatures w14:val="none"/>
        </w:rPr>
        <w:t>'688001.XSHG'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MarketOrderStyle(</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科创板设置</w:t>
      </w:r>
      <w:proofErr w:type="gramEnd"/>
      <w:r w:rsidRPr="005E7B64">
        <w:rPr>
          <w:rFonts w:ascii="Source Code Pro" w:eastAsia="宋体" w:hAnsi="Source Code Pro" w:cs="宋体"/>
          <w:color w:val="888888"/>
          <w:kern w:val="0"/>
          <w:sz w:val="24"/>
          <w:szCs w:val="24"/>
          <w:shd w:val="clear" w:color="auto" w:fill="F0F0F0"/>
          <w14:ligatures w14:val="none"/>
        </w:rPr>
        <w:t>保护价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买入时成交价不得高于</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元</w:t>
      </w:r>
    </w:p>
    <w:p w14:paraId="410750C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order_target_value 目标价值下单</w:t>
      </w:r>
    </w:p>
    <w:p w14:paraId="50B3576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order_target_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value, style=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side=</w:t>
      </w:r>
      <w:r w:rsidRPr="005E7B64">
        <w:rPr>
          <w:rFonts w:ascii="Source Code Pro" w:eastAsia="宋体" w:hAnsi="Source Code Pro" w:cs="宋体"/>
          <w:color w:val="880000"/>
          <w:kern w:val="0"/>
          <w:sz w:val="24"/>
          <w:szCs w:val="24"/>
          <w:shd w:val="clear" w:color="auto" w:fill="F0F0F0"/>
          <w14:ligatures w14:val="none"/>
        </w:rPr>
        <w:t>'long'</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close_today=</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0B2C2A1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调整标的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到value价值，注意使用此接口下单时若指定的标的有未完成的订单，则先前未完成的订单将会被取消</w:t>
      </w:r>
    </w:p>
    <w:p w14:paraId="38566B0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6549C65"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标的名字</w:t>
      </w:r>
    </w:p>
    <w:p w14:paraId="5700B903"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期望的标的最终价值，value = 最新价 * 手数 * 保证金率（股票为1） * 乘数（股票为100）</w:t>
      </w:r>
    </w:p>
    <w:p w14:paraId="51C69EA0"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style: 参见</w:t>
      </w:r>
      <w:hyperlink r:id="rId184" w:anchor="api:OrderStyle" w:history="1">
        <w:r w:rsidRPr="005E7B64">
          <w:rPr>
            <w:rFonts w:ascii="宋体" w:eastAsia="宋体" w:hAnsi="宋体" w:cs="宋体"/>
            <w:color w:val="0E90D2"/>
            <w:kern w:val="0"/>
            <w:sz w:val="24"/>
            <w:szCs w:val="24"/>
            <w:u w:val="single"/>
            <w14:ligatures w14:val="none"/>
          </w:rPr>
          <w:t>OrderStyle</w:t>
        </w:r>
      </w:hyperlink>
      <w:r w:rsidRPr="005E7B64">
        <w:rPr>
          <w:rFonts w:ascii="宋体" w:eastAsia="宋体" w:hAnsi="宋体" w:cs="宋体"/>
          <w:kern w:val="0"/>
          <w:sz w:val="24"/>
          <w:szCs w:val="24"/>
          <w14:ligatures w14:val="none"/>
        </w:rPr>
        <w:t>, None代表MarketOrder</w:t>
      </w:r>
    </w:p>
    <w:p w14:paraId="4BC0479A"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'long'/'short'，操作多单还是空单。默认为多单。</w:t>
      </w:r>
    </w:p>
    <w:p w14:paraId="2A87B2DE"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0为 指定第一个 subportfolio, 1 为指定第二个 subportfolio，</w:t>
      </w:r>
      <w:r w:rsidRPr="005E7B64">
        <w:rPr>
          <w:rFonts w:ascii="宋体" w:eastAsia="宋体" w:hAnsi="宋体" w:cs="宋体"/>
          <w:b/>
          <w:bCs/>
          <w:kern w:val="0"/>
          <w:sz w:val="24"/>
          <w:szCs w:val="24"/>
          <w14:ligatures w14:val="none"/>
        </w:rPr>
        <w:t>默认为0</w:t>
      </w:r>
      <w:r w:rsidRPr="005E7B64">
        <w:rPr>
          <w:rFonts w:ascii="宋体" w:eastAsia="宋体" w:hAnsi="宋体" w:cs="宋体"/>
          <w:kern w:val="0"/>
          <w:sz w:val="24"/>
          <w:szCs w:val="24"/>
          <w14:ligatures w14:val="none"/>
        </w:rPr>
        <w:t>。</w:t>
      </w:r>
    </w:p>
    <w:p w14:paraId="32E5B2E9" w14:textId="77777777" w:rsidR="005E7B64" w:rsidRPr="005E7B64" w:rsidRDefault="005E7B64" w:rsidP="005E7B64">
      <w:pPr>
        <w:widowControl/>
        <w:numPr>
          <w:ilvl w:val="0"/>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，仅对上海国际能源中心，上海期货交易所，中金所生效，其他交易所将会报错（其他交易所没有</w:t>
      </w:r>
      <w:proofErr w:type="gramStart"/>
      <w:r w:rsidRPr="005E7B64">
        <w:rPr>
          <w:rFonts w:ascii="宋体" w:eastAsia="宋体" w:hAnsi="宋体" w:cs="宋体"/>
          <w:kern w:val="0"/>
          <w:sz w:val="24"/>
          <w:szCs w:val="24"/>
          <w14:ligatures w14:val="none"/>
        </w:rPr>
        <w:t>区分平今与</w:t>
      </w:r>
      <w:proofErr w:type="gramEnd"/>
      <w:r w:rsidRPr="005E7B64">
        <w:rPr>
          <w:rFonts w:ascii="宋体" w:eastAsia="宋体" w:hAnsi="宋体" w:cs="宋体"/>
          <w:kern w:val="0"/>
          <w:sz w:val="24"/>
          <w:szCs w:val="24"/>
          <w14:ligatures w14:val="none"/>
        </w:rPr>
        <w:t>平昨，均按照先</w:t>
      </w:r>
      <w:proofErr w:type="gramStart"/>
      <w:r w:rsidRPr="005E7B64">
        <w:rPr>
          <w:rFonts w:ascii="宋体" w:eastAsia="宋体" w:hAnsi="宋体" w:cs="宋体"/>
          <w:kern w:val="0"/>
          <w:sz w:val="24"/>
          <w:szCs w:val="24"/>
          <w14:ligatures w14:val="none"/>
        </w:rPr>
        <w:t>开先平</w:t>
      </w:r>
      <w:proofErr w:type="gramEnd"/>
      <w:r w:rsidRPr="005E7B64">
        <w:rPr>
          <w:rFonts w:ascii="宋体" w:eastAsia="宋体" w:hAnsi="宋体" w:cs="宋体"/>
          <w:kern w:val="0"/>
          <w:sz w:val="24"/>
          <w:szCs w:val="24"/>
          <w14:ligatures w14:val="none"/>
        </w:rPr>
        <w:t>的方法处理）。</w:t>
      </w:r>
    </w:p>
    <w:p w14:paraId="310D5A54" w14:textId="77777777" w:rsidR="005E7B64" w:rsidRPr="005E7B64" w:rsidRDefault="005E7B64" w:rsidP="005E7B64">
      <w:pPr>
        <w:widowControl/>
        <w:numPr>
          <w:ilvl w:val="1"/>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对上海国际能源中心，上海期货交易所，中金所的标的：</w:t>
      </w:r>
    </w:p>
    <w:p w14:paraId="684F1F81" w14:textId="77777777" w:rsidR="005E7B64" w:rsidRPr="005E7B64" w:rsidRDefault="005E7B64" w:rsidP="005E7B64">
      <w:pPr>
        <w:widowControl/>
        <w:numPr>
          <w:ilvl w:val="2"/>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True, 只</w:t>
      </w:r>
      <w:proofErr w:type="gramStart"/>
      <w:r w:rsidRPr="005E7B64">
        <w:rPr>
          <w:rFonts w:ascii="宋体" w:eastAsia="宋体" w:hAnsi="宋体" w:cs="宋体"/>
          <w:kern w:val="0"/>
          <w:sz w:val="24"/>
          <w:szCs w:val="24"/>
          <w14:ligatures w14:val="none"/>
        </w:rPr>
        <w:t>平今仓，今仓不足</w:t>
      </w:r>
      <w:proofErr w:type="gramEnd"/>
      <w:r w:rsidRPr="005E7B64">
        <w:rPr>
          <w:rFonts w:ascii="宋体" w:eastAsia="宋体" w:hAnsi="宋体" w:cs="宋体"/>
          <w:kern w:val="0"/>
          <w:sz w:val="24"/>
          <w:szCs w:val="24"/>
          <w14:ligatures w14:val="none"/>
        </w:rPr>
        <w:t>的时候，订单将会被废单。</w:t>
      </w:r>
    </w:p>
    <w:p w14:paraId="3E7893A5" w14:textId="77777777" w:rsidR="005E7B64" w:rsidRPr="005E7B64" w:rsidRDefault="005E7B64" w:rsidP="005E7B64">
      <w:pPr>
        <w:widowControl/>
        <w:numPr>
          <w:ilvl w:val="2"/>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w:t>
      </w:r>
      <w:proofErr w:type="gramStart"/>
      <w:r w:rsidRPr="005E7B64">
        <w:rPr>
          <w:rFonts w:ascii="宋体" w:eastAsia="宋体" w:hAnsi="宋体" w:cs="宋体"/>
          <w:kern w:val="0"/>
          <w:sz w:val="24"/>
          <w:szCs w:val="24"/>
          <w14:ligatures w14:val="none"/>
        </w:rPr>
        <w:t>平昨仓，昨仓不足部分平今仓</w:t>
      </w:r>
      <w:proofErr w:type="gramEnd"/>
    </w:p>
    <w:p w14:paraId="32C4FD7B" w14:textId="77777777" w:rsidR="005E7B64" w:rsidRPr="005E7B64" w:rsidRDefault="005E7B64" w:rsidP="005E7B64">
      <w:pPr>
        <w:widowControl/>
        <w:numPr>
          <w:ilvl w:val="1"/>
          <w:numId w:val="15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不管close_today是True还是False，此函数只会产生一个订单，区别在于平仓时的手续费计算，</w:t>
      </w:r>
      <w:proofErr w:type="gramStart"/>
      <w:r w:rsidRPr="005E7B64">
        <w:rPr>
          <w:rFonts w:ascii="宋体" w:eastAsia="宋体" w:hAnsi="宋体" w:cs="宋体"/>
          <w:kern w:val="0"/>
          <w:sz w:val="24"/>
          <w:szCs w:val="24"/>
          <w14:ligatures w14:val="none"/>
        </w:rPr>
        <w:t>平昨仓使用</w:t>
      </w:r>
      <w:proofErr w:type="gramEnd"/>
      <w:r w:rsidRPr="005E7B64">
        <w:rPr>
          <w:rFonts w:ascii="宋体" w:eastAsia="宋体" w:hAnsi="宋体" w:cs="宋体"/>
          <w:kern w:val="0"/>
          <w:sz w:val="24"/>
          <w:szCs w:val="24"/>
          <w14:ligatures w14:val="none"/>
        </w:rPr>
        <w:lastRenderedPageBreak/>
        <w:t>close_commission对应手续费率，</w:t>
      </w:r>
      <w:proofErr w:type="gramStart"/>
      <w:r w:rsidRPr="005E7B64">
        <w:rPr>
          <w:rFonts w:ascii="宋体" w:eastAsia="宋体" w:hAnsi="宋体" w:cs="宋体"/>
          <w:kern w:val="0"/>
          <w:sz w:val="24"/>
          <w:szCs w:val="24"/>
          <w14:ligatures w14:val="none"/>
        </w:rPr>
        <w:t>平今仓使用</w:t>
      </w:r>
      <w:proofErr w:type="gramEnd"/>
      <w:r w:rsidRPr="005E7B64">
        <w:rPr>
          <w:rFonts w:ascii="宋体" w:eastAsia="宋体" w:hAnsi="宋体" w:cs="宋体"/>
          <w:kern w:val="0"/>
          <w:sz w:val="24"/>
          <w:szCs w:val="24"/>
          <w14:ligatures w14:val="none"/>
        </w:rPr>
        <w:t>close_today_commission手续费率。</w:t>
      </w:r>
    </w:p>
    <w:p w14:paraId="4A3D17A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Order对象或者None, 如果创建委托成功, 则返回Order对象, 失败则返回None</w:t>
      </w:r>
    </w:p>
    <w:p w14:paraId="24C1FFF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185A8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卖出平安银行所有股票</w:t>
      </w:r>
    </w:p>
    <w:p w14:paraId="3FA9CD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order_target_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703468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调整平安银行股票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10000</w:t>
      </w:r>
      <w:r w:rsidRPr="005E7B64">
        <w:rPr>
          <w:rFonts w:ascii="Source Code Pro" w:eastAsia="宋体" w:hAnsi="Source Code Pro" w:cs="宋体"/>
          <w:color w:val="888888"/>
          <w:kern w:val="0"/>
          <w:sz w:val="24"/>
          <w:szCs w:val="24"/>
          <w:shd w:val="clear" w:color="auto" w:fill="F0F0F0"/>
          <w14:ligatures w14:val="none"/>
        </w:rPr>
        <w:t>元价值</w:t>
      </w:r>
    </w:p>
    <w:p w14:paraId="25A50B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order_target_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10000</w:t>
      </w:r>
      <w:r w:rsidRPr="005E7B64">
        <w:rPr>
          <w:rFonts w:ascii="Source Code Pro" w:eastAsia="宋体" w:hAnsi="Source Code Pro" w:cs="宋体"/>
          <w:color w:val="000000"/>
          <w:kern w:val="0"/>
          <w:sz w:val="24"/>
          <w:szCs w:val="24"/>
          <w:shd w:val="clear" w:color="auto" w:fill="F0F0F0"/>
          <w14:ligatures w14:val="none"/>
        </w:rPr>
        <w:t>)</w:t>
      </w:r>
    </w:p>
    <w:p w14:paraId="47B0C9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order_target_value(</w:t>
      </w:r>
      <w:r w:rsidRPr="005E7B64">
        <w:rPr>
          <w:rFonts w:ascii="Source Code Pro" w:eastAsia="宋体" w:hAnsi="Source Code Pro" w:cs="宋体"/>
          <w:color w:val="880000"/>
          <w:kern w:val="0"/>
          <w:sz w:val="24"/>
          <w:szCs w:val="24"/>
          <w:shd w:val="clear" w:color="auto" w:fill="F0F0F0"/>
          <w14:ligatures w14:val="none"/>
        </w:rPr>
        <w:t>'688001.XSHG'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MarketOrderStyle(</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proofErr w:type="gramStart"/>
      <w:r w:rsidRPr="005E7B64">
        <w:rPr>
          <w:rFonts w:ascii="Source Code Pro" w:eastAsia="宋体" w:hAnsi="Source Code Pro" w:cs="宋体"/>
          <w:color w:val="888888"/>
          <w:kern w:val="0"/>
          <w:sz w:val="24"/>
          <w:szCs w:val="24"/>
          <w:shd w:val="clear" w:color="auto" w:fill="F0F0F0"/>
          <w14:ligatures w14:val="none"/>
        </w:rPr>
        <w:t>科创板设置</w:t>
      </w:r>
      <w:proofErr w:type="gramEnd"/>
      <w:r w:rsidRPr="005E7B64">
        <w:rPr>
          <w:rFonts w:ascii="Source Code Pro" w:eastAsia="宋体" w:hAnsi="Source Code Pro" w:cs="宋体"/>
          <w:color w:val="888888"/>
          <w:kern w:val="0"/>
          <w:sz w:val="24"/>
          <w:szCs w:val="24"/>
          <w:shd w:val="clear" w:color="auto" w:fill="F0F0F0"/>
          <w14:ligatures w14:val="none"/>
        </w:rPr>
        <w:t>保护价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买入时成交价不得高于</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元</w:t>
      </w:r>
    </w:p>
    <w:p w14:paraId="64206CC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cancel_order 撤单</w:t>
      </w:r>
    </w:p>
    <w:p w14:paraId="4AFAB3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cancel_order(order)</w:t>
      </w:r>
    </w:p>
    <w:p w14:paraId="0EBED34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取消订单</w:t>
      </w:r>
    </w:p>
    <w:p w14:paraId="49BCB10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6E0FA2A" w14:textId="77777777" w:rsidR="005E7B64" w:rsidRPr="005E7B64" w:rsidRDefault="005E7B64" w:rsidP="005E7B64">
      <w:pPr>
        <w:widowControl/>
        <w:numPr>
          <w:ilvl w:val="0"/>
          <w:numId w:val="15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 [Order]对象或者order_id</w:t>
      </w:r>
    </w:p>
    <w:p w14:paraId="5FEA112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Order对象或者None, 如果取消委托成功, 则返回Order对象, 委托不存在返回None</w:t>
      </w:r>
    </w:p>
    <w:p w14:paraId="31A19EC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053F6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每个交易日结束运行</w:t>
      </w:r>
    </w:p>
    <w:p w14:paraId="50229D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5B06DD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得到当前未完成订单</w:t>
      </w:r>
    </w:p>
    <w:p w14:paraId="316D06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orders = get_open_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w:t>
      </w:r>
    </w:p>
    <w:p w14:paraId="3EA2AF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循环，撤销订单</w:t>
      </w:r>
    </w:p>
    <w:p w14:paraId="02313A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_order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orders.values</w:t>
      </w:r>
      <w:proofErr w:type="gramEnd"/>
      <w:r w:rsidRPr="005E7B64">
        <w:rPr>
          <w:rFonts w:ascii="Source Code Pro" w:eastAsia="宋体" w:hAnsi="Source Code Pro" w:cs="宋体"/>
          <w:color w:val="000000"/>
          <w:kern w:val="0"/>
          <w:sz w:val="24"/>
          <w:szCs w:val="24"/>
          <w:shd w:val="clear" w:color="auto" w:fill="F0F0F0"/>
          <w14:ligatures w14:val="none"/>
        </w:rPr>
        <w:t>():</w:t>
      </w:r>
    </w:p>
    <w:p w14:paraId="35A5A4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cancel_order(_order)</w:t>
      </w:r>
    </w:p>
    <w:p w14:paraId="2EAFC95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get_open_orders 获取未完成订单</w:t>
      </w:r>
    </w:p>
    <w:p w14:paraId="28CB74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get_open_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w:t>
      </w:r>
    </w:p>
    <w:p w14:paraId="2036D7A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获得当天的所有未完成的订单</w:t>
      </w:r>
    </w:p>
    <w:p w14:paraId="72FCABF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无</w:t>
      </w:r>
    </w:p>
    <w:p w14:paraId="625DEB5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返回一个dict, key是order_id, value是[Order]对象</w:t>
      </w:r>
    </w:p>
    <w:p w14:paraId="481A1C8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CC562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每个交易日结束运行</w:t>
      </w:r>
    </w:p>
    <w:p w14:paraId="2B6195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59B911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得到当前未完成订单</w:t>
      </w:r>
    </w:p>
    <w:p w14:paraId="2BD6BB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orders = get_open_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w:t>
      </w:r>
    </w:p>
    <w:p w14:paraId="67D2F1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_order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orders.values</w:t>
      </w:r>
      <w:proofErr w:type="gramEnd"/>
      <w:r w:rsidRPr="005E7B64">
        <w:rPr>
          <w:rFonts w:ascii="Source Code Pro" w:eastAsia="宋体" w:hAnsi="Source Code Pro" w:cs="宋体"/>
          <w:color w:val="000000"/>
          <w:kern w:val="0"/>
          <w:sz w:val="24"/>
          <w:szCs w:val="24"/>
          <w:shd w:val="clear" w:color="auto" w:fill="F0F0F0"/>
          <w14:ligatures w14:val="none"/>
        </w:rPr>
        <w:t>():</w:t>
      </w:r>
    </w:p>
    <w:p w14:paraId="229657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log.info(_</w:t>
      </w:r>
      <w:proofErr w:type="gramStart"/>
      <w:r w:rsidRPr="005E7B64">
        <w:rPr>
          <w:rFonts w:ascii="Source Code Pro" w:eastAsia="宋体" w:hAnsi="Source Code Pro" w:cs="宋体"/>
          <w:color w:val="000000"/>
          <w:kern w:val="0"/>
          <w:sz w:val="24"/>
          <w:szCs w:val="24"/>
          <w:shd w:val="clear" w:color="auto" w:fill="F0F0F0"/>
          <w14:ligatures w14:val="none"/>
        </w:rPr>
        <w:t>order.order</w:t>
      </w:r>
      <w:proofErr w:type="gramEnd"/>
      <w:r w:rsidRPr="005E7B64">
        <w:rPr>
          <w:rFonts w:ascii="Source Code Pro" w:eastAsia="宋体" w:hAnsi="Source Code Pro" w:cs="宋体"/>
          <w:color w:val="000000"/>
          <w:kern w:val="0"/>
          <w:sz w:val="24"/>
          <w:szCs w:val="24"/>
          <w:shd w:val="clear" w:color="auto" w:fill="F0F0F0"/>
          <w14:ligatures w14:val="none"/>
        </w:rPr>
        <w:t>_id)</w:t>
      </w:r>
    </w:p>
    <w:p w14:paraId="7C9D03A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get_orders 获取订单信息</w:t>
      </w:r>
    </w:p>
    <w:p w14:paraId="2EA288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order_id=</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security=</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status=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2C584DD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获取当天的所有订单</w:t>
      </w:r>
    </w:p>
    <w:p w14:paraId="52AFB45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参数</w:t>
      </w:r>
    </w:p>
    <w:p w14:paraId="39A6F32E" w14:textId="77777777" w:rsidR="005E7B64" w:rsidRPr="005E7B64" w:rsidRDefault="005E7B64" w:rsidP="005E7B64">
      <w:pPr>
        <w:widowControl/>
        <w:numPr>
          <w:ilvl w:val="0"/>
          <w:numId w:val="1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order_id: 订单 id</w:t>
      </w:r>
    </w:p>
    <w:p w14:paraId="54CC09AC" w14:textId="77777777" w:rsidR="005E7B64" w:rsidRPr="005E7B64" w:rsidRDefault="005E7B64" w:rsidP="005E7B64">
      <w:pPr>
        <w:widowControl/>
        <w:numPr>
          <w:ilvl w:val="0"/>
          <w:numId w:val="1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标的代码，可以用来查询指定标的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所有订单</w:t>
      </w:r>
    </w:p>
    <w:p w14:paraId="329BDCC8" w14:textId="77777777" w:rsidR="005E7B64" w:rsidRPr="005E7B64" w:rsidRDefault="005E7B64" w:rsidP="005E7B64">
      <w:pPr>
        <w:widowControl/>
        <w:numPr>
          <w:ilvl w:val="0"/>
          <w:numId w:val="15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status: [OrderStatus]， 查询特定订单状态的所有订单</w:t>
      </w:r>
    </w:p>
    <w:p w14:paraId="2071C19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返回一个dict, key是order_id, value是[Order]对象</w:t>
      </w:r>
    </w:p>
    <w:p w14:paraId="471BBA8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DCED7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每个交易日结束运行</w:t>
      </w:r>
    </w:p>
    <w:p w14:paraId="531F04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67F86B8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得到当天所有订单</w:t>
      </w:r>
    </w:p>
    <w:p w14:paraId="40414B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orders = get_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w:t>
      </w:r>
    </w:p>
    <w:p w14:paraId="240398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_order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orders.values</w:t>
      </w:r>
      <w:proofErr w:type="gramEnd"/>
      <w:r w:rsidRPr="005E7B64">
        <w:rPr>
          <w:rFonts w:ascii="Source Code Pro" w:eastAsia="宋体" w:hAnsi="Source Code Pro" w:cs="宋体"/>
          <w:color w:val="000000"/>
          <w:kern w:val="0"/>
          <w:sz w:val="24"/>
          <w:szCs w:val="24"/>
          <w:shd w:val="clear" w:color="auto" w:fill="F0F0F0"/>
          <w14:ligatures w14:val="none"/>
        </w:rPr>
        <w:t>():</w:t>
      </w:r>
    </w:p>
    <w:p w14:paraId="3910B0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log.info(_</w:t>
      </w:r>
      <w:proofErr w:type="gramStart"/>
      <w:r w:rsidRPr="005E7B64">
        <w:rPr>
          <w:rFonts w:ascii="Source Code Pro" w:eastAsia="宋体" w:hAnsi="Source Code Pro" w:cs="宋体"/>
          <w:color w:val="000000"/>
          <w:kern w:val="0"/>
          <w:sz w:val="24"/>
          <w:szCs w:val="24"/>
          <w:shd w:val="clear" w:color="auto" w:fill="F0F0F0"/>
          <w14:ligatures w14:val="none"/>
        </w:rPr>
        <w:t>order.order</w:t>
      </w:r>
      <w:proofErr w:type="gramEnd"/>
      <w:r w:rsidRPr="005E7B64">
        <w:rPr>
          <w:rFonts w:ascii="Source Code Pro" w:eastAsia="宋体" w:hAnsi="Source Code Pro" w:cs="宋体"/>
          <w:color w:val="000000"/>
          <w:kern w:val="0"/>
          <w:sz w:val="24"/>
          <w:szCs w:val="24"/>
          <w:shd w:val="clear" w:color="auto" w:fill="F0F0F0"/>
          <w14:ligatures w14:val="none"/>
        </w:rPr>
        <w:t>_id)</w:t>
      </w:r>
    </w:p>
    <w:p w14:paraId="505688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2AC802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根据订单</w:t>
      </w:r>
      <w:r w:rsidRPr="005E7B64">
        <w:rPr>
          <w:rFonts w:ascii="Source Code Pro" w:eastAsia="宋体" w:hAnsi="Source Code Pro" w:cs="宋体"/>
          <w:color w:val="888888"/>
          <w:kern w:val="0"/>
          <w:sz w:val="24"/>
          <w:szCs w:val="24"/>
          <w:shd w:val="clear" w:color="auto" w:fill="F0F0F0"/>
          <w14:ligatures w14:val="none"/>
        </w:rPr>
        <w:t>id</w:t>
      </w:r>
      <w:r w:rsidRPr="005E7B64">
        <w:rPr>
          <w:rFonts w:ascii="Source Code Pro" w:eastAsia="宋体" w:hAnsi="Source Code Pro" w:cs="宋体"/>
          <w:color w:val="888888"/>
          <w:kern w:val="0"/>
          <w:sz w:val="24"/>
          <w:szCs w:val="24"/>
          <w:shd w:val="clear" w:color="auto" w:fill="F0F0F0"/>
          <w14:ligatures w14:val="none"/>
        </w:rPr>
        <w:t>查询订单</w:t>
      </w:r>
    </w:p>
    <w:p w14:paraId="4EBE3B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get_orders(order_id=</w:t>
      </w:r>
      <w:r w:rsidRPr="005E7B64">
        <w:rPr>
          <w:rFonts w:ascii="Source Code Pro" w:eastAsia="宋体" w:hAnsi="Source Code Pro" w:cs="宋体"/>
          <w:color w:val="880000"/>
          <w:kern w:val="0"/>
          <w:sz w:val="24"/>
          <w:szCs w:val="24"/>
          <w:shd w:val="clear" w:color="auto" w:fill="F0F0F0"/>
          <w14:ligatures w14:val="none"/>
        </w:rPr>
        <w:t>'1517627499'</w:t>
      </w:r>
      <w:r w:rsidRPr="005E7B64">
        <w:rPr>
          <w:rFonts w:ascii="Source Code Pro" w:eastAsia="宋体" w:hAnsi="Source Code Pro" w:cs="宋体"/>
          <w:color w:val="000000"/>
          <w:kern w:val="0"/>
          <w:sz w:val="24"/>
          <w:szCs w:val="24"/>
          <w:shd w:val="clear" w:color="auto" w:fill="F0F0F0"/>
          <w14:ligatures w14:val="none"/>
        </w:rPr>
        <w:t xml:space="preserve">)   </w:t>
      </w:r>
    </w:p>
    <w:p w14:paraId="72F11E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73425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查询所有标的为</w:t>
      </w:r>
      <w:r w:rsidRPr="005E7B64">
        <w:rPr>
          <w:rFonts w:ascii="Source Code Pro" w:eastAsia="宋体" w:hAnsi="Source Code Pro" w:cs="宋体"/>
          <w:color w:val="888888"/>
          <w:kern w:val="0"/>
          <w:sz w:val="24"/>
          <w:szCs w:val="24"/>
          <w:shd w:val="clear" w:color="auto" w:fill="F0F0F0"/>
          <w14:ligatures w14:val="none"/>
        </w:rPr>
        <w:t xml:space="preserve"> 000002.XSHE </w:t>
      </w:r>
      <w:r w:rsidRPr="005E7B64">
        <w:rPr>
          <w:rFonts w:ascii="Source Code Pro" w:eastAsia="宋体" w:hAnsi="Source Code Pro" w:cs="宋体"/>
          <w:color w:val="888888"/>
          <w:kern w:val="0"/>
          <w:sz w:val="24"/>
          <w:szCs w:val="24"/>
          <w:shd w:val="clear" w:color="auto" w:fill="F0F0F0"/>
          <w14:ligatures w14:val="none"/>
        </w:rPr>
        <w:t>的订单</w:t>
      </w:r>
    </w:p>
    <w:p w14:paraId="168F83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get_orders(security=</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xml:space="preserve">)  </w:t>
      </w:r>
    </w:p>
    <w:p w14:paraId="1AAA3F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047A6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查询订单状态为</w:t>
      </w:r>
      <w:r w:rsidRPr="005E7B64">
        <w:rPr>
          <w:rFonts w:ascii="Source Code Pro" w:eastAsia="宋体" w:hAnsi="Source Code Pro" w:cs="宋体"/>
          <w:color w:val="888888"/>
          <w:kern w:val="0"/>
          <w:sz w:val="24"/>
          <w:szCs w:val="24"/>
          <w:shd w:val="clear" w:color="auto" w:fill="F0F0F0"/>
          <w14:ligatures w14:val="none"/>
        </w:rPr>
        <w:t xml:space="preserve"> OrderStatus.held </w:t>
      </w:r>
      <w:r w:rsidRPr="005E7B64">
        <w:rPr>
          <w:rFonts w:ascii="Source Code Pro" w:eastAsia="宋体" w:hAnsi="Source Code Pro" w:cs="宋体"/>
          <w:color w:val="888888"/>
          <w:kern w:val="0"/>
          <w:sz w:val="24"/>
          <w:szCs w:val="24"/>
          <w:shd w:val="clear" w:color="auto" w:fill="F0F0F0"/>
          <w14:ligatures w14:val="none"/>
        </w:rPr>
        <w:t>的所有订单</w:t>
      </w:r>
    </w:p>
    <w:p w14:paraId="27D4ED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status=OrderStatus.held)</w:t>
      </w:r>
    </w:p>
    <w:p w14:paraId="2E976C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227AE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查询标的为</w:t>
      </w:r>
      <w:r w:rsidRPr="005E7B64">
        <w:rPr>
          <w:rFonts w:ascii="Source Code Pro" w:eastAsia="宋体" w:hAnsi="Source Code Pro" w:cs="宋体"/>
          <w:color w:val="888888"/>
          <w:kern w:val="0"/>
          <w:sz w:val="24"/>
          <w:szCs w:val="24"/>
          <w:shd w:val="clear" w:color="auto" w:fill="F0F0F0"/>
          <w14:ligatures w14:val="none"/>
        </w:rPr>
        <w:t xml:space="preserve"> 000002.XSHE </w:t>
      </w:r>
      <w:r w:rsidRPr="005E7B64">
        <w:rPr>
          <w:rFonts w:ascii="Source Code Pro" w:eastAsia="宋体" w:hAnsi="Source Code Pro" w:cs="宋体"/>
          <w:color w:val="888888"/>
          <w:kern w:val="0"/>
          <w:sz w:val="24"/>
          <w:szCs w:val="24"/>
          <w:shd w:val="clear" w:color="auto" w:fill="F0F0F0"/>
          <w14:ligatures w14:val="none"/>
        </w:rPr>
        <w:t>且状态为</w:t>
      </w:r>
      <w:r w:rsidRPr="005E7B64">
        <w:rPr>
          <w:rFonts w:ascii="Source Code Pro" w:eastAsia="宋体" w:hAnsi="Source Code Pro" w:cs="宋体"/>
          <w:color w:val="888888"/>
          <w:kern w:val="0"/>
          <w:sz w:val="24"/>
          <w:szCs w:val="24"/>
          <w:shd w:val="clear" w:color="auto" w:fill="F0F0F0"/>
          <w14:ligatures w14:val="none"/>
        </w:rPr>
        <w:t xml:space="preserve"> OrderStatus.held </w:t>
      </w:r>
      <w:r w:rsidRPr="005E7B64">
        <w:rPr>
          <w:rFonts w:ascii="Source Code Pro" w:eastAsia="宋体" w:hAnsi="Source Code Pro" w:cs="宋体"/>
          <w:color w:val="888888"/>
          <w:kern w:val="0"/>
          <w:sz w:val="24"/>
          <w:szCs w:val="24"/>
          <w:shd w:val="clear" w:color="auto" w:fill="F0F0F0"/>
          <w14:ligatures w14:val="none"/>
        </w:rPr>
        <w:t>的所有订单</w:t>
      </w:r>
    </w:p>
    <w:p w14:paraId="4752A6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get_</w:t>
      </w:r>
      <w:proofErr w:type="gramStart"/>
      <w:r w:rsidRPr="005E7B64">
        <w:rPr>
          <w:rFonts w:ascii="Source Code Pro" w:eastAsia="宋体" w:hAnsi="Source Code Pro" w:cs="宋体"/>
          <w:color w:val="000000"/>
          <w:kern w:val="0"/>
          <w:sz w:val="24"/>
          <w:szCs w:val="24"/>
          <w:shd w:val="clear" w:color="auto" w:fill="F0F0F0"/>
          <w14:ligatures w14:val="none"/>
        </w:rPr>
        <w:t>orders(</w:t>
      </w:r>
      <w:proofErr w:type="gramEnd"/>
      <w:r w:rsidRPr="005E7B64">
        <w:rPr>
          <w:rFonts w:ascii="Source Code Pro" w:eastAsia="宋体" w:hAnsi="Source Code Pro" w:cs="宋体"/>
          <w:color w:val="000000"/>
          <w:kern w:val="0"/>
          <w:sz w:val="24"/>
          <w:szCs w:val="24"/>
          <w:shd w:val="clear" w:color="auto" w:fill="F0F0F0"/>
          <w14:ligatures w14:val="none"/>
        </w:rPr>
        <w:t>security=</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 status=OrderStatus.held)</w:t>
      </w:r>
    </w:p>
    <w:p w14:paraId="48BC246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br/>
      </w:r>
      <w:proofErr w:type="gramStart"/>
      <w:r w:rsidRPr="005E7B64">
        <w:rPr>
          <w:rFonts w:ascii="宋体" w:eastAsia="宋体" w:hAnsi="宋体" w:cs="宋体"/>
          <w:kern w:val="0"/>
          <w:sz w:val="24"/>
          <w:szCs w:val="24"/>
          <w14:ligatures w14:val="none"/>
        </w:rPr>
        <w:t>非交易</w:t>
      </w:r>
      <w:proofErr w:type="gramEnd"/>
      <w:r w:rsidRPr="005E7B64">
        <w:rPr>
          <w:rFonts w:ascii="宋体" w:eastAsia="宋体" w:hAnsi="宋体" w:cs="宋体"/>
          <w:kern w:val="0"/>
          <w:sz w:val="24"/>
          <w:szCs w:val="24"/>
          <w14:ligatures w14:val="none"/>
        </w:rPr>
        <w:t>时间下单，开盘后订单状态会从new变为open；new是指订单新创建未委托；open是指已委托未完成。</w:t>
      </w:r>
    </w:p>
    <w:p w14:paraId="74CD107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get_trades 获取成交信息</w:t>
      </w:r>
    </w:p>
    <w:p w14:paraId="79FD23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get_</w:t>
      </w:r>
      <w:proofErr w:type="gramStart"/>
      <w:r w:rsidRPr="005E7B64">
        <w:rPr>
          <w:rFonts w:ascii="Source Code Pro" w:eastAsia="宋体" w:hAnsi="Source Code Pro" w:cs="宋体"/>
          <w:color w:val="000000"/>
          <w:kern w:val="0"/>
          <w:sz w:val="24"/>
          <w:szCs w:val="24"/>
          <w:shd w:val="clear" w:color="auto" w:fill="F0F0F0"/>
          <w14:ligatures w14:val="none"/>
        </w:rPr>
        <w:t>trades(</w:t>
      </w:r>
      <w:proofErr w:type="gramEnd"/>
      <w:r w:rsidRPr="005E7B64">
        <w:rPr>
          <w:rFonts w:ascii="Source Code Pro" w:eastAsia="宋体" w:hAnsi="Source Code Pro" w:cs="宋体"/>
          <w:color w:val="000000"/>
          <w:kern w:val="0"/>
          <w:sz w:val="24"/>
          <w:szCs w:val="24"/>
          <w:shd w:val="clear" w:color="auto" w:fill="F0F0F0"/>
          <w14:ligatures w14:val="none"/>
        </w:rPr>
        <w:t>)</w:t>
      </w:r>
    </w:p>
    <w:p w14:paraId="7F3C85D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获取当天的所有成交记录, 一个订单可能分多次成交</w:t>
      </w:r>
    </w:p>
    <w:p w14:paraId="4FE75E0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无</w:t>
      </w:r>
    </w:p>
    <w:p w14:paraId="7A0DF83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返回一个dict, key是trade_id, value是[Trade]对象</w:t>
      </w:r>
    </w:p>
    <w:p w14:paraId="04F779F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250EF6D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每个交易日结束运行</w:t>
      </w:r>
    </w:p>
    <w:p w14:paraId="4A203E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51FBDE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得到当天所有成交记录</w:t>
      </w:r>
    </w:p>
    <w:p w14:paraId="46970A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trades = get_</w:t>
      </w:r>
      <w:proofErr w:type="gramStart"/>
      <w:r w:rsidRPr="005E7B64">
        <w:rPr>
          <w:rFonts w:ascii="Source Code Pro" w:eastAsia="宋体" w:hAnsi="Source Code Pro" w:cs="宋体"/>
          <w:color w:val="000000"/>
          <w:kern w:val="0"/>
          <w:sz w:val="24"/>
          <w:szCs w:val="24"/>
          <w:shd w:val="clear" w:color="auto" w:fill="F0F0F0"/>
          <w14:ligatures w14:val="none"/>
        </w:rPr>
        <w:t>trades(</w:t>
      </w:r>
      <w:proofErr w:type="gramEnd"/>
      <w:r w:rsidRPr="005E7B64">
        <w:rPr>
          <w:rFonts w:ascii="Source Code Pro" w:eastAsia="宋体" w:hAnsi="Source Code Pro" w:cs="宋体"/>
          <w:color w:val="000000"/>
          <w:kern w:val="0"/>
          <w:sz w:val="24"/>
          <w:szCs w:val="24"/>
          <w:shd w:val="clear" w:color="auto" w:fill="F0F0F0"/>
          <w14:ligatures w14:val="none"/>
        </w:rPr>
        <w:t>)</w:t>
      </w:r>
    </w:p>
    <w:p w14:paraId="2B7E24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_trade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trades.values</w:t>
      </w:r>
      <w:proofErr w:type="gramEnd"/>
      <w:r w:rsidRPr="005E7B64">
        <w:rPr>
          <w:rFonts w:ascii="Source Code Pro" w:eastAsia="宋体" w:hAnsi="Source Code Pro" w:cs="宋体"/>
          <w:color w:val="000000"/>
          <w:kern w:val="0"/>
          <w:sz w:val="24"/>
          <w:szCs w:val="24"/>
          <w:shd w:val="clear" w:color="auto" w:fill="F0F0F0"/>
          <w14:ligatures w14:val="none"/>
        </w:rPr>
        <w:t>():</w:t>
      </w:r>
    </w:p>
    <w:p w14:paraId="214A9C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log.info(_</w:t>
      </w:r>
      <w:proofErr w:type="gramStart"/>
      <w:r w:rsidRPr="005E7B64">
        <w:rPr>
          <w:rFonts w:ascii="Source Code Pro" w:eastAsia="宋体" w:hAnsi="Source Code Pro" w:cs="宋体"/>
          <w:color w:val="000000"/>
          <w:kern w:val="0"/>
          <w:sz w:val="24"/>
          <w:szCs w:val="24"/>
          <w:shd w:val="clear" w:color="auto" w:fill="F0F0F0"/>
          <w14:ligatures w14:val="none"/>
        </w:rPr>
        <w:t>trade.trade</w:t>
      </w:r>
      <w:proofErr w:type="gramEnd"/>
      <w:r w:rsidRPr="005E7B64">
        <w:rPr>
          <w:rFonts w:ascii="Source Code Pro" w:eastAsia="宋体" w:hAnsi="Source Code Pro" w:cs="宋体"/>
          <w:color w:val="000000"/>
          <w:kern w:val="0"/>
          <w:sz w:val="24"/>
          <w:szCs w:val="24"/>
          <w:shd w:val="clear" w:color="auto" w:fill="F0F0F0"/>
          <w14:ligatures w14:val="none"/>
        </w:rPr>
        <w:t>_id)</w:t>
      </w:r>
    </w:p>
    <w:p w14:paraId="4671834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inout_cash 账户出入金</w:t>
      </w:r>
    </w:p>
    <w:p w14:paraId="0BC5702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inout_</w:t>
      </w:r>
      <w:proofErr w:type="gramStart"/>
      <w:r w:rsidRPr="005E7B64">
        <w:rPr>
          <w:rFonts w:ascii="Source Code Pro" w:eastAsia="宋体" w:hAnsi="Source Code Pro" w:cs="宋体"/>
          <w:color w:val="000000"/>
          <w:kern w:val="0"/>
          <w:sz w:val="24"/>
          <w:szCs w:val="24"/>
          <w:shd w:val="clear" w:color="auto" w:fill="F0F0F0"/>
          <w14:ligatures w14:val="none"/>
        </w:rPr>
        <w:t>cash(</w:t>
      </w:r>
      <w:proofErr w:type="gramEnd"/>
      <w:r w:rsidRPr="005E7B64">
        <w:rPr>
          <w:rFonts w:ascii="Source Code Pro" w:eastAsia="宋体" w:hAnsi="Source Code Pro" w:cs="宋体"/>
          <w:color w:val="000000"/>
          <w:kern w:val="0"/>
          <w:sz w:val="24"/>
          <w:szCs w:val="24"/>
          <w:shd w:val="clear" w:color="auto" w:fill="F0F0F0"/>
          <w14:ligatures w14:val="none"/>
        </w:rPr>
        <w:t>cash,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306CD86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账户转入或转出资金，当日的</w:t>
      </w:r>
      <w:proofErr w:type="gramStart"/>
      <w:r w:rsidRPr="005E7B64">
        <w:rPr>
          <w:rFonts w:ascii="宋体" w:eastAsia="宋体" w:hAnsi="宋体" w:cs="宋体"/>
          <w:kern w:val="0"/>
          <w:sz w:val="24"/>
          <w:szCs w:val="24"/>
          <w14:ligatures w14:val="none"/>
        </w:rPr>
        <w:t>出入金</w:t>
      </w:r>
      <w:proofErr w:type="gramEnd"/>
      <w:r w:rsidRPr="005E7B64">
        <w:rPr>
          <w:rFonts w:ascii="宋体" w:eastAsia="宋体" w:hAnsi="宋体" w:cs="宋体"/>
          <w:kern w:val="0"/>
          <w:sz w:val="24"/>
          <w:szCs w:val="24"/>
          <w14:ligatures w14:val="none"/>
        </w:rPr>
        <w:t>从当日开始记入成本，用于计算收益，即当日结束计算收益时的本金是包含当日</w:t>
      </w:r>
      <w:proofErr w:type="gramStart"/>
      <w:r w:rsidRPr="005E7B64">
        <w:rPr>
          <w:rFonts w:ascii="宋体" w:eastAsia="宋体" w:hAnsi="宋体" w:cs="宋体"/>
          <w:kern w:val="0"/>
          <w:sz w:val="24"/>
          <w:szCs w:val="24"/>
          <w14:ligatures w14:val="none"/>
        </w:rPr>
        <w:t>出入金</w:t>
      </w:r>
      <w:proofErr w:type="gramEnd"/>
      <w:r w:rsidRPr="005E7B64">
        <w:rPr>
          <w:rFonts w:ascii="宋体" w:eastAsia="宋体" w:hAnsi="宋体" w:cs="宋体"/>
          <w:kern w:val="0"/>
          <w:sz w:val="24"/>
          <w:szCs w:val="24"/>
          <w14:ligatures w14:val="none"/>
        </w:rPr>
        <w:t>金额的；</w:t>
      </w:r>
    </w:p>
    <w:p w14:paraId="5AB66C1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235C85B2" w14:textId="77777777" w:rsidR="005E7B64" w:rsidRPr="005E7B64" w:rsidRDefault="005E7B64" w:rsidP="005E7B64">
      <w:pPr>
        <w:widowControl/>
        <w:numPr>
          <w:ilvl w:val="0"/>
          <w:numId w:val="15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cash： 可正可负，正为入金，负为出金。</w:t>
      </w:r>
    </w:p>
    <w:p w14:paraId="2F81B603" w14:textId="77777777" w:rsidR="005E7B64" w:rsidRPr="005E7B64" w:rsidRDefault="005E7B64" w:rsidP="005E7B64">
      <w:pPr>
        <w:widowControl/>
        <w:numPr>
          <w:ilvl w:val="0"/>
          <w:numId w:val="15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0为 指定第一个 subportfolio, 1 为指定第二个 subportfolio，默认为0。</w:t>
      </w:r>
    </w:p>
    <w:p w14:paraId="1E305B5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402D190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查看账户可用资金</w:t>
      </w:r>
    </w:p>
    <w:p w14:paraId="1D262E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账户可用资金：</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,context.portfolio.subportfolios[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].available_cash)</w:t>
      </w:r>
    </w:p>
    <w:p w14:paraId="5CD218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增加资金：</w:t>
      </w:r>
      <w:r w:rsidRPr="005E7B64">
        <w:rPr>
          <w:rFonts w:ascii="Source Code Pro" w:eastAsia="宋体" w:hAnsi="Source Code Pro" w:cs="宋体"/>
          <w:color w:val="888888"/>
          <w:kern w:val="0"/>
          <w:sz w:val="24"/>
          <w:szCs w:val="24"/>
          <w:shd w:val="clear" w:color="auto" w:fill="F0F0F0"/>
          <w14:ligatures w14:val="none"/>
        </w:rPr>
        <w:t>6666</w:t>
      </w:r>
    </w:p>
    <w:p w14:paraId="02F260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inout_</w:t>
      </w:r>
      <w:proofErr w:type="gramStart"/>
      <w:r w:rsidRPr="005E7B64">
        <w:rPr>
          <w:rFonts w:ascii="Source Code Pro" w:eastAsia="宋体" w:hAnsi="Source Code Pro" w:cs="宋体"/>
          <w:color w:val="000000"/>
          <w:kern w:val="0"/>
          <w:sz w:val="24"/>
          <w:szCs w:val="24"/>
          <w:shd w:val="clear" w:color="auto" w:fill="F0F0F0"/>
          <w14:ligatures w14:val="none"/>
        </w:rPr>
        <w:t>cash(</w:t>
      </w:r>
      <w:proofErr w:type="gramEnd"/>
      <w:r w:rsidRPr="005E7B64">
        <w:rPr>
          <w:rFonts w:ascii="Source Code Pro" w:eastAsia="宋体" w:hAnsi="Source Code Pro" w:cs="宋体"/>
          <w:color w:val="008800"/>
          <w:kern w:val="0"/>
          <w:sz w:val="24"/>
          <w:szCs w:val="24"/>
          <w:shd w:val="clear" w:color="auto" w:fill="F0F0F0"/>
          <w14:ligatures w14:val="none"/>
        </w:rPr>
        <w:t>6666</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7635E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查看增加资金之后账户的可用资金</w:t>
      </w:r>
    </w:p>
    <w:p w14:paraId="2A38B95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账户可用资金：</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,context.portfolio.subportfolios[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].available_cash)</w:t>
      </w:r>
    </w:p>
    <w:p w14:paraId="5D2BFBE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batch_submit_orders 篮子下单</w:t>
      </w:r>
    </w:p>
    <w:p w14:paraId="7B6C967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batch_submit_orders(orders)</w:t>
      </w:r>
    </w:p>
    <w:p w14:paraId="0FD4B47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对一系列标的进行批量委托，委托时会对每一个委托进行验资验</w:t>
      </w:r>
      <w:proofErr w:type="gramStart"/>
      <w:r w:rsidRPr="005E7B64">
        <w:rPr>
          <w:rFonts w:ascii="宋体" w:eastAsia="宋体" w:hAnsi="宋体" w:cs="宋体"/>
          <w:kern w:val="0"/>
          <w:sz w:val="24"/>
          <w:szCs w:val="24"/>
          <w14:ligatures w14:val="none"/>
        </w:rPr>
        <w:t>券</w:t>
      </w:r>
      <w:proofErr w:type="gramEnd"/>
      <w:r w:rsidRPr="005E7B64">
        <w:rPr>
          <w:rFonts w:ascii="宋体" w:eastAsia="宋体" w:hAnsi="宋体" w:cs="宋体"/>
          <w:kern w:val="0"/>
          <w:sz w:val="24"/>
          <w:szCs w:val="24"/>
          <w14:ligatures w14:val="none"/>
        </w:rPr>
        <w:t>，若其中任一个委托校验失败，则整个委托将会失败</w:t>
      </w:r>
    </w:p>
    <w:p w14:paraId="6E1AED7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1A1625EA"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orders: 一个list，元素是包含订单信息的dict</w:t>
      </w:r>
    </w:p>
    <w:p w14:paraId="5EB930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018230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'security': 'xxxx',</w:t>
      </w:r>
    </w:p>
    <w:p w14:paraId="7A8BF6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'amount': 'xxxx',     # 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为买入，</w:t>
      </w:r>
      <w:r w:rsidRPr="005E7B64">
        <w:rPr>
          <w:rFonts w:ascii="Source Code Pro" w:eastAsia="宋体" w:hAnsi="Source Code Pro" w:cs="宋体"/>
          <w:color w:val="000000"/>
          <w:kern w:val="0"/>
          <w:sz w:val="24"/>
          <w:szCs w:val="24"/>
          <w:shd w:val="clear" w:color="auto" w:fill="F0F0F0"/>
          <w14:ligatures w14:val="none"/>
        </w:rPr>
        <w:t xml:space="preserve">&lt;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为卖出</w:t>
      </w:r>
    </w:p>
    <w:p w14:paraId="6682D93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'style': xxxx,  # </w:t>
      </w:r>
      <w:r w:rsidRPr="005E7B64">
        <w:rPr>
          <w:rFonts w:ascii="Source Code Pro" w:eastAsia="宋体" w:hAnsi="Source Code Pro" w:cs="宋体"/>
          <w:color w:val="000000"/>
          <w:kern w:val="0"/>
          <w:sz w:val="24"/>
          <w:szCs w:val="24"/>
          <w:shd w:val="clear" w:color="auto" w:fill="F0F0F0"/>
          <w14:ligatures w14:val="none"/>
        </w:rPr>
        <w:t>同</w:t>
      </w:r>
      <w:r w:rsidRPr="005E7B64">
        <w:rPr>
          <w:rFonts w:ascii="Source Code Pro" w:eastAsia="宋体" w:hAnsi="Source Code Pro" w:cs="宋体"/>
          <w:color w:val="000000"/>
          <w:kern w:val="0"/>
          <w:sz w:val="24"/>
          <w:szCs w:val="24"/>
          <w:shd w:val="clear" w:color="auto" w:fill="F0F0F0"/>
          <w14:ligatures w14:val="none"/>
        </w:rPr>
        <w:t xml:space="preserve"> order()</w:t>
      </w:r>
      <w:r w:rsidRPr="005E7B64">
        <w:rPr>
          <w:rFonts w:ascii="Source Code Pro" w:eastAsia="宋体" w:hAnsi="Source Code Pro" w:cs="宋体"/>
          <w:color w:val="000000"/>
          <w:kern w:val="0"/>
          <w:sz w:val="24"/>
          <w:szCs w:val="24"/>
          <w:shd w:val="clear" w:color="auto" w:fill="F0F0F0"/>
          <w14:ligatures w14:val="none"/>
        </w:rPr>
        <w:t>的</w:t>
      </w:r>
      <w:r w:rsidRPr="005E7B64">
        <w:rPr>
          <w:rFonts w:ascii="Source Code Pro" w:eastAsia="宋体" w:hAnsi="Source Code Pro" w:cs="宋体"/>
          <w:color w:val="000000"/>
          <w:kern w:val="0"/>
          <w:sz w:val="24"/>
          <w:szCs w:val="24"/>
          <w:shd w:val="clear" w:color="auto" w:fill="F0F0F0"/>
          <w14:ligatures w14:val="none"/>
        </w:rPr>
        <w:t>style</w:t>
      </w:r>
      <w:r w:rsidRPr="005E7B64">
        <w:rPr>
          <w:rFonts w:ascii="Source Code Pro" w:eastAsia="宋体" w:hAnsi="Source Code Pro" w:cs="宋体"/>
          <w:color w:val="000000"/>
          <w:kern w:val="0"/>
          <w:sz w:val="24"/>
          <w:szCs w:val="24"/>
          <w:shd w:val="clear" w:color="auto" w:fill="F0F0F0"/>
          <w14:ligatures w14:val="none"/>
        </w:rPr>
        <w:t>参数</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可选</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默认是</w:t>
      </w:r>
      <w:r w:rsidRPr="005E7B64">
        <w:rPr>
          <w:rFonts w:ascii="Source Code Pro" w:eastAsia="宋体" w:hAnsi="Source Code Pro" w:cs="宋体"/>
          <w:color w:val="000000"/>
          <w:kern w:val="0"/>
          <w:sz w:val="24"/>
          <w:szCs w:val="24"/>
          <w:shd w:val="clear" w:color="auto" w:fill="F0F0F0"/>
          <w14:ligatures w14:val="none"/>
        </w:rPr>
        <w:t xml:space="preserve"> None</w:t>
      </w:r>
    </w:p>
    <w:p w14:paraId="44D4B3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'side': 'long', # </w:t>
      </w:r>
      <w:r w:rsidRPr="005E7B64">
        <w:rPr>
          <w:rFonts w:ascii="Source Code Pro" w:eastAsia="宋体" w:hAnsi="Source Code Pro" w:cs="宋体"/>
          <w:color w:val="000000"/>
          <w:kern w:val="0"/>
          <w:sz w:val="24"/>
          <w:szCs w:val="24"/>
          <w:shd w:val="clear" w:color="auto" w:fill="F0F0F0"/>
          <w14:ligatures w14:val="none"/>
        </w:rPr>
        <w:t>默认是</w:t>
      </w:r>
      <w:r w:rsidRPr="005E7B64">
        <w:rPr>
          <w:rFonts w:ascii="Source Code Pro" w:eastAsia="宋体" w:hAnsi="Source Code Pro" w:cs="宋体"/>
          <w:color w:val="000000"/>
          <w:kern w:val="0"/>
          <w:sz w:val="24"/>
          <w:szCs w:val="24"/>
          <w:shd w:val="clear" w:color="auto" w:fill="F0F0F0"/>
          <w14:ligatures w14:val="none"/>
        </w:rPr>
        <w:t>'long'</w:t>
      </w:r>
    </w:p>
    <w:p w14:paraId="2EF26F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25A2AA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6C61250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65D68BFB"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72C5018F"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交易数量, 正数表示买入, 负数表示卖出</w:t>
      </w:r>
    </w:p>
    <w:p w14:paraId="0AD9C1F0"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style: 参见[order styles], None代表MarketOrder</w:t>
      </w:r>
    </w:p>
    <w:p w14:paraId="5EF1D8BF"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'long'/'short'，操作多单还是空单。默认为多单，</w:t>
      </w:r>
      <w:r w:rsidRPr="005E7B64">
        <w:rPr>
          <w:rFonts w:ascii="宋体" w:eastAsia="宋体" w:hAnsi="宋体" w:cs="宋体"/>
          <w:b/>
          <w:bCs/>
          <w:kern w:val="0"/>
          <w:sz w:val="24"/>
          <w:szCs w:val="24"/>
          <w14:ligatures w14:val="none"/>
        </w:rPr>
        <w:t>股票、基金暂不</w:t>
      </w:r>
      <w:proofErr w:type="gramStart"/>
      <w:r w:rsidRPr="005E7B64">
        <w:rPr>
          <w:rFonts w:ascii="宋体" w:eastAsia="宋体" w:hAnsi="宋体" w:cs="宋体"/>
          <w:b/>
          <w:bCs/>
          <w:kern w:val="0"/>
          <w:sz w:val="24"/>
          <w:szCs w:val="24"/>
          <w14:ligatures w14:val="none"/>
        </w:rPr>
        <w:t>支持开空单</w:t>
      </w:r>
      <w:proofErr w:type="gramEnd"/>
      <w:r w:rsidRPr="005E7B64">
        <w:rPr>
          <w:rFonts w:ascii="宋体" w:eastAsia="宋体" w:hAnsi="宋体" w:cs="宋体"/>
          <w:kern w:val="0"/>
          <w:sz w:val="24"/>
          <w:szCs w:val="24"/>
          <w14:ligatures w14:val="none"/>
        </w:rPr>
        <w:t>。</w:t>
      </w:r>
    </w:p>
    <w:p w14:paraId="7F14F8F1"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 在使用set_subportfolios创建了多个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时，指定subportfolio 的序号, 从 0 开始, 比如 0 指定第一个 subportfolio, 1 指定第二个 subportfolio，</w:t>
      </w:r>
      <w:r w:rsidRPr="005E7B64">
        <w:rPr>
          <w:rFonts w:ascii="宋体" w:eastAsia="宋体" w:hAnsi="宋体" w:cs="宋体"/>
          <w:b/>
          <w:bCs/>
          <w:kern w:val="0"/>
          <w:sz w:val="24"/>
          <w:szCs w:val="24"/>
          <w14:ligatures w14:val="none"/>
        </w:rPr>
        <w:t>默认为0</w:t>
      </w:r>
      <w:r w:rsidRPr="005E7B64">
        <w:rPr>
          <w:rFonts w:ascii="宋体" w:eastAsia="宋体" w:hAnsi="宋体" w:cs="宋体"/>
          <w:kern w:val="0"/>
          <w:sz w:val="24"/>
          <w:szCs w:val="24"/>
          <w14:ligatures w14:val="none"/>
        </w:rPr>
        <w:t>。</w:t>
      </w:r>
    </w:p>
    <w:p w14:paraId="629F226B" w14:textId="77777777" w:rsidR="005E7B64" w:rsidRPr="005E7B64" w:rsidRDefault="005E7B64" w:rsidP="005E7B64">
      <w:pPr>
        <w:widowControl/>
        <w:numPr>
          <w:ilvl w:val="0"/>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close_today: </w:t>
      </w:r>
      <w:proofErr w:type="gramStart"/>
      <w:r w:rsidRPr="005E7B64">
        <w:rPr>
          <w:rFonts w:ascii="宋体" w:eastAsia="宋体" w:hAnsi="宋体" w:cs="宋体"/>
          <w:kern w:val="0"/>
          <w:sz w:val="24"/>
          <w:szCs w:val="24"/>
          <w14:ligatures w14:val="none"/>
        </w:rPr>
        <w:t>平今字段</w:t>
      </w:r>
      <w:proofErr w:type="gramEnd"/>
      <w:r w:rsidRPr="005E7B64">
        <w:rPr>
          <w:rFonts w:ascii="宋体" w:eastAsia="宋体" w:hAnsi="宋体" w:cs="宋体"/>
          <w:kern w:val="0"/>
          <w:sz w:val="24"/>
          <w:szCs w:val="24"/>
          <w14:ligatures w14:val="none"/>
        </w:rPr>
        <w:t>。</w:t>
      </w:r>
    </w:p>
    <w:p w14:paraId="0DF8603B" w14:textId="77777777" w:rsidR="005E7B64" w:rsidRPr="005E7B64" w:rsidRDefault="005E7B64" w:rsidP="005E7B64">
      <w:pPr>
        <w:widowControl/>
        <w:numPr>
          <w:ilvl w:val="1"/>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对上海国际能源中心，上海期货交易所，中金所的标的：</w:t>
      </w:r>
    </w:p>
    <w:p w14:paraId="0C90667E" w14:textId="77777777" w:rsidR="005E7B64" w:rsidRPr="005E7B64" w:rsidRDefault="005E7B64" w:rsidP="005E7B64">
      <w:pPr>
        <w:widowControl/>
        <w:numPr>
          <w:ilvl w:val="2"/>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True, 只</w:t>
      </w:r>
      <w:proofErr w:type="gramStart"/>
      <w:r w:rsidRPr="005E7B64">
        <w:rPr>
          <w:rFonts w:ascii="宋体" w:eastAsia="宋体" w:hAnsi="宋体" w:cs="宋体"/>
          <w:kern w:val="0"/>
          <w:sz w:val="24"/>
          <w:szCs w:val="24"/>
          <w14:ligatures w14:val="none"/>
        </w:rPr>
        <w:t>平今仓</w:t>
      </w:r>
      <w:proofErr w:type="gramEnd"/>
    </w:p>
    <w:p w14:paraId="1AB8A5F3" w14:textId="77777777" w:rsidR="005E7B64" w:rsidRPr="005E7B64" w:rsidRDefault="005E7B64" w:rsidP="005E7B64">
      <w:pPr>
        <w:widowControl/>
        <w:numPr>
          <w:ilvl w:val="2"/>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w:t>
      </w:r>
      <w:proofErr w:type="gramStart"/>
      <w:r w:rsidRPr="005E7B64">
        <w:rPr>
          <w:rFonts w:ascii="宋体" w:eastAsia="宋体" w:hAnsi="宋体" w:cs="宋体"/>
          <w:kern w:val="0"/>
          <w:sz w:val="24"/>
          <w:szCs w:val="24"/>
          <w14:ligatures w14:val="none"/>
        </w:rPr>
        <w:t>平昨仓，昨仓不足部分平今仓</w:t>
      </w:r>
      <w:proofErr w:type="gramEnd"/>
    </w:p>
    <w:p w14:paraId="38C31B44" w14:textId="77777777" w:rsidR="005E7B64" w:rsidRPr="005E7B64" w:rsidRDefault="005E7B64" w:rsidP="005E7B64">
      <w:pPr>
        <w:widowControl/>
        <w:numPr>
          <w:ilvl w:val="1"/>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对其他交易所标的：</w:t>
      </w:r>
    </w:p>
    <w:p w14:paraId="2FF9DE30" w14:textId="77777777" w:rsidR="005E7B64" w:rsidRPr="005E7B64" w:rsidRDefault="005E7B64" w:rsidP="005E7B64">
      <w:pPr>
        <w:widowControl/>
        <w:numPr>
          <w:ilvl w:val="2"/>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True, 优先平今，超出则</w:t>
      </w:r>
      <w:proofErr w:type="gramStart"/>
      <w:r w:rsidRPr="005E7B64">
        <w:rPr>
          <w:rFonts w:ascii="宋体" w:eastAsia="宋体" w:hAnsi="宋体" w:cs="宋体"/>
          <w:kern w:val="0"/>
          <w:sz w:val="24"/>
          <w:szCs w:val="24"/>
          <w14:ligatures w14:val="none"/>
        </w:rPr>
        <w:t>平昨仓</w:t>
      </w:r>
      <w:proofErr w:type="gramEnd"/>
    </w:p>
    <w:p w14:paraId="1FCDB327" w14:textId="77777777" w:rsidR="005E7B64" w:rsidRPr="005E7B64" w:rsidRDefault="005E7B64" w:rsidP="005E7B64">
      <w:pPr>
        <w:widowControl/>
        <w:numPr>
          <w:ilvl w:val="2"/>
          <w:numId w:val="15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close_today = False, 优先平昨，超出则</w:t>
      </w:r>
      <w:proofErr w:type="gramStart"/>
      <w:r w:rsidRPr="005E7B64">
        <w:rPr>
          <w:rFonts w:ascii="宋体" w:eastAsia="宋体" w:hAnsi="宋体" w:cs="宋体"/>
          <w:kern w:val="0"/>
          <w:sz w:val="24"/>
          <w:szCs w:val="24"/>
          <w14:ligatures w14:val="none"/>
        </w:rPr>
        <w:t>平今仓</w:t>
      </w:r>
      <w:proofErr w:type="gramEnd"/>
    </w:p>
    <w:p w14:paraId="315E9F3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一个包含Order对象的list</w:t>
      </w:r>
    </w:p>
    <w:p w14:paraId="160F7FE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6BA9FF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买入平安银行和福耀玻璃各股票</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股</w:t>
      </w:r>
    </w:p>
    <w:p w14:paraId="73AAA2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orders</w:t>
      </w:r>
      <w:proofErr w:type="gramStart"/>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w:t>
      </w:r>
    </w:p>
    <w:p w14:paraId="7437C0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19DCCC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468F64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"pindex"</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605E4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2B26BE5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"600660.XSHG"</w:t>
      </w:r>
      <w:r w:rsidRPr="005E7B64">
        <w:rPr>
          <w:rFonts w:ascii="Source Code Pro" w:eastAsia="宋体" w:hAnsi="Source Code Pro" w:cs="宋体"/>
          <w:color w:val="000000"/>
          <w:kern w:val="0"/>
          <w:sz w:val="24"/>
          <w:szCs w:val="24"/>
          <w:shd w:val="clear" w:color="auto" w:fill="F0F0F0"/>
          <w14:ligatures w14:val="none"/>
        </w:rPr>
        <w:t>,</w:t>
      </w:r>
    </w:p>
    <w:p w14:paraId="08603E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6F5192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"pindex"</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77A549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1B0ADC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AC8389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batch_submit_orders(orders)</w:t>
      </w:r>
    </w:p>
    <w:p w14:paraId="3E2EFF8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batch_cancel_orders 篮子撤单</w:t>
      </w:r>
    </w:p>
    <w:p w14:paraId="2C0E74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batch_cancel_orders(orders)</w:t>
      </w:r>
    </w:p>
    <w:p w14:paraId="41A2C4B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批量撤单</w:t>
      </w:r>
    </w:p>
    <w:p w14:paraId="1C628DA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0BE23231" w14:textId="77777777" w:rsidR="005E7B64" w:rsidRPr="005E7B64" w:rsidRDefault="005E7B64" w:rsidP="005E7B64">
      <w:pPr>
        <w:widowControl/>
        <w:numPr>
          <w:ilvl w:val="0"/>
          <w:numId w:val="15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orders：列表，包含订单对象或订单ID。</w:t>
      </w:r>
    </w:p>
    <w:p w14:paraId="7FAC3D71"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对象</w:t>
      </w:r>
      <w:r w:rsidRPr="005E7B64">
        <w:rPr>
          <w:rFonts w:ascii="Segoe UI" w:eastAsia="宋体" w:hAnsi="Segoe UI" w:cs="Segoe UI"/>
          <w:color w:val="333333"/>
          <w:kern w:val="0"/>
          <w:sz w:val="41"/>
          <w:szCs w:val="41"/>
          <w14:ligatures w14:val="none"/>
        </w:rPr>
        <w:t>♠</w:t>
      </w:r>
    </w:p>
    <w:p w14:paraId="0DBE085F"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4E53E2C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 全局变量对象</w:t>
      </w:r>
    </w:p>
    <w:p w14:paraId="032FC3F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全局对象 g，用来存储用户的各类可被pickle.dumps函数序列化的全局数据</w:t>
      </w:r>
    </w:p>
    <w:p w14:paraId="5A7D7BC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在模拟盘中，如果中途进程中断，我们会使用[pickle.dumps]序列化所有的g下面的变量内容, 保存到磁盘中，再启动的时候模拟盘就不会有任何数据影响。如果没有用g声明，会出现</w:t>
      </w:r>
      <w:proofErr w:type="gramStart"/>
      <w:r w:rsidRPr="005E7B64">
        <w:rPr>
          <w:rFonts w:ascii="宋体" w:eastAsia="宋体" w:hAnsi="宋体" w:cs="宋体"/>
          <w:kern w:val="0"/>
          <w:sz w:val="24"/>
          <w:szCs w:val="24"/>
          <w14:ligatures w14:val="none"/>
        </w:rPr>
        <w:t>模拟盘重启</w:t>
      </w:r>
      <w:proofErr w:type="gramEnd"/>
      <w:r w:rsidRPr="005E7B64">
        <w:rPr>
          <w:rFonts w:ascii="宋体" w:eastAsia="宋体" w:hAnsi="宋体" w:cs="宋体"/>
          <w:kern w:val="0"/>
          <w:sz w:val="24"/>
          <w:szCs w:val="24"/>
          <w14:ligatures w14:val="none"/>
        </w:rPr>
        <w:t>后，变量数据丢失的问题。</w:t>
      </w:r>
    </w:p>
    <w:p w14:paraId="1B0238B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如果不想 g 中的某个变量被序列化, 可以让变量以 '__' 开头, 这样, 这个变量在序列化时就会被忽略</w:t>
      </w:r>
      <w:r w:rsidRPr="005E7B64">
        <w:rPr>
          <w:rFonts w:ascii="宋体" w:eastAsia="宋体" w:hAnsi="宋体" w:cs="宋体"/>
          <w:kern w:val="0"/>
          <w:sz w:val="24"/>
          <w:szCs w:val="24"/>
          <w14:ligatures w14:val="none"/>
        </w:rPr>
        <w:br/>
      </w:r>
      <w:r w:rsidRPr="005E7B64">
        <w:rPr>
          <w:rFonts w:ascii="宋体" w:eastAsia="宋体" w:hAnsi="宋体" w:cs="宋体"/>
          <w:b/>
          <w:bCs/>
          <w:kern w:val="0"/>
          <w:sz w:val="24"/>
          <w:szCs w:val="24"/>
          <w14:ligatures w14:val="none"/>
        </w:rPr>
        <w:t>注意保存的大小有限制,上限30M,超出后将报错</w:t>
      </w:r>
      <w:r w:rsidRPr="005E7B64">
        <w:rPr>
          <w:rFonts w:ascii="宋体" w:eastAsia="宋体" w:hAnsi="宋体" w:cs="宋体"/>
          <w:kern w:val="0"/>
          <w:sz w:val="24"/>
          <w:szCs w:val="24"/>
          <w14:ligatures w14:val="none"/>
        </w:rPr>
        <w:br/>
      </w:r>
      <w:r w:rsidRPr="005E7B64">
        <w:rPr>
          <w:rFonts w:ascii="宋体" w:eastAsia="宋体" w:hAnsi="宋体" w:cs="宋体"/>
          <w:b/>
          <w:bCs/>
          <w:kern w:val="0"/>
          <w:sz w:val="24"/>
          <w:szCs w:val="24"/>
          <w14:ligatures w14:val="none"/>
        </w:rPr>
        <w:t>注意避免对context及其下属的order/trade/position</w:t>
      </w:r>
      <w:proofErr w:type="gramStart"/>
      <w:r w:rsidRPr="005E7B64">
        <w:rPr>
          <w:rFonts w:ascii="宋体" w:eastAsia="宋体" w:hAnsi="宋体" w:cs="宋体"/>
          <w:b/>
          <w:bCs/>
          <w:kern w:val="0"/>
          <w:sz w:val="24"/>
          <w:szCs w:val="24"/>
          <w14:ligatures w14:val="none"/>
        </w:rPr>
        <w:t>等对象</w:t>
      </w:r>
      <w:proofErr w:type="gramEnd"/>
      <w:r w:rsidRPr="005E7B64">
        <w:rPr>
          <w:rFonts w:ascii="宋体" w:eastAsia="宋体" w:hAnsi="宋体" w:cs="宋体"/>
          <w:b/>
          <w:bCs/>
          <w:kern w:val="0"/>
          <w:sz w:val="24"/>
          <w:szCs w:val="24"/>
          <w14:ligatures w14:val="none"/>
        </w:rPr>
        <w:t>进行持久化保存，因为账户信息是可变的,这种操作可能导致异常</w:t>
      </w:r>
      <w:r w:rsidRPr="005E7B64">
        <w:rPr>
          <w:rFonts w:ascii="宋体" w:eastAsia="宋体" w:hAnsi="宋体" w:cs="宋体"/>
          <w:kern w:val="0"/>
          <w:sz w:val="24"/>
          <w:szCs w:val="24"/>
          <w14:ligatures w14:val="none"/>
        </w:rPr>
        <w:br/>
        <w:t>更多模拟盘细节, 请看 </w:t>
      </w:r>
      <w:hyperlink r:id="rId185" w:anchor="api:%E6%A8%A1%E6%8B%9F%E7%9B%98%E6%B3%A8%E6%84%8F%E4%BA%8B%E9%A1%B9" w:history="1">
        <w:r w:rsidRPr="005E7B64">
          <w:rPr>
            <w:rFonts w:ascii="宋体" w:eastAsia="宋体" w:hAnsi="宋体" w:cs="宋体"/>
            <w:color w:val="0E90D2"/>
            <w:kern w:val="0"/>
            <w:sz w:val="24"/>
            <w:szCs w:val="24"/>
            <w:u w:val="single"/>
            <w14:ligatures w14:val="none"/>
          </w:rPr>
          <w:t>模拟</w:t>
        </w:r>
        <w:proofErr w:type="gramStart"/>
        <w:r w:rsidRPr="005E7B64">
          <w:rPr>
            <w:rFonts w:ascii="宋体" w:eastAsia="宋体" w:hAnsi="宋体" w:cs="宋体"/>
            <w:color w:val="0E90D2"/>
            <w:kern w:val="0"/>
            <w:sz w:val="24"/>
            <w:szCs w:val="24"/>
            <w:u w:val="single"/>
            <w14:ligatures w14:val="none"/>
          </w:rPr>
          <w:t>盘注意</w:t>
        </w:r>
        <w:proofErr w:type="gramEnd"/>
        <w:r w:rsidRPr="005E7B64">
          <w:rPr>
            <w:rFonts w:ascii="宋体" w:eastAsia="宋体" w:hAnsi="宋体" w:cs="宋体"/>
            <w:color w:val="0E90D2"/>
            <w:kern w:val="0"/>
            <w:sz w:val="24"/>
            <w:szCs w:val="24"/>
            <w:u w:val="single"/>
            <w14:ligatures w14:val="none"/>
          </w:rPr>
          <w:t>事项</w:t>
        </w:r>
      </w:hyperlink>
      <w:r w:rsidRPr="005E7B64">
        <w:rPr>
          <w:rFonts w:ascii="宋体" w:eastAsia="宋体" w:hAnsi="宋体" w:cs="宋体"/>
          <w:kern w:val="0"/>
          <w:sz w:val="24"/>
          <w:szCs w:val="24"/>
          <w14:ligatures w14:val="none"/>
        </w:rPr>
        <w:t>.</w:t>
      </w:r>
    </w:p>
    <w:p w14:paraId="3F47AB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3B86D1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3E0EC2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g.count</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w:t>
      </w:r>
    </w:p>
    <w:p w14:paraId="574D6B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proofErr w:type="gramStart"/>
      <w:r w:rsidRPr="005E7B64">
        <w:rPr>
          <w:rFonts w:ascii="Source Code Pro" w:eastAsia="宋体" w:hAnsi="Source Code Pro" w:cs="宋体"/>
          <w:color w:val="000000"/>
          <w:kern w:val="0"/>
          <w:sz w:val="24"/>
          <w:szCs w:val="24"/>
          <w:shd w:val="clear" w:color="auto" w:fill="F0F0F0"/>
          <w14:ligatures w14:val="none"/>
        </w:rPr>
        <w:t>g.flag</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0</w:t>
      </w:r>
    </w:p>
    <w:p w14:paraId="501B9B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E3143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process_initialize</w:t>
      </w:r>
      <w:r w:rsidRPr="005E7B64">
        <w:rPr>
          <w:rFonts w:ascii="Source Code Pro" w:eastAsia="宋体" w:hAnsi="Source Code Pro" w:cs="宋体"/>
          <w:color w:val="000000"/>
          <w:kern w:val="0"/>
          <w:sz w:val="24"/>
          <w:szCs w:val="24"/>
          <w:shd w:val="clear" w:color="auto" w:fill="F0F0F0"/>
          <w14:ligatures w14:val="none"/>
        </w:rPr>
        <w:t>(context):</w:t>
      </w:r>
    </w:p>
    <w:p w14:paraId="530888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保存不能被序列化的对象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进程每次</w:t>
      </w:r>
      <w:proofErr w:type="gramStart"/>
      <w:r w:rsidRPr="005E7B64">
        <w:rPr>
          <w:rFonts w:ascii="Source Code Pro" w:eastAsia="宋体" w:hAnsi="Source Code Pro" w:cs="宋体"/>
          <w:color w:val="888888"/>
          <w:kern w:val="0"/>
          <w:sz w:val="24"/>
          <w:szCs w:val="24"/>
          <w:shd w:val="clear" w:color="auto" w:fill="F0F0F0"/>
          <w14:ligatures w14:val="none"/>
        </w:rPr>
        <w:t>重启都初始化</w:t>
      </w:r>
      <w:proofErr w:type="gramEnd"/>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更多信息</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请看</w:t>
      </w:r>
      <w:r w:rsidRPr="005E7B64">
        <w:rPr>
          <w:rFonts w:ascii="Source Code Pro" w:eastAsia="宋体" w:hAnsi="Source Code Pro" w:cs="宋体"/>
          <w:color w:val="888888"/>
          <w:kern w:val="0"/>
          <w:sz w:val="24"/>
          <w:szCs w:val="24"/>
          <w:shd w:val="clear" w:color="auto" w:fill="F0F0F0"/>
          <w14:ligatures w14:val="none"/>
        </w:rPr>
        <w:t xml:space="preserve"> [process_initialize]</w:t>
      </w:r>
    </w:p>
    <w:p w14:paraId="09791F0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g.__q = query(valuation)</w:t>
      </w:r>
    </w:p>
    <w:p w14:paraId="06A6FA0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ED191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58D795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w:t>
      </w:r>
    </w:p>
    <w:p w14:paraId="619015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w:t>
      </w:r>
      <w:proofErr w:type="gramStart"/>
      <w:r w:rsidRPr="005E7B64">
        <w:rPr>
          <w:rFonts w:ascii="Source Code Pro" w:eastAsia="宋体" w:hAnsi="Source Code Pro" w:cs="宋体"/>
          <w:color w:val="000000"/>
          <w:kern w:val="0"/>
          <w:sz w:val="24"/>
          <w:szCs w:val="24"/>
          <w:shd w:val="clear" w:color="auto" w:fill="F0F0F0"/>
          <w14:ligatures w14:val="none"/>
        </w:rPr>
        <w:t>g.count</w:t>
      </w:r>
      <w:proofErr w:type="gramEnd"/>
      <w:r w:rsidRPr="005E7B64">
        <w:rPr>
          <w:rFonts w:ascii="Source Code Pro" w:eastAsia="宋体" w:hAnsi="Source Code Pro" w:cs="宋体"/>
          <w:color w:val="000000"/>
          <w:kern w:val="0"/>
          <w:sz w:val="24"/>
          <w:szCs w:val="24"/>
          <w:shd w:val="clear" w:color="auto" w:fill="F0F0F0"/>
          <w14:ligatures w14:val="none"/>
        </w:rPr>
        <w:t>)</w:t>
      </w:r>
    </w:p>
    <w:p w14:paraId="6F9628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w:t>
      </w:r>
      <w:proofErr w:type="gramStart"/>
      <w:r w:rsidRPr="005E7B64">
        <w:rPr>
          <w:rFonts w:ascii="Source Code Pro" w:eastAsia="宋体" w:hAnsi="Source Code Pro" w:cs="宋体"/>
          <w:color w:val="000000"/>
          <w:kern w:val="0"/>
          <w:sz w:val="24"/>
          <w:szCs w:val="24"/>
          <w:shd w:val="clear" w:color="auto" w:fill="F0F0F0"/>
          <w14:ligatures w14:val="none"/>
        </w:rPr>
        <w:t>g.flag</w:t>
      </w:r>
      <w:proofErr w:type="gramEnd"/>
      <w:r w:rsidRPr="005E7B64">
        <w:rPr>
          <w:rFonts w:ascii="Source Code Pro" w:eastAsia="宋体" w:hAnsi="Source Code Pro" w:cs="宋体"/>
          <w:color w:val="000000"/>
          <w:kern w:val="0"/>
          <w:sz w:val="24"/>
          <w:szCs w:val="24"/>
          <w:shd w:val="clear" w:color="auto" w:fill="F0F0F0"/>
          <w14:ligatures w14:val="none"/>
        </w:rPr>
        <w:t>)</w:t>
      </w:r>
    </w:p>
    <w:p w14:paraId="6EA2048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Context 策略信息总</w:t>
      </w:r>
      <w:proofErr w:type="gramStart"/>
      <w:r w:rsidRPr="005E7B64">
        <w:rPr>
          <w:rFonts w:ascii="宋体" w:eastAsia="宋体" w:hAnsi="宋体" w:cs="宋体"/>
          <w:kern w:val="0"/>
          <w:sz w:val="24"/>
          <w:szCs w:val="24"/>
          <w14:ligatures w14:val="none"/>
        </w:rPr>
        <w:t>览</w:t>
      </w:r>
      <w:proofErr w:type="gramEnd"/>
      <w:r w:rsidRPr="005E7B64">
        <w:rPr>
          <w:rFonts w:ascii="宋体" w:eastAsia="宋体" w:hAnsi="宋体" w:cs="宋体"/>
          <w:kern w:val="0"/>
          <w:sz w:val="24"/>
          <w:szCs w:val="24"/>
          <w14:ligatures w14:val="none"/>
        </w:rPr>
        <w:t>，包含账户、时间等信息</w:t>
      </w:r>
    </w:p>
    <w:p w14:paraId="5895817E" w14:textId="77777777" w:rsidR="005E7B64" w:rsidRPr="005E7B64" w:rsidRDefault="005E7B64" w:rsidP="005E7B64">
      <w:pPr>
        <w:widowControl/>
        <w:numPr>
          <w:ilvl w:val="0"/>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subportfolios: 当前单个操作</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的资金、标的信息，是一个</w:t>
      </w:r>
      <w:hyperlink r:id="rId186" w:anchor="subportfolios" w:history="1">
        <w:r w:rsidRPr="005E7B64">
          <w:rPr>
            <w:rFonts w:ascii="宋体" w:eastAsia="宋体" w:hAnsi="宋体" w:cs="宋体"/>
            <w:color w:val="0E90D2"/>
            <w:kern w:val="0"/>
            <w:sz w:val="24"/>
            <w:szCs w:val="24"/>
            <w:u w:val="single"/>
            <w14:ligatures w14:val="none"/>
          </w:rPr>
          <w:t>SubPortfolio</w:t>
        </w:r>
      </w:hyperlink>
      <w:r w:rsidRPr="005E7B64">
        <w:rPr>
          <w:rFonts w:ascii="宋体" w:eastAsia="宋体" w:hAnsi="宋体" w:cs="宋体"/>
          <w:kern w:val="0"/>
          <w:sz w:val="24"/>
          <w:szCs w:val="24"/>
          <w14:ligatures w14:val="none"/>
        </w:rPr>
        <w:t> 的数组</w:t>
      </w:r>
    </w:p>
    <w:p w14:paraId="7A95AABE" w14:textId="77777777" w:rsidR="005E7B64" w:rsidRPr="005E7B64" w:rsidRDefault="005E7B64" w:rsidP="005E7B64">
      <w:pPr>
        <w:widowControl/>
        <w:numPr>
          <w:ilvl w:val="0"/>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portfolio: 账户信息，即subportfolios 的汇总信息, </w:t>
      </w:r>
      <w:hyperlink r:id="rId187" w:anchor="portfolio" w:history="1">
        <w:r w:rsidRPr="005E7B64">
          <w:rPr>
            <w:rFonts w:ascii="宋体" w:eastAsia="宋体" w:hAnsi="宋体" w:cs="宋体"/>
            <w:color w:val="0E90D2"/>
            <w:kern w:val="0"/>
            <w:sz w:val="24"/>
            <w:szCs w:val="24"/>
            <w:u w:val="single"/>
            <w14:ligatures w14:val="none"/>
          </w:rPr>
          <w:t>Portfolio</w:t>
        </w:r>
      </w:hyperlink>
      <w:r w:rsidRPr="005E7B64">
        <w:rPr>
          <w:rFonts w:ascii="宋体" w:eastAsia="宋体" w:hAnsi="宋体" w:cs="宋体"/>
          <w:kern w:val="0"/>
          <w:sz w:val="24"/>
          <w:szCs w:val="24"/>
          <w14:ligatures w14:val="none"/>
        </w:rPr>
        <w:t>对象，单个操作</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时，portfolio 指向 subportfolios[0]</w:t>
      </w:r>
    </w:p>
    <w:p w14:paraId="5AC43169" w14:textId="77777777" w:rsidR="005E7B64" w:rsidRPr="005E7B64" w:rsidRDefault="005E7B64" w:rsidP="005E7B64">
      <w:pPr>
        <w:widowControl/>
        <w:numPr>
          <w:ilvl w:val="0"/>
          <w:numId w:val="15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current_dt: 当前单位时间的开始时间, [datetime.datetime]对象</w:t>
      </w:r>
    </w:p>
    <w:p w14:paraId="33A862AF" w14:textId="77777777" w:rsidR="005E7B64" w:rsidRPr="005E7B64" w:rsidRDefault="005E7B64" w:rsidP="005E7B64">
      <w:pPr>
        <w:widowControl/>
        <w:numPr>
          <w:ilvl w:val="0"/>
          <w:numId w:val="15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previous_date: 前一个交易日, [datetime.date]对象, 注意, 这是一个日期, 是 date, 而不是 datetime</w:t>
      </w:r>
    </w:p>
    <w:p w14:paraId="5DDEAFBC" w14:textId="77777777" w:rsidR="005E7B64" w:rsidRPr="005E7B64" w:rsidRDefault="005E7B64" w:rsidP="005E7B64">
      <w:pPr>
        <w:widowControl/>
        <w:numPr>
          <w:ilvl w:val="0"/>
          <w:numId w:val="15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universe: 查询set_universe()设定的股票池, 比如: ['000001.XSHE', '600000.XSHG']</w:t>
      </w:r>
    </w:p>
    <w:p w14:paraId="4308A92C" w14:textId="77777777" w:rsidR="005E7B64" w:rsidRPr="005E7B64" w:rsidRDefault="005E7B64" w:rsidP="005E7B64">
      <w:pPr>
        <w:widowControl/>
        <w:numPr>
          <w:ilvl w:val="0"/>
          <w:numId w:val="15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run_params: 表示此次运行的参数, 有如下属性</w:t>
      </w:r>
    </w:p>
    <w:p w14:paraId="3E4EC9B6"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start_date: </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/模拟开始日期, [datetime.date]对象</w:t>
      </w:r>
    </w:p>
    <w:p w14:paraId="6F9D24F4"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end_date: </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/模拟结束日期, [datetime.date]对象</w:t>
      </w:r>
    </w:p>
    <w:p w14:paraId="7A9F9CAC"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type: 运行方式, 如下四个字符串之一</w:t>
      </w:r>
      <w:r w:rsidRPr="005E7B64">
        <w:rPr>
          <w:rFonts w:ascii="宋体" w:eastAsia="宋体" w:hAnsi="宋体" w:cs="宋体"/>
          <w:kern w:val="0"/>
          <w:sz w:val="24"/>
          <w:szCs w:val="24"/>
          <w14:ligatures w14:val="none"/>
        </w:rPr>
        <w:br/>
        <w:t xml:space="preserve">'simple_backtest': </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 通过点击'编译运行'运行</w:t>
      </w:r>
      <w:r w:rsidRPr="005E7B64">
        <w:rPr>
          <w:rFonts w:ascii="宋体" w:eastAsia="宋体" w:hAnsi="宋体" w:cs="宋体"/>
          <w:kern w:val="0"/>
          <w:sz w:val="24"/>
          <w:szCs w:val="24"/>
          <w14:ligatures w14:val="none"/>
        </w:rPr>
        <w:br/>
        <w:t xml:space="preserve">'full_backtest': </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 通过点击'</w:t>
      </w:r>
      <w:proofErr w:type="gramStart"/>
      <w:r w:rsidRPr="005E7B64">
        <w:rPr>
          <w:rFonts w:ascii="宋体" w:eastAsia="宋体" w:hAnsi="宋体" w:cs="宋体"/>
          <w:kern w:val="0"/>
          <w:sz w:val="24"/>
          <w:szCs w:val="24"/>
          <w14:ligatures w14:val="none"/>
        </w:rPr>
        <w:t>运行回测</w:t>
      </w:r>
      <w:proofErr w:type="gramEnd"/>
      <w:r w:rsidRPr="005E7B64">
        <w:rPr>
          <w:rFonts w:ascii="宋体" w:eastAsia="宋体" w:hAnsi="宋体" w:cs="宋体"/>
          <w:kern w:val="0"/>
          <w:sz w:val="24"/>
          <w:szCs w:val="24"/>
          <w14:ligatures w14:val="none"/>
        </w:rPr>
        <w:t>'运行</w:t>
      </w:r>
      <w:r w:rsidRPr="005E7B64">
        <w:rPr>
          <w:rFonts w:ascii="宋体" w:eastAsia="宋体" w:hAnsi="宋体" w:cs="宋体"/>
          <w:kern w:val="0"/>
          <w:sz w:val="24"/>
          <w:szCs w:val="24"/>
          <w14:ligatures w14:val="none"/>
        </w:rPr>
        <w:br/>
        <w:t>'sim_trade': 模拟交易</w:t>
      </w:r>
    </w:p>
    <w:p w14:paraId="584A7263"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frequency: 运行频率, 如下三个字符串之一</w:t>
      </w:r>
      <w:r w:rsidRPr="005E7B64">
        <w:rPr>
          <w:rFonts w:ascii="宋体" w:eastAsia="宋体" w:hAnsi="宋体" w:cs="宋体"/>
          <w:kern w:val="0"/>
          <w:sz w:val="24"/>
          <w:szCs w:val="24"/>
          <w14:ligatures w14:val="none"/>
        </w:rPr>
        <w:br/>
        <w:t>'day'</w:t>
      </w:r>
      <w:r w:rsidRPr="005E7B64">
        <w:rPr>
          <w:rFonts w:ascii="宋体" w:eastAsia="宋体" w:hAnsi="宋体" w:cs="宋体"/>
          <w:kern w:val="0"/>
          <w:sz w:val="24"/>
          <w:szCs w:val="24"/>
          <w14:ligatures w14:val="none"/>
        </w:rPr>
        <w:br/>
        <w:t>'minute'</w:t>
      </w:r>
      <w:r w:rsidRPr="005E7B64">
        <w:rPr>
          <w:rFonts w:ascii="宋体" w:eastAsia="宋体" w:hAnsi="宋体" w:cs="宋体"/>
          <w:kern w:val="0"/>
          <w:sz w:val="24"/>
          <w:szCs w:val="24"/>
          <w14:ligatures w14:val="none"/>
        </w:rPr>
        <w:br/>
        <w:t>'tick'</w:t>
      </w:r>
    </w:p>
    <w:p w14:paraId="3B131C34" w14:textId="77777777" w:rsidR="005E7B64" w:rsidRPr="005E7B64" w:rsidRDefault="005E7B64" w:rsidP="005E7B64">
      <w:pPr>
        <w:widowControl/>
        <w:numPr>
          <w:ilvl w:val="0"/>
          <w:numId w:val="156"/>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为了让从其他平台迁移过来的同学更顺手的使用系统, 我们对此对象也做了和 [g] 一样的处理:</w:t>
      </w:r>
    </w:p>
    <w:p w14:paraId="672DC15E"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可以添加自己的变量, </w:t>
      </w:r>
      <w:proofErr w:type="gramStart"/>
      <w:r w:rsidRPr="005E7B64">
        <w:rPr>
          <w:rFonts w:ascii="宋体" w:eastAsia="宋体" w:hAnsi="宋体" w:cs="宋体"/>
          <w:kern w:val="0"/>
          <w:sz w:val="24"/>
          <w:szCs w:val="24"/>
          <w14:ligatures w14:val="none"/>
        </w:rPr>
        <w:t>每次进程</w:t>
      </w:r>
      <w:proofErr w:type="gramEnd"/>
      <w:r w:rsidRPr="005E7B64">
        <w:rPr>
          <w:rFonts w:ascii="宋体" w:eastAsia="宋体" w:hAnsi="宋体" w:cs="宋体"/>
          <w:kern w:val="0"/>
          <w:sz w:val="24"/>
          <w:szCs w:val="24"/>
          <w14:ligatures w14:val="none"/>
        </w:rPr>
        <w:t>关闭时持久保存, 进程重启时恢复.</w:t>
      </w:r>
    </w:p>
    <w:p w14:paraId="6160221E"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以 '__' 开头的变量不会被持久保存</w:t>
      </w:r>
    </w:p>
    <w:p w14:paraId="4009B31D" w14:textId="77777777" w:rsidR="005E7B64" w:rsidRPr="005E7B64" w:rsidRDefault="005E7B64" w:rsidP="005E7B64">
      <w:pPr>
        <w:widowControl/>
        <w:numPr>
          <w:ilvl w:val="1"/>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如果添加的变量与系统的冲突, 将覆盖</w:t>
      </w:r>
      <w:proofErr w:type="gramStart"/>
      <w:r w:rsidRPr="005E7B64">
        <w:rPr>
          <w:rFonts w:ascii="宋体" w:eastAsia="宋体" w:hAnsi="宋体" w:cs="宋体"/>
          <w:kern w:val="0"/>
          <w:sz w:val="24"/>
          <w:szCs w:val="24"/>
          <w14:ligatures w14:val="none"/>
        </w:rPr>
        <w:t>掉系统</w:t>
      </w:r>
      <w:proofErr w:type="gramEnd"/>
      <w:r w:rsidRPr="005E7B64">
        <w:rPr>
          <w:rFonts w:ascii="宋体" w:eastAsia="宋体" w:hAnsi="宋体" w:cs="宋体"/>
          <w:kern w:val="0"/>
          <w:sz w:val="24"/>
          <w:szCs w:val="24"/>
          <w14:ligatures w14:val="none"/>
        </w:rPr>
        <w:t>变量, 如果想恢复系统变量, 请删除自己的变量. 示例:</w:t>
      </w:r>
    </w:p>
    <w:p w14:paraId="4F292DAF"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79CA7DB8"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执行下面的语句之后</w:t>
      </w:r>
      <w:r w:rsidRPr="005E7B64">
        <w:rPr>
          <w:rFonts w:ascii="Source Code Pro" w:eastAsia="宋体" w:hAnsi="Source Code Pro" w:cs="宋体"/>
          <w:color w:val="888888"/>
          <w:kern w:val="0"/>
          <w:sz w:val="24"/>
          <w:szCs w:val="24"/>
          <w:shd w:val="clear" w:color="auto" w:fill="F0F0F0"/>
          <w14:ligatures w14:val="none"/>
        </w:rPr>
        <w:t xml:space="preserve">, context.portfolio </w:t>
      </w:r>
      <w:r w:rsidRPr="005E7B64">
        <w:rPr>
          <w:rFonts w:ascii="Source Code Pro" w:eastAsia="宋体" w:hAnsi="Source Code Pro" w:cs="宋体"/>
          <w:color w:val="888888"/>
          <w:kern w:val="0"/>
          <w:sz w:val="24"/>
          <w:szCs w:val="24"/>
          <w:shd w:val="clear" w:color="auto" w:fill="F0F0F0"/>
          <w14:ligatures w14:val="none"/>
        </w:rPr>
        <w:t>的整数</w:t>
      </w:r>
      <w:r w:rsidRPr="005E7B64">
        <w:rPr>
          <w:rFonts w:ascii="Source Code Pro" w:eastAsia="宋体" w:hAnsi="Source Code Pro" w:cs="宋体"/>
          <w:color w:val="888888"/>
          <w:kern w:val="0"/>
          <w:sz w:val="24"/>
          <w:szCs w:val="24"/>
          <w:shd w:val="clear" w:color="auto" w:fill="F0F0F0"/>
          <w14:ligatures w14:val="none"/>
        </w:rPr>
        <w:t xml:space="preserve"> 1</w:t>
      </w:r>
    </w:p>
    <w:p w14:paraId="6845F24E"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w:t>
      </w:r>
    </w:p>
    <w:p w14:paraId="5E6D7AEB"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w:t>
      </w:r>
    </w:p>
    <w:p w14:paraId="29116862"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要恢复系统的变量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只需要使用下面的语句即可</w:t>
      </w:r>
    </w:p>
    <w:p w14:paraId="1BDE375E"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del</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p>
    <w:p w14:paraId="36FEDABB"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此时</w:t>
      </w:r>
      <w:r w:rsidRPr="005E7B64">
        <w:rPr>
          <w:rFonts w:ascii="Source Code Pro" w:eastAsia="宋体" w:hAnsi="Source Code Pro" w:cs="宋体"/>
          <w:color w:val="888888"/>
          <w:kern w:val="0"/>
          <w:sz w:val="24"/>
          <w:szCs w:val="24"/>
          <w:shd w:val="clear" w:color="auto" w:fill="F0F0F0"/>
          <w14:ligatures w14:val="none"/>
        </w:rPr>
        <w:t xml:space="preserve">, context.portfolio </w:t>
      </w:r>
      <w:r w:rsidRPr="005E7B64">
        <w:rPr>
          <w:rFonts w:ascii="Source Code Pro" w:eastAsia="宋体" w:hAnsi="Source Code Pro" w:cs="宋体"/>
          <w:color w:val="888888"/>
          <w:kern w:val="0"/>
          <w:sz w:val="24"/>
          <w:szCs w:val="24"/>
          <w:shd w:val="clear" w:color="auto" w:fill="F0F0F0"/>
          <w14:ligatures w14:val="none"/>
        </w:rPr>
        <w:t>将变成账户信息</w:t>
      </w:r>
      <w:r w:rsidRPr="005E7B64">
        <w:rPr>
          <w:rFonts w:ascii="Source Code Pro" w:eastAsia="宋体" w:hAnsi="Source Code Pro" w:cs="宋体"/>
          <w:color w:val="888888"/>
          <w:kern w:val="0"/>
          <w:sz w:val="24"/>
          <w:szCs w:val="24"/>
          <w:shd w:val="clear" w:color="auto" w:fill="F0F0F0"/>
          <w14:ligatures w14:val="none"/>
        </w:rPr>
        <w:t>.</w:t>
      </w:r>
    </w:p>
    <w:p w14:paraId="6A19F9A5" w14:textId="77777777" w:rsidR="005E7B64" w:rsidRPr="005E7B64" w:rsidRDefault="005E7B64" w:rsidP="005E7B64">
      <w:pPr>
        <w:widowControl/>
        <w:numPr>
          <w:ilvl w:val="0"/>
          <w:numId w:val="15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.total_value)</w:t>
      </w:r>
    </w:p>
    <w:p w14:paraId="018B1440" w14:textId="77777777" w:rsidR="005E7B64" w:rsidRPr="005E7B64" w:rsidRDefault="005E7B64" w:rsidP="005E7B64">
      <w:pPr>
        <w:widowControl/>
        <w:numPr>
          <w:ilvl w:val="0"/>
          <w:numId w:val="15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我们以后可能会往 context 添加新的变量来支持更多功能, 为了减少不必要的迷惑, 还是建议大家使用 </w:t>
      </w:r>
      <w:hyperlink r:id="rId188" w:anchor="g" w:history="1">
        <w:r w:rsidRPr="005E7B64">
          <w:rPr>
            <w:rFonts w:ascii="宋体" w:eastAsia="宋体" w:hAnsi="宋体" w:cs="宋体"/>
            <w:color w:val="0E90D2"/>
            <w:kern w:val="0"/>
            <w:sz w:val="24"/>
            <w:szCs w:val="24"/>
            <w:u w:val="single"/>
            <w14:ligatures w14:val="none"/>
          </w:rPr>
          <w:t>g</w:t>
        </w:r>
      </w:hyperlink>
    </w:p>
    <w:p w14:paraId="4F947E8A" w14:textId="77777777" w:rsidR="005E7B64" w:rsidRPr="005E7B64" w:rsidRDefault="005E7B64" w:rsidP="005E7B64">
      <w:pPr>
        <w:widowControl/>
        <w:numPr>
          <w:ilvl w:val="0"/>
          <w:numId w:val="156"/>
        </w:numPr>
        <w:jc w:val="left"/>
        <w:rPr>
          <w:rFonts w:ascii="宋体" w:eastAsia="宋体" w:hAnsi="宋体" w:cs="宋体"/>
          <w:kern w:val="0"/>
          <w:sz w:val="24"/>
          <w:szCs w:val="24"/>
          <w14:ligatures w14:val="none"/>
        </w:rPr>
      </w:pPr>
      <w:hyperlink r:id="rId189" w:history="1">
        <w:r w:rsidRPr="005E7B64">
          <w:rPr>
            <w:rFonts w:ascii="宋体" w:eastAsia="宋体" w:hAnsi="宋体" w:cs="宋体"/>
            <w:color w:val="0E90D2"/>
            <w:kern w:val="0"/>
            <w:sz w:val="24"/>
            <w:szCs w:val="24"/>
            <w:u w:val="single"/>
            <w14:ligatures w14:val="none"/>
          </w:rPr>
          <w:t>context对象综述及获取方法</w:t>
        </w:r>
      </w:hyperlink>
    </w:p>
    <w:p w14:paraId="0EC7632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1234A1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083775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2A93C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获得</w:t>
      </w:r>
      <w:proofErr w:type="gramStart"/>
      <w:r w:rsidRPr="005E7B64">
        <w:rPr>
          <w:rFonts w:ascii="Source Code Pro" w:eastAsia="宋体" w:hAnsi="Source Code Pro" w:cs="宋体"/>
          <w:color w:val="888888"/>
          <w:kern w:val="0"/>
          <w:sz w:val="24"/>
          <w:szCs w:val="24"/>
          <w:shd w:val="clear" w:color="auto" w:fill="F0F0F0"/>
          <w14:ligatures w14:val="none"/>
        </w:rPr>
        <w:t>当前回测相关时间</w:t>
      </w:r>
      <w:proofErr w:type="gramEnd"/>
    </w:p>
    <w:p w14:paraId="41742A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year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_dt.year</w:t>
      </w:r>
    </w:p>
    <w:p w14:paraId="208CAE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month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_dt.month</w:t>
      </w:r>
    </w:p>
    <w:p w14:paraId="500F5D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day = context.current_dt.day</w:t>
      </w:r>
    </w:p>
    <w:p w14:paraId="78946A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hour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_dt.hour</w:t>
      </w:r>
    </w:p>
    <w:p w14:paraId="70CE48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minute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_dt.minute</w:t>
      </w:r>
    </w:p>
    <w:p w14:paraId="34AEA0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second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_dt.second</w:t>
      </w:r>
    </w:p>
    <w:p w14:paraId="2A611A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得到</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月</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日</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格式</w:t>
      </w:r>
    </w:p>
    <w:p w14:paraId="6A3E23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date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_dt.strftime(</w:t>
      </w:r>
      <w:r w:rsidRPr="005E7B64">
        <w:rPr>
          <w:rFonts w:ascii="Source Code Pro" w:eastAsia="宋体" w:hAnsi="Source Code Pro" w:cs="宋体"/>
          <w:color w:val="880000"/>
          <w:kern w:val="0"/>
          <w:sz w:val="24"/>
          <w:szCs w:val="24"/>
          <w:shd w:val="clear" w:color="auto" w:fill="F0F0F0"/>
          <w14:ligatures w14:val="none"/>
        </w:rPr>
        <w:t>"%Y-%m-%d"</w:t>
      </w:r>
      <w:r w:rsidRPr="005E7B64">
        <w:rPr>
          <w:rFonts w:ascii="Source Code Pro" w:eastAsia="宋体" w:hAnsi="Source Code Pro" w:cs="宋体"/>
          <w:color w:val="000000"/>
          <w:kern w:val="0"/>
          <w:sz w:val="24"/>
          <w:szCs w:val="24"/>
          <w:shd w:val="clear" w:color="auto" w:fill="F0F0F0"/>
          <w14:ligatures w14:val="none"/>
        </w:rPr>
        <w:t>)</w:t>
      </w:r>
    </w:p>
    <w:p w14:paraId="6CF14A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得到周几</w:t>
      </w:r>
    </w:p>
    <w:p w14:paraId="7FB158A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weekday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_dt.isoweekday()</w:t>
      </w:r>
    </w:p>
    <w:p w14:paraId="51A34A1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05E80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获取总账户的持仓价值</w:t>
      </w:r>
    </w:p>
    <w:p w14:paraId="448477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positions_value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.positions_value</w:t>
      </w:r>
    </w:p>
    <w:p w14:paraId="28D8636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06B20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总权益的累计收益</w:t>
      </w:r>
    </w:p>
    <w:p w14:paraId="78D6D2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returns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.returns</w:t>
      </w:r>
    </w:p>
    <w:p w14:paraId="644565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540FC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subportfolios[0]</w:t>
      </w:r>
      <w:r w:rsidRPr="005E7B64">
        <w:rPr>
          <w:rFonts w:ascii="Source Code Pro" w:eastAsia="宋体" w:hAnsi="Source Code Pro" w:cs="宋体"/>
          <w:color w:val="888888"/>
          <w:kern w:val="0"/>
          <w:sz w:val="24"/>
          <w:szCs w:val="24"/>
          <w:shd w:val="clear" w:color="auto" w:fill="F0F0F0"/>
          <w14:ligatures w14:val="none"/>
        </w:rPr>
        <w:t>的可用资金</w:t>
      </w:r>
    </w:p>
    <w:p w14:paraId="392C67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available_cash = </w:t>
      </w:r>
      <w:proofErr w:type="gramStart"/>
      <w:r w:rsidRPr="005E7B64">
        <w:rPr>
          <w:rFonts w:ascii="Source Code Pro" w:eastAsia="宋体" w:hAnsi="Source Code Pro" w:cs="宋体"/>
          <w:color w:val="000000"/>
          <w:kern w:val="0"/>
          <w:sz w:val="24"/>
          <w:szCs w:val="24"/>
          <w:shd w:val="clear" w:color="auto" w:fill="F0F0F0"/>
          <w14:ligatures w14:val="none"/>
        </w:rPr>
        <w:t>context.subportfolios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].available_cash</w:t>
      </w:r>
    </w:p>
    <w:p w14:paraId="778004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5391E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subportfolios[0]</w:t>
      </w:r>
      <w:r w:rsidRPr="005E7B64">
        <w:rPr>
          <w:rFonts w:ascii="Source Code Pro" w:eastAsia="宋体" w:hAnsi="Source Code Pro" w:cs="宋体"/>
          <w:color w:val="888888"/>
          <w:kern w:val="0"/>
          <w:sz w:val="24"/>
          <w:szCs w:val="24"/>
          <w:shd w:val="clear" w:color="auto" w:fill="F0F0F0"/>
          <w14:ligatures w14:val="none"/>
        </w:rPr>
        <w:t>中多头</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的</w:t>
      </w:r>
      <w:r w:rsidRPr="005E7B64">
        <w:rPr>
          <w:rFonts w:ascii="Source Code Pro" w:eastAsia="宋体" w:hAnsi="Source Code Pro" w:cs="宋体"/>
          <w:color w:val="888888"/>
          <w:kern w:val="0"/>
          <w:sz w:val="24"/>
          <w:szCs w:val="24"/>
          <w:shd w:val="clear" w:color="auto" w:fill="F0F0F0"/>
          <w14:ligatures w14:val="none"/>
        </w:rPr>
        <w:t>security</w:t>
      </w:r>
      <w:r w:rsidRPr="005E7B64">
        <w:rPr>
          <w:rFonts w:ascii="Source Code Pro" w:eastAsia="宋体" w:hAnsi="Source Code Pro" w:cs="宋体"/>
          <w:color w:val="888888"/>
          <w:kern w:val="0"/>
          <w:sz w:val="24"/>
          <w:szCs w:val="24"/>
          <w:shd w:val="clear" w:color="auto" w:fill="F0F0F0"/>
          <w14:ligatures w14:val="none"/>
        </w:rPr>
        <w:t>的持仓成本</w:t>
      </w:r>
    </w:p>
    <w:p w14:paraId="7B40EA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hold_cost = </w:t>
      </w:r>
      <w:proofErr w:type="gramStart"/>
      <w:r w:rsidRPr="005E7B64">
        <w:rPr>
          <w:rFonts w:ascii="Source Code Pro" w:eastAsia="宋体" w:hAnsi="Source Code Pro" w:cs="宋体"/>
          <w:color w:val="000000"/>
          <w:kern w:val="0"/>
          <w:sz w:val="24"/>
          <w:szCs w:val="24"/>
          <w:shd w:val="clear" w:color="auto" w:fill="F0F0F0"/>
          <w14:ligatures w14:val="none"/>
        </w:rPr>
        <w:t>context.subportfolios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].long_positions[security].hold_cost</w:t>
      </w:r>
    </w:p>
    <w:p w14:paraId="0461A3D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0D7322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这是一个</w:t>
      </w:r>
      <w:r w:rsidRPr="005E7B64">
        <w:rPr>
          <w:rFonts w:ascii="Source Code Pro" w:eastAsia="宋体" w:hAnsi="Source Code Pro" w:cs="宋体"/>
          <w:color w:val="888888"/>
          <w:kern w:val="0"/>
          <w:sz w:val="24"/>
          <w:szCs w:val="24"/>
          <w:shd w:val="clear" w:color="auto" w:fill="F0F0F0"/>
          <w14:ligatures w14:val="none"/>
        </w:rPr>
        <w:t>dict,</w:t>
      </w:r>
      <w:r w:rsidRPr="005E7B64">
        <w:rPr>
          <w:rFonts w:ascii="Source Code Pro" w:eastAsia="宋体" w:hAnsi="Source Code Pro" w:cs="宋体"/>
          <w:color w:val="888888"/>
          <w:kern w:val="0"/>
          <w:sz w:val="24"/>
          <w:szCs w:val="24"/>
          <w:shd w:val="clear" w:color="auto" w:fill="F0F0F0"/>
          <w14:ligatures w14:val="none"/>
        </w:rPr>
        <w:t>键是标的代码</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值是对应的</w:t>
      </w:r>
      <w:r w:rsidRPr="005E7B64">
        <w:rPr>
          <w:rFonts w:ascii="Source Code Pro" w:eastAsia="宋体" w:hAnsi="Source Code Pro" w:cs="宋体"/>
          <w:color w:val="888888"/>
          <w:kern w:val="0"/>
          <w:sz w:val="24"/>
          <w:szCs w:val="24"/>
          <w:shd w:val="clear" w:color="auto" w:fill="F0F0F0"/>
          <w14:ligatures w14:val="none"/>
        </w:rPr>
        <w:t>position</w:t>
      </w:r>
      <w:r w:rsidRPr="005E7B64">
        <w:rPr>
          <w:rFonts w:ascii="Source Code Pro" w:eastAsia="宋体" w:hAnsi="Source Code Pro" w:cs="宋体"/>
          <w:color w:val="888888"/>
          <w:kern w:val="0"/>
          <w:sz w:val="24"/>
          <w:szCs w:val="24"/>
          <w:shd w:val="clear" w:color="auto" w:fill="F0F0F0"/>
          <w14:ligatures w14:val="none"/>
        </w:rPr>
        <w:t>对象</w:t>
      </w:r>
    </w:p>
    <w:p w14:paraId="4AAC64E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long_positions_</w:t>
      </w:r>
      <w:proofErr w:type="gramStart"/>
      <w:r w:rsidRPr="005E7B64">
        <w:rPr>
          <w:rFonts w:ascii="Source Code Pro" w:eastAsia="宋体" w:hAnsi="Source Code Pro" w:cs="宋体"/>
          <w:color w:val="000000"/>
          <w:kern w:val="0"/>
          <w:sz w:val="24"/>
          <w:szCs w:val="24"/>
          <w:shd w:val="clear" w:color="auto" w:fill="F0F0F0"/>
          <w14:ligatures w14:val="none"/>
        </w:rPr>
        <w:t>dict  =</w:t>
      </w:r>
      <w:proofErr w:type="gramEnd"/>
      <w:r w:rsidRPr="005E7B64">
        <w:rPr>
          <w:rFonts w:ascii="Source Code Pro" w:eastAsia="宋体" w:hAnsi="Source Code Pro" w:cs="宋体"/>
          <w:color w:val="000000"/>
          <w:kern w:val="0"/>
          <w:sz w:val="24"/>
          <w:szCs w:val="24"/>
          <w:shd w:val="clear" w:color="auto" w:fill="F0F0F0"/>
          <w14:ligatures w14:val="none"/>
        </w:rPr>
        <w:t xml:space="preserve"> 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].long_positions    </w:t>
      </w:r>
    </w:p>
    <w:p w14:paraId="52A7BE1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position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list(long_positions_</w:t>
      </w:r>
      <w:proofErr w:type="gramStart"/>
      <w:r w:rsidRPr="005E7B64">
        <w:rPr>
          <w:rFonts w:ascii="Source Code Pro" w:eastAsia="宋体" w:hAnsi="Source Code Pro" w:cs="宋体"/>
          <w:color w:val="000000"/>
          <w:kern w:val="0"/>
          <w:sz w:val="24"/>
          <w:szCs w:val="24"/>
          <w:shd w:val="clear" w:color="auto" w:fill="F0F0F0"/>
          <w14:ligatures w14:val="none"/>
        </w:rPr>
        <w:t>dict.values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08357A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标的</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总</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标的价值</w:t>
      </w:r>
      <w:r w:rsidRPr="005E7B64">
        <w:rPr>
          <w:rFonts w:ascii="Source Code Pro" w:eastAsia="宋体" w:hAnsi="Source Code Pro" w:cs="宋体"/>
          <w:color w:val="8800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.format(position.security,position.total_amount,position.value))</w:t>
      </w:r>
    </w:p>
    <w:p w14:paraId="06B07A1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SubPortfolio 子账户信息</w:t>
      </w:r>
    </w:p>
    <w:p w14:paraId="3B48C1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某个</w:t>
      </w:r>
      <w:proofErr w:type="gramStart"/>
      <w:r w:rsidRPr="005E7B64">
        <w:rPr>
          <w:rFonts w:ascii="Source Code Pro" w:eastAsia="宋体" w:hAnsi="Source Code Pro" w:cs="宋体"/>
          <w:color w:val="000000"/>
          <w:kern w:val="0"/>
          <w:sz w:val="24"/>
          <w:szCs w:val="24"/>
          <w:shd w:val="clear" w:color="auto" w:fill="F0F0F0"/>
          <w14:ligatures w14:val="none"/>
        </w:rPr>
        <w:t>仓位</w:t>
      </w:r>
      <w:proofErr w:type="gramEnd"/>
      <w:r w:rsidRPr="005E7B64">
        <w:rPr>
          <w:rFonts w:ascii="Source Code Pro" w:eastAsia="宋体" w:hAnsi="Source Code Pro" w:cs="宋体"/>
          <w:color w:val="000000"/>
          <w:kern w:val="0"/>
          <w:sz w:val="24"/>
          <w:szCs w:val="24"/>
          <w:shd w:val="clear" w:color="auto" w:fill="F0F0F0"/>
          <w14:ligatures w14:val="none"/>
        </w:rPr>
        <w:t>的资金，标的信息，如未使用</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 xml:space="preserve">SubPortfolioConfig </w:t>
      </w:r>
      <w:r w:rsidRPr="005E7B64">
        <w:rPr>
          <w:rFonts w:ascii="Source Code Pro" w:eastAsia="宋体" w:hAnsi="Source Code Pro" w:cs="宋体"/>
          <w:color w:val="000000"/>
          <w:kern w:val="0"/>
          <w:sz w:val="24"/>
          <w:szCs w:val="24"/>
          <w:shd w:val="clear" w:color="auto" w:fill="F0F0F0"/>
          <w14:ligatures w14:val="none"/>
        </w:rPr>
        <w:t>设置多</w:t>
      </w:r>
      <w:proofErr w:type="gramStart"/>
      <w:r w:rsidRPr="005E7B64">
        <w:rPr>
          <w:rFonts w:ascii="Source Code Pro" w:eastAsia="宋体" w:hAnsi="Source Code Pro" w:cs="宋体"/>
          <w:color w:val="000000"/>
          <w:kern w:val="0"/>
          <w:sz w:val="24"/>
          <w:szCs w:val="24"/>
          <w:shd w:val="clear" w:color="auto" w:fill="F0F0F0"/>
          <w14:ligatures w14:val="none"/>
        </w:rPr>
        <w:t>仓位</w:t>
      </w:r>
      <w:proofErr w:type="gramEnd"/>
      <w:r w:rsidRPr="005E7B64">
        <w:rPr>
          <w:rFonts w:ascii="Source Code Pro" w:eastAsia="宋体" w:hAnsi="Source Code Pro" w:cs="宋体"/>
          <w:color w:val="000000"/>
          <w:kern w:val="0"/>
          <w:sz w:val="24"/>
          <w:szCs w:val="24"/>
          <w:shd w:val="clear" w:color="auto" w:fill="F0F0F0"/>
          <w14:ligatures w14:val="none"/>
        </w:rPr>
        <w:t>，默认只有</w:t>
      </w:r>
      <w:r w:rsidRPr="005E7B64">
        <w:rPr>
          <w:rFonts w:ascii="Source Code Pro" w:eastAsia="宋体" w:hAnsi="Source Code Pro" w:cs="宋体"/>
          <w:b/>
          <w:bCs/>
          <w:color w:val="000000"/>
          <w:kern w:val="0"/>
          <w:sz w:val="24"/>
          <w:szCs w:val="24"/>
          <w:shd w:val="clear" w:color="auto" w:fill="F0F0F0"/>
          <w14:ligatures w14:val="none"/>
        </w:rPr>
        <w:t>subportfolios[0]</w:t>
      </w:r>
      <w:r w:rsidRPr="005E7B64">
        <w:rPr>
          <w:rFonts w:ascii="Source Code Pro" w:eastAsia="宋体" w:hAnsi="Source Code Pro" w:cs="宋体"/>
          <w:b/>
          <w:bCs/>
          <w:color w:val="000000"/>
          <w:kern w:val="0"/>
          <w:sz w:val="24"/>
          <w:szCs w:val="24"/>
          <w:shd w:val="clear" w:color="auto" w:fill="F0F0F0"/>
          <w14:ligatures w14:val="none"/>
        </w:rPr>
        <w:t>一个</w:t>
      </w:r>
      <w:proofErr w:type="gramStart"/>
      <w:r w:rsidRPr="005E7B64">
        <w:rPr>
          <w:rFonts w:ascii="Source Code Pro" w:eastAsia="宋体" w:hAnsi="Source Code Pro" w:cs="宋体"/>
          <w:b/>
          <w:bCs/>
          <w:color w:val="000000"/>
          <w:kern w:val="0"/>
          <w:sz w:val="24"/>
          <w:szCs w:val="24"/>
          <w:shd w:val="clear" w:color="auto" w:fill="F0F0F0"/>
          <w14:ligatures w14:val="none"/>
        </w:rPr>
        <w:t>仓位</w:t>
      </w:r>
      <w:proofErr w:type="gramEnd"/>
      <w:r w:rsidRPr="005E7B64">
        <w:rPr>
          <w:rFonts w:ascii="Source Code Pro" w:eastAsia="宋体" w:hAnsi="Source Code Pro" w:cs="宋体"/>
          <w:b/>
          <w:bCs/>
          <w:color w:val="000000"/>
          <w:kern w:val="0"/>
          <w:sz w:val="24"/>
          <w:szCs w:val="24"/>
          <w:shd w:val="clear" w:color="auto" w:fill="F0F0F0"/>
          <w14:ligatures w14:val="none"/>
        </w:rPr>
        <w:t>，</w:t>
      </w:r>
      <w:r w:rsidRPr="005E7B64">
        <w:rPr>
          <w:rFonts w:ascii="Source Code Pro" w:eastAsia="宋体" w:hAnsi="Source Code Pro" w:cs="宋体"/>
          <w:b/>
          <w:bCs/>
          <w:color w:val="000000"/>
          <w:kern w:val="0"/>
          <w:sz w:val="24"/>
          <w:szCs w:val="24"/>
          <w:shd w:val="clear" w:color="auto" w:fill="F0F0F0"/>
          <w14:ligatures w14:val="none"/>
        </w:rPr>
        <w:t xml:space="preserve">Portfolio </w:t>
      </w:r>
      <w:r w:rsidRPr="005E7B64">
        <w:rPr>
          <w:rFonts w:ascii="Source Code Pro" w:eastAsia="宋体" w:hAnsi="Source Code Pro" w:cs="宋体"/>
          <w:color w:val="000000"/>
          <w:kern w:val="0"/>
          <w:sz w:val="24"/>
          <w:szCs w:val="24"/>
          <w:shd w:val="clear" w:color="auto" w:fill="F0F0F0"/>
          <w14:ligatures w14:val="none"/>
        </w:rPr>
        <w:t>指向该</w:t>
      </w:r>
      <w:proofErr w:type="gramStart"/>
      <w:r w:rsidRPr="005E7B64">
        <w:rPr>
          <w:rFonts w:ascii="Source Code Pro" w:eastAsia="宋体" w:hAnsi="Source Code Pro" w:cs="宋体"/>
          <w:color w:val="000000"/>
          <w:kern w:val="0"/>
          <w:sz w:val="24"/>
          <w:szCs w:val="24"/>
          <w:shd w:val="clear" w:color="auto" w:fill="F0F0F0"/>
          <w14:ligatures w14:val="none"/>
        </w:rPr>
        <w:t>仓位</w:t>
      </w:r>
      <w:proofErr w:type="gramEnd"/>
      <w:r w:rsidRPr="005E7B64">
        <w:rPr>
          <w:rFonts w:ascii="Source Code Pro" w:eastAsia="宋体" w:hAnsi="Source Code Pro" w:cs="宋体"/>
          <w:color w:val="000000"/>
          <w:kern w:val="0"/>
          <w:sz w:val="24"/>
          <w:szCs w:val="24"/>
          <w:shd w:val="clear" w:color="auto" w:fill="F0F0F0"/>
          <w14:ligatures w14:val="none"/>
        </w:rPr>
        <w:t>。</w:t>
      </w:r>
    </w:p>
    <w:p w14:paraId="713398EC"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inout_cash: 累计</w:t>
      </w:r>
      <w:proofErr w:type="gramStart"/>
      <w:r w:rsidRPr="005E7B64">
        <w:rPr>
          <w:rFonts w:ascii="宋体" w:eastAsia="宋体" w:hAnsi="宋体" w:cs="宋体"/>
          <w:kern w:val="0"/>
          <w:sz w:val="24"/>
          <w:szCs w:val="24"/>
          <w14:ligatures w14:val="none"/>
        </w:rPr>
        <w:t>出入金</w:t>
      </w:r>
      <w:proofErr w:type="gramEnd"/>
      <w:r w:rsidRPr="005E7B64">
        <w:rPr>
          <w:rFonts w:ascii="宋体" w:eastAsia="宋体" w:hAnsi="宋体" w:cs="宋体"/>
          <w:kern w:val="0"/>
          <w:sz w:val="24"/>
          <w:szCs w:val="24"/>
          <w14:ligatures w14:val="none"/>
        </w:rPr>
        <w:t>, 比如初始资金 1000, 后来转移出去 100, 则这个值是 1000 - 100</w:t>
      </w:r>
    </w:p>
    <w:p w14:paraId="637E7EA2"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available_cash: 可用资金, 可用来购买证券的资金</w:t>
      </w:r>
    </w:p>
    <w:p w14:paraId="06CCF215"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transferable_cash: </w:t>
      </w:r>
      <w:proofErr w:type="gramStart"/>
      <w:r w:rsidRPr="005E7B64">
        <w:rPr>
          <w:rFonts w:ascii="宋体" w:eastAsia="宋体" w:hAnsi="宋体" w:cs="宋体"/>
          <w:kern w:val="0"/>
          <w:sz w:val="24"/>
          <w:szCs w:val="24"/>
          <w14:ligatures w14:val="none"/>
        </w:rPr>
        <w:t>可取资金</w:t>
      </w:r>
      <w:proofErr w:type="gramEnd"/>
      <w:r w:rsidRPr="005E7B64">
        <w:rPr>
          <w:rFonts w:ascii="宋体" w:eastAsia="宋体" w:hAnsi="宋体" w:cs="宋体"/>
          <w:kern w:val="0"/>
          <w:sz w:val="24"/>
          <w:szCs w:val="24"/>
          <w14:ligatures w14:val="none"/>
        </w:rPr>
        <w:t>, 即可以提现的资金, 不包括今日卖出证券所得资金</w:t>
      </w:r>
    </w:p>
    <w:p w14:paraId="7F6FD250"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locked_cash: 挂单锁住资金</w:t>
      </w:r>
    </w:p>
    <w:p w14:paraId="7FE43A39"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type: 账户所属类型</w:t>
      </w:r>
    </w:p>
    <w:p w14:paraId="719AA3F3"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long_positions: 多单的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一个 dict, key 是标的代码, value 是 [Position]对象</w:t>
      </w:r>
    </w:p>
    <w:p w14:paraId="54909C3C"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short_positions: 空单的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一个 dict, key 是标的代码, value 是 [Position]对象</w:t>
      </w:r>
    </w:p>
    <w:p w14:paraId="4AC6867C"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positions_value: 持仓价值</w:t>
      </w:r>
    </w:p>
    <w:p w14:paraId="3D2210F9"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total_value: 总资产, 包括现金, 保证金(期货)或者</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(股票)的总价值, 可用来计算收益</w:t>
      </w:r>
    </w:p>
    <w:p w14:paraId="5EF1F6B3"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total_liability: 总负债, 等于融资负债、融券负债、利息总负债的总和</w:t>
      </w:r>
    </w:p>
    <w:p w14:paraId="03920D7E"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net_value: 净资产, 等于总资产减去总负债</w:t>
      </w:r>
    </w:p>
    <w:p w14:paraId="151C53CC"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cash_liability: 融资负债</w:t>
      </w:r>
    </w:p>
    <w:p w14:paraId="7AC77559"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sec_liability: 融券负债</w:t>
      </w:r>
    </w:p>
    <w:p w14:paraId="50EDD908"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interest: 利息总负债</w:t>
      </w:r>
    </w:p>
    <w:p w14:paraId="4FABF1EE"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maintenance_margin_rate: 维持担保比例</w:t>
      </w:r>
    </w:p>
    <w:p w14:paraId="126D1221"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available_margin: 融资融券可用保证金</w:t>
      </w:r>
    </w:p>
    <w:p w14:paraId="7D5D2738" w14:textId="77777777" w:rsidR="005E7B64" w:rsidRPr="005E7B64" w:rsidRDefault="005E7B64" w:rsidP="005E7B64">
      <w:pPr>
        <w:widowControl/>
        <w:numPr>
          <w:ilvl w:val="0"/>
          <w:numId w:val="15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 保证金，股票、基金保证金都为100%；融资融券保证金为0；期货保证金会实时更新, 总是等于当前期货价值 乘以 保证金比率, 当保证金不足时, 强制平仓. 平仓顺序是: 亏损多的(相对于开仓均价)先平仓</w:t>
      </w:r>
    </w:p>
    <w:p w14:paraId="79B688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累计</w:t>
      </w:r>
      <w:proofErr w:type="gramStart"/>
      <w:r w:rsidRPr="005E7B64">
        <w:rPr>
          <w:rFonts w:ascii="Source Code Pro" w:eastAsia="宋体" w:hAnsi="Source Code Pro" w:cs="宋体"/>
          <w:color w:val="880000"/>
          <w:kern w:val="0"/>
          <w:sz w:val="24"/>
          <w:szCs w:val="24"/>
          <w:shd w:val="clear" w:color="auto" w:fill="F0F0F0"/>
          <w14:ligatures w14:val="none"/>
        </w:rPr>
        <w:t>出入金</w:t>
      </w:r>
      <w:proofErr w:type="gramEnd"/>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].inout_cash))</w:t>
      </w:r>
    </w:p>
    <w:p w14:paraId="6A912C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可用资金</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].available_cash))</w:t>
      </w:r>
    </w:p>
    <w:p w14:paraId="5E5EAA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可取资金</w:t>
      </w:r>
      <w:proofErr w:type="gramEnd"/>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].transferable_cash))</w:t>
      </w:r>
    </w:p>
    <w:p w14:paraId="70C745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挂单锁住资金</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].locked_cash))</w:t>
      </w:r>
    </w:p>
    <w:p w14:paraId="27B3F4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账户所属类型</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].type))</w:t>
      </w:r>
    </w:p>
    <w:p w14:paraId="3DB21A2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这是一个</w:t>
      </w:r>
      <w:r w:rsidRPr="005E7B64">
        <w:rPr>
          <w:rFonts w:ascii="Source Code Pro" w:eastAsia="宋体" w:hAnsi="Source Code Pro" w:cs="宋体"/>
          <w:color w:val="888888"/>
          <w:kern w:val="0"/>
          <w:sz w:val="24"/>
          <w:szCs w:val="24"/>
          <w:shd w:val="clear" w:color="auto" w:fill="F0F0F0"/>
          <w14:ligatures w14:val="none"/>
        </w:rPr>
        <w:t>dict,</w:t>
      </w:r>
      <w:r w:rsidRPr="005E7B64">
        <w:rPr>
          <w:rFonts w:ascii="Source Code Pro" w:eastAsia="宋体" w:hAnsi="Source Code Pro" w:cs="宋体"/>
          <w:color w:val="888888"/>
          <w:kern w:val="0"/>
          <w:sz w:val="24"/>
          <w:szCs w:val="24"/>
          <w:shd w:val="clear" w:color="auto" w:fill="F0F0F0"/>
          <w14:ligatures w14:val="none"/>
        </w:rPr>
        <w:t>键是标的代码</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值是对应的</w:t>
      </w:r>
      <w:r w:rsidRPr="005E7B64">
        <w:rPr>
          <w:rFonts w:ascii="Source Code Pro" w:eastAsia="宋体" w:hAnsi="Source Code Pro" w:cs="宋体"/>
          <w:color w:val="888888"/>
          <w:kern w:val="0"/>
          <w:sz w:val="24"/>
          <w:szCs w:val="24"/>
          <w:shd w:val="clear" w:color="auto" w:fill="F0F0F0"/>
          <w14:ligatures w14:val="none"/>
        </w:rPr>
        <w:t>position</w:t>
      </w:r>
      <w:r w:rsidRPr="005E7B64">
        <w:rPr>
          <w:rFonts w:ascii="Source Code Pro" w:eastAsia="宋体" w:hAnsi="Source Code Pro" w:cs="宋体"/>
          <w:color w:val="888888"/>
          <w:kern w:val="0"/>
          <w:sz w:val="24"/>
          <w:szCs w:val="24"/>
          <w:shd w:val="clear" w:color="auto" w:fill="F0F0F0"/>
          <w14:ligatures w14:val="none"/>
        </w:rPr>
        <w:t>对象</w:t>
      </w:r>
    </w:p>
    <w:p w14:paraId="74A234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long_positions_</w:t>
      </w:r>
      <w:proofErr w:type="gramStart"/>
      <w:r w:rsidRPr="005E7B64">
        <w:rPr>
          <w:rFonts w:ascii="Source Code Pro" w:eastAsia="宋体" w:hAnsi="Source Code Pro" w:cs="宋体"/>
          <w:color w:val="000000"/>
          <w:kern w:val="0"/>
          <w:sz w:val="24"/>
          <w:szCs w:val="24"/>
          <w:shd w:val="clear" w:color="auto" w:fill="F0F0F0"/>
          <w14:ligatures w14:val="none"/>
        </w:rPr>
        <w:t>dict  =</w:t>
      </w:r>
      <w:proofErr w:type="gramEnd"/>
      <w:r w:rsidRPr="005E7B64">
        <w:rPr>
          <w:rFonts w:ascii="Source Code Pro" w:eastAsia="宋体" w:hAnsi="Source Code Pro" w:cs="宋体"/>
          <w:color w:val="000000"/>
          <w:kern w:val="0"/>
          <w:sz w:val="24"/>
          <w:szCs w:val="24"/>
          <w:shd w:val="clear" w:color="auto" w:fill="F0F0F0"/>
          <w14:ligatures w14:val="none"/>
        </w:rPr>
        <w:t xml:space="preserve"> 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].long_positions    </w:t>
      </w:r>
    </w:p>
    <w:p w14:paraId="0DD2F5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position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list(long_positions_</w:t>
      </w:r>
      <w:proofErr w:type="gramStart"/>
      <w:r w:rsidRPr="005E7B64">
        <w:rPr>
          <w:rFonts w:ascii="Source Code Pro" w:eastAsia="宋体" w:hAnsi="Source Code Pro" w:cs="宋体"/>
          <w:color w:val="000000"/>
          <w:kern w:val="0"/>
          <w:sz w:val="24"/>
          <w:szCs w:val="24"/>
          <w:shd w:val="clear" w:color="auto" w:fill="F0F0F0"/>
          <w14:ligatures w14:val="none"/>
        </w:rPr>
        <w:t>dict.values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71195D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标的</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总</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标的价值</w:t>
      </w:r>
      <w:r w:rsidRPr="005E7B64">
        <w:rPr>
          <w:rFonts w:ascii="Source Code Pro" w:eastAsia="宋体" w:hAnsi="Source Code Pro" w:cs="宋体"/>
          <w:color w:val="8800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.format(position.security,position.total_amount,position.value))</w:t>
      </w:r>
    </w:p>
    <w:p w14:paraId="7534DD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持仓价值</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].positions_value))</w:t>
      </w:r>
    </w:p>
    <w:p w14:paraId="081436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总资产</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.format(context.subportfolios[</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].total_value))</w:t>
      </w:r>
    </w:p>
    <w:p w14:paraId="0A77A0D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Portfolio 总账户信息</w:t>
      </w:r>
    </w:p>
    <w:p w14:paraId="2A619A37"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账户当前的资金，标的信息，即所有标的操作</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的信息汇总。如未使用 SubPortfolioConfig 设置多</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，默认只有subportfolios[0]一个</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，Portfolio 指向该</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。注意</w:t>
      </w:r>
      <w:proofErr w:type="gramStart"/>
      <w:r w:rsidRPr="005E7B64">
        <w:rPr>
          <w:rFonts w:ascii="宋体" w:eastAsia="宋体" w:hAnsi="宋体" w:cs="宋体"/>
          <w:kern w:val="0"/>
          <w:sz w:val="24"/>
          <w:szCs w:val="24"/>
          <w14:ligatures w14:val="none"/>
        </w:rPr>
        <w:t>区分多仓和</w:t>
      </w:r>
      <w:proofErr w:type="gramEnd"/>
      <w:r w:rsidRPr="005E7B64">
        <w:rPr>
          <w:rFonts w:ascii="宋体" w:eastAsia="宋体" w:hAnsi="宋体" w:cs="宋体"/>
          <w:kern w:val="0"/>
          <w:sz w:val="24"/>
          <w:szCs w:val="24"/>
          <w14:ligatures w14:val="none"/>
        </w:rPr>
        <w:t>空仓。</w:t>
      </w:r>
    </w:p>
    <w:p w14:paraId="7D660878"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inout_cash: 累计</w:t>
      </w:r>
      <w:proofErr w:type="gramStart"/>
      <w:r w:rsidRPr="005E7B64">
        <w:rPr>
          <w:rFonts w:ascii="宋体" w:eastAsia="宋体" w:hAnsi="宋体" w:cs="宋体"/>
          <w:kern w:val="0"/>
          <w:sz w:val="24"/>
          <w:szCs w:val="24"/>
          <w14:ligatures w14:val="none"/>
        </w:rPr>
        <w:t>出入金</w:t>
      </w:r>
      <w:proofErr w:type="gramEnd"/>
      <w:r w:rsidRPr="005E7B64">
        <w:rPr>
          <w:rFonts w:ascii="宋体" w:eastAsia="宋体" w:hAnsi="宋体" w:cs="宋体"/>
          <w:kern w:val="0"/>
          <w:sz w:val="24"/>
          <w:szCs w:val="24"/>
          <w14:ligatures w14:val="none"/>
        </w:rPr>
        <w:t>, 比如初始资金 1000, 后来转移出去 100, 则这个值是 1000 - 100</w:t>
      </w:r>
    </w:p>
    <w:p w14:paraId="4E5FD14A"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available_cash: 可用资金, 可用来购买证券的资金</w:t>
      </w:r>
    </w:p>
    <w:p w14:paraId="4CECDAB9"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transferable_cash: </w:t>
      </w:r>
      <w:proofErr w:type="gramStart"/>
      <w:r w:rsidRPr="005E7B64">
        <w:rPr>
          <w:rFonts w:ascii="宋体" w:eastAsia="宋体" w:hAnsi="宋体" w:cs="宋体"/>
          <w:kern w:val="0"/>
          <w:sz w:val="24"/>
          <w:szCs w:val="24"/>
          <w14:ligatures w14:val="none"/>
        </w:rPr>
        <w:t>可取资金</w:t>
      </w:r>
      <w:proofErr w:type="gramEnd"/>
      <w:r w:rsidRPr="005E7B64">
        <w:rPr>
          <w:rFonts w:ascii="宋体" w:eastAsia="宋体" w:hAnsi="宋体" w:cs="宋体"/>
          <w:kern w:val="0"/>
          <w:sz w:val="24"/>
          <w:szCs w:val="24"/>
          <w14:ligatures w14:val="none"/>
        </w:rPr>
        <w:t>, 即可以提现的资金, 不包括今日卖出证券所得资金</w:t>
      </w:r>
    </w:p>
    <w:p w14:paraId="358FD90E"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locked_cash: 挂单锁住资金</w:t>
      </w:r>
    </w:p>
    <w:p w14:paraId="6A86AC80"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 保证金，股票、基金保证金都为100%</w:t>
      </w:r>
    </w:p>
    <w:p w14:paraId="4B94901A"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positions: 等同于 long_positions</w:t>
      </w:r>
    </w:p>
    <w:p w14:paraId="1D691AFA"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long_positions: 多单的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一个 dict, key 是证券代码, value 是 [Position]对象</w:t>
      </w:r>
    </w:p>
    <w:p w14:paraId="643CA104"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short_positions: 空单的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一个 dict, key 是证券代码, value 是 [Position]对象</w:t>
      </w:r>
    </w:p>
    <w:p w14:paraId="04F9F923"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total_value: 总的权益, 包括现金, 保证金(期货)或者</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(股票)的总价值, 可用来计算收益</w:t>
      </w:r>
    </w:p>
    <w:p w14:paraId="04D76FA9"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returns: 总权益的累计收益；（当前总资产 + 今日</w:t>
      </w:r>
      <w:proofErr w:type="gramStart"/>
      <w:r w:rsidRPr="005E7B64">
        <w:rPr>
          <w:rFonts w:ascii="宋体" w:eastAsia="宋体" w:hAnsi="宋体" w:cs="宋体"/>
          <w:kern w:val="0"/>
          <w:sz w:val="24"/>
          <w:szCs w:val="24"/>
          <w14:ligatures w14:val="none"/>
        </w:rPr>
        <w:t>出入金</w:t>
      </w:r>
      <w:proofErr w:type="gramEnd"/>
      <w:r w:rsidRPr="005E7B64">
        <w:rPr>
          <w:rFonts w:ascii="宋体" w:eastAsia="宋体" w:hAnsi="宋体" w:cs="宋体"/>
          <w:kern w:val="0"/>
          <w:sz w:val="24"/>
          <w:szCs w:val="24"/>
          <w14:ligatures w14:val="none"/>
        </w:rPr>
        <w:t xml:space="preserve"> - 昨日总资产） / 昨日总资产；</w:t>
      </w:r>
    </w:p>
    <w:p w14:paraId="57E365DC"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starting_cash: 初始资金, 现在等于 inout_cash</w:t>
      </w:r>
    </w:p>
    <w:p w14:paraId="49C77CFE"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positions_value: 持仓价值</w:t>
      </w:r>
    </w:p>
    <w:p w14:paraId="0512EE79"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del w:id="0" w:author="Unknown">
        <w:r w:rsidRPr="005E7B64">
          <w:rPr>
            <w:rFonts w:ascii="宋体" w:eastAsia="宋体" w:hAnsi="宋体" w:cs="宋体"/>
            <w:kern w:val="0"/>
            <w:sz w:val="24"/>
            <w:szCs w:val="24"/>
            <w14:ligatures w14:val="none"/>
          </w:rPr>
          <w:delText>cash: </w:delText>
        </w:r>
        <w:r w:rsidRPr="005E7B64">
          <w:rPr>
            <w:rFonts w:ascii="宋体" w:eastAsia="宋体" w:hAnsi="宋体" w:cs="宋体"/>
            <w:b/>
            <w:bCs/>
            <w:kern w:val="0"/>
            <w:sz w:val="24"/>
            <w:szCs w:val="24"/>
            <w14:ligatures w14:val="none"/>
          </w:rPr>
          <w:delText>已过时</w:delText>
        </w:r>
        <w:r w:rsidRPr="005E7B64">
          <w:rPr>
            <w:rFonts w:ascii="宋体" w:eastAsia="宋体" w:hAnsi="宋体" w:cs="宋体"/>
            <w:kern w:val="0"/>
            <w:sz w:val="24"/>
            <w:szCs w:val="24"/>
            <w14:ligatures w14:val="none"/>
          </w:rPr>
          <w:delText>，等价于 available_cash</w:delText>
        </w:r>
      </w:del>
    </w:p>
    <w:p w14:paraId="42535566"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del w:id="1" w:author="Unknown">
        <w:r w:rsidRPr="005E7B64">
          <w:rPr>
            <w:rFonts w:ascii="宋体" w:eastAsia="宋体" w:hAnsi="宋体" w:cs="宋体"/>
            <w:kern w:val="0"/>
            <w:sz w:val="24"/>
            <w:szCs w:val="24"/>
            <w14:ligatures w14:val="none"/>
          </w:rPr>
          <w:delText>portfolio_value: </w:delText>
        </w:r>
        <w:r w:rsidRPr="005E7B64">
          <w:rPr>
            <w:rFonts w:ascii="宋体" w:eastAsia="宋体" w:hAnsi="宋体" w:cs="宋体"/>
            <w:b/>
            <w:bCs/>
            <w:kern w:val="0"/>
            <w:sz w:val="24"/>
            <w:szCs w:val="24"/>
            <w14:ligatures w14:val="none"/>
          </w:rPr>
          <w:delText>已过时</w:delText>
        </w:r>
        <w:r w:rsidRPr="005E7B64">
          <w:rPr>
            <w:rFonts w:ascii="宋体" w:eastAsia="宋体" w:hAnsi="宋体" w:cs="宋体"/>
            <w:kern w:val="0"/>
            <w:sz w:val="24"/>
            <w:szCs w:val="24"/>
            <w14:ligatures w14:val="none"/>
          </w:rPr>
          <w:delText>，等价于 total_value</w:delText>
        </w:r>
      </w:del>
    </w:p>
    <w:p w14:paraId="120001CD" w14:textId="77777777" w:rsidR="005E7B64" w:rsidRPr="005E7B64" w:rsidRDefault="005E7B64" w:rsidP="005E7B64">
      <w:pPr>
        <w:widowControl/>
        <w:numPr>
          <w:ilvl w:val="0"/>
          <w:numId w:val="158"/>
        </w:numPr>
        <w:jc w:val="left"/>
        <w:rPr>
          <w:rFonts w:ascii="宋体" w:eastAsia="宋体" w:hAnsi="宋体" w:cs="宋体"/>
          <w:kern w:val="0"/>
          <w:sz w:val="24"/>
          <w:szCs w:val="24"/>
          <w14:ligatures w14:val="none"/>
        </w:rPr>
      </w:pPr>
      <w:del w:id="2" w:author="Unknown">
        <w:r w:rsidRPr="005E7B64">
          <w:rPr>
            <w:rFonts w:ascii="宋体" w:eastAsia="宋体" w:hAnsi="宋体" w:cs="宋体"/>
            <w:kern w:val="0"/>
            <w:sz w:val="24"/>
            <w:szCs w:val="24"/>
            <w14:ligatures w14:val="none"/>
          </w:rPr>
          <w:delText>unsell_positions: </w:delText>
        </w:r>
        <w:r w:rsidRPr="005E7B64">
          <w:rPr>
            <w:rFonts w:ascii="宋体" w:eastAsia="宋体" w:hAnsi="宋体" w:cs="宋体"/>
            <w:b/>
            <w:bCs/>
            <w:kern w:val="0"/>
            <w:sz w:val="24"/>
            <w:szCs w:val="24"/>
            <w14:ligatures w14:val="none"/>
          </w:rPr>
          <w:delText>已过时, 请使用 positions 代替</w:delText>
        </w:r>
        <w:r w:rsidRPr="005E7B64">
          <w:rPr>
            <w:rFonts w:ascii="宋体" w:eastAsia="宋体" w:hAnsi="宋体" w:cs="宋体"/>
            <w:kern w:val="0"/>
            <w:sz w:val="24"/>
            <w:szCs w:val="24"/>
            <w14:ligatures w14:val="none"/>
          </w:rPr>
          <w:delText>, 当前持有的不可以卖出的持仓(比如在A股T+1市场, 今天购票的股票), 并没有考虑股票今天是否停牌, 一个dict, key是股票代码, value是[Position]对象.</w:delText>
        </w:r>
      </w:del>
    </w:p>
    <w:p w14:paraId="2551BD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多单的</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 xml:space="preserve">.format(context.portfolio.long_positions)) </w:t>
      </w:r>
    </w:p>
    <w:p w14:paraId="4BDF17B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空单的</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.format(context.portfolio.short_positions))</w:t>
      </w:r>
    </w:p>
    <w:p w14:paraId="489E71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总权益</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.format(context.portfolio.total_value))</w:t>
      </w:r>
    </w:p>
    <w:p w14:paraId="017111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总权益的累计收益</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.format(context.portfolio.returns))</w:t>
      </w:r>
    </w:p>
    <w:p w14:paraId="69B26A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初始资金</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.format(context.portfolio.starting_cash))</w:t>
      </w:r>
    </w:p>
    <w:p w14:paraId="7CB175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持仓价值</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.format(context.portfolio.positions_value))</w:t>
      </w:r>
    </w:p>
    <w:p w14:paraId="3EED4BC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 持仓标的信息</w:t>
      </w:r>
    </w:p>
    <w:p w14:paraId="3082196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持有的某个标的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信息,注意</w:t>
      </w:r>
      <w:proofErr w:type="gramStart"/>
      <w:r w:rsidRPr="005E7B64">
        <w:rPr>
          <w:rFonts w:ascii="宋体" w:eastAsia="宋体" w:hAnsi="宋体" w:cs="宋体"/>
          <w:kern w:val="0"/>
          <w:sz w:val="24"/>
          <w:szCs w:val="24"/>
          <w14:ligatures w14:val="none"/>
        </w:rPr>
        <w:t>区分多仓和</w:t>
      </w:r>
      <w:proofErr w:type="gramEnd"/>
      <w:r w:rsidRPr="005E7B64">
        <w:rPr>
          <w:rFonts w:ascii="宋体" w:eastAsia="宋体" w:hAnsi="宋体" w:cs="宋体"/>
          <w:kern w:val="0"/>
          <w:sz w:val="24"/>
          <w:szCs w:val="24"/>
          <w14:ligatures w14:val="none"/>
        </w:rPr>
        <w:t>空仓</w:t>
      </w:r>
    </w:p>
    <w:p w14:paraId="0A14FF54"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6293DF81"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price: 最新行情价格</w:t>
      </w:r>
    </w:p>
    <w:p w14:paraId="5DF23539"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acc_avg_cost 是累计的持仓成本，在清仓/减仓时也会更新，该持仓累积的收益都会用于计算成本（一开始acc_avg_cost为0，amount也为0），加仓：new_acc_avg_cost = (acc_avg_cost * amount + trade_value + commission) / (amount + trade_amount)；减仓：new_acc_avg_cost = (acc_avg_cost * amount - trade_value + commission) / (amount - trade_amount) 说明：commission是本次买入或者卖出的手续费</w:t>
      </w:r>
    </w:p>
    <w:p w14:paraId="2FF0B1FC"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avg_cost 是当前持仓成本，只有在开仓/加仓时会更新： new_avg_cost = (position_value + trade_value + commission) / (position_amount + trade_amount)</w:t>
      </w:r>
      <w:r w:rsidRPr="005E7B64">
        <w:rPr>
          <w:rFonts w:ascii="宋体" w:eastAsia="宋体" w:hAnsi="宋体" w:cs="宋体"/>
          <w:kern w:val="0"/>
          <w:sz w:val="24"/>
          <w:szCs w:val="24"/>
          <w14:ligatures w14:val="none"/>
        </w:rPr>
        <w:br/>
        <w:t>每次买入后会调整avg_cost, 卖出时avg_cost不变. 这个值也会被用来计算浮动盈亏.</w:t>
      </w:r>
    </w:p>
    <w:p w14:paraId="3FE8E810"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hold_cost: 当日持仓成本，计算方法：当日无收益：hold_cost = 前收价 （清算后），加仓：hold_cost = (hold_cost * amount + trade_value)/(amount + trade_amount)，减仓：hold_cost = (hold_cost * amount - trade_value)/(amount - trade_amount)；trade_value = trade_price * trade_amount</w:t>
      </w:r>
    </w:p>
    <w:p w14:paraId="651B8DA5"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init_time: 建仓时间，格式为 datetime.datetime</w:t>
      </w:r>
    </w:p>
    <w:p w14:paraId="6D15D8FE"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transact_time: 最后交易时间，格式为 datetime.datetime</w:t>
      </w:r>
    </w:p>
    <w:p w14:paraId="7A32713F"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locked_amount: 挂单冻结</w:t>
      </w:r>
      <w:proofErr w:type="gramStart"/>
      <w:r w:rsidRPr="005E7B64">
        <w:rPr>
          <w:rFonts w:ascii="宋体" w:eastAsia="宋体" w:hAnsi="宋体" w:cs="宋体"/>
          <w:kern w:val="0"/>
          <w:sz w:val="24"/>
          <w:szCs w:val="24"/>
          <w14:ligatures w14:val="none"/>
        </w:rPr>
        <w:t>仓位</w:t>
      </w:r>
      <w:proofErr w:type="gramEnd"/>
    </w:p>
    <w:p w14:paraId="7C2F6A28"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total_amount: 总</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但不包括挂单冻结</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 如果要获取当前持仓的</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,需要将locked_amount和total_amount相加)</w:t>
      </w:r>
    </w:p>
    <w:p w14:paraId="42086C81"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closeable_amount: 可卖出的</w:t>
      </w:r>
      <w:proofErr w:type="gramStart"/>
      <w:r w:rsidRPr="005E7B64">
        <w:rPr>
          <w:rFonts w:ascii="宋体" w:eastAsia="宋体" w:hAnsi="宋体" w:cs="宋体"/>
          <w:kern w:val="0"/>
          <w:sz w:val="24"/>
          <w:szCs w:val="24"/>
          <w14:ligatures w14:val="none"/>
        </w:rPr>
        <w:t>仓位</w:t>
      </w:r>
      <w:proofErr w:type="gramEnd"/>
    </w:p>
    <w:p w14:paraId="583760F6"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today_amount: 今天开的</w:t>
      </w:r>
      <w:proofErr w:type="gramStart"/>
      <w:r w:rsidRPr="005E7B64">
        <w:rPr>
          <w:rFonts w:ascii="宋体" w:eastAsia="宋体" w:hAnsi="宋体" w:cs="宋体"/>
          <w:kern w:val="0"/>
          <w:sz w:val="24"/>
          <w:szCs w:val="24"/>
          <w14:ligatures w14:val="none"/>
        </w:rPr>
        <w:t>仓位</w:t>
      </w:r>
      <w:proofErr w:type="gramEnd"/>
    </w:p>
    <w:p w14:paraId="5F8F9DE0"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value: 标的价值，计算方法是: price * total_amount * multiplier, 其中股票、基金的multiplier为1，期货为相应的合约乘数</w:t>
      </w:r>
    </w:p>
    <w:p w14:paraId="23A8726B"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多/空，'long' or 'short'</w:t>
      </w:r>
    </w:p>
    <w:p w14:paraId="103A36C2"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pindex: </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索引，subportfolio index</w:t>
      </w:r>
    </w:p>
    <w:p w14:paraId="245379AF"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del w:id="3" w:author="Unknown">
        <w:r w:rsidRPr="005E7B64">
          <w:rPr>
            <w:rFonts w:ascii="宋体" w:eastAsia="宋体" w:hAnsi="宋体" w:cs="宋体"/>
            <w:kern w:val="0"/>
            <w:sz w:val="24"/>
            <w:szCs w:val="24"/>
            <w14:ligatures w14:val="none"/>
          </w:rPr>
          <w:delText>sellable_amount: </w:delText>
        </w:r>
        <w:r w:rsidRPr="005E7B64">
          <w:rPr>
            <w:rFonts w:ascii="宋体" w:eastAsia="宋体" w:hAnsi="宋体" w:cs="宋体"/>
            <w:b/>
            <w:bCs/>
            <w:kern w:val="0"/>
            <w:sz w:val="24"/>
            <w:szCs w:val="24"/>
            <w14:ligatures w14:val="none"/>
          </w:rPr>
          <w:delText>已过时</w:delText>
        </w:r>
        <w:r w:rsidRPr="005E7B64">
          <w:rPr>
            <w:rFonts w:ascii="宋体" w:eastAsia="宋体" w:hAnsi="宋体" w:cs="宋体"/>
            <w:kern w:val="0"/>
            <w:sz w:val="24"/>
            <w:szCs w:val="24"/>
            <w14:ligatures w14:val="none"/>
          </w:rPr>
          <w:delText>, 为了向前兼容, 等同于 closeable_amount</w:delText>
        </w:r>
      </w:del>
    </w:p>
    <w:p w14:paraId="316FF3CF" w14:textId="77777777" w:rsidR="005E7B64" w:rsidRPr="005E7B64" w:rsidRDefault="005E7B64" w:rsidP="005E7B64">
      <w:pPr>
        <w:widowControl/>
        <w:numPr>
          <w:ilvl w:val="0"/>
          <w:numId w:val="159"/>
        </w:numPr>
        <w:jc w:val="left"/>
        <w:rPr>
          <w:rFonts w:ascii="宋体" w:eastAsia="宋体" w:hAnsi="宋体" w:cs="宋体"/>
          <w:kern w:val="0"/>
          <w:sz w:val="24"/>
          <w:szCs w:val="24"/>
          <w14:ligatures w14:val="none"/>
        </w:rPr>
      </w:pPr>
      <w:del w:id="4" w:author="Unknown">
        <w:r w:rsidRPr="005E7B64">
          <w:rPr>
            <w:rFonts w:ascii="宋体" w:eastAsia="宋体" w:hAnsi="宋体" w:cs="宋体"/>
            <w:kern w:val="0"/>
            <w:sz w:val="24"/>
            <w:szCs w:val="24"/>
            <w14:ligatures w14:val="none"/>
          </w:rPr>
          <w:delText>amount: </w:delText>
        </w:r>
        <w:r w:rsidRPr="005E7B64">
          <w:rPr>
            <w:rFonts w:ascii="宋体" w:eastAsia="宋体" w:hAnsi="宋体" w:cs="宋体"/>
            <w:b/>
            <w:bCs/>
            <w:kern w:val="0"/>
            <w:sz w:val="24"/>
            <w:szCs w:val="24"/>
            <w14:ligatures w14:val="none"/>
          </w:rPr>
          <w:delText>已过时</w:delText>
        </w:r>
        <w:r w:rsidRPr="005E7B64">
          <w:rPr>
            <w:rFonts w:ascii="宋体" w:eastAsia="宋体" w:hAnsi="宋体" w:cs="宋体"/>
            <w:kern w:val="0"/>
            <w:sz w:val="24"/>
            <w:szCs w:val="24"/>
            <w14:ligatures w14:val="none"/>
          </w:rPr>
          <w:delText>, 为了向前兼容, 等同于 closeable_amount</w:delText>
        </w:r>
      </w:del>
    </w:p>
    <w:p w14:paraId="2EE91FBF"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print(type(</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.long_positions))</w:t>
      </w:r>
    </w:p>
    <w:p w14:paraId="4073AA2B"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long_positions_dict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.long_positions</w:t>
      </w:r>
    </w:p>
    <w:p w14:paraId="30540DE9"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lastRenderedPageBreak/>
        <w:t>for</w:t>
      </w:r>
      <w:r w:rsidRPr="005E7B64">
        <w:rPr>
          <w:rFonts w:ascii="Source Code Pro" w:eastAsia="宋体" w:hAnsi="Source Code Pro" w:cs="宋体"/>
          <w:color w:val="000000"/>
          <w:kern w:val="0"/>
          <w:sz w:val="24"/>
          <w:szCs w:val="24"/>
          <w:shd w:val="clear" w:color="auto" w:fill="F0F0F0"/>
          <w14:ligatures w14:val="none"/>
        </w:rPr>
        <w:t xml:space="preserve"> position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list(long_positions_</w:t>
      </w:r>
      <w:proofErr w:type="gramStart"/>
      <w:r w:rsidRPr="005E7B64">
        <w:rPr>
          <w:rFonts w:ascii="Source Code Pro" w:eastAsia="宋体" w:hAnsi="Source Code Pro" w:cs="宋体"/>
          <w:color w:val="000000"/>
          <w:kern w:val="0"/>
          <w:sz w:val="24"/>
          <w:szCs w:val="24"/>
          <w:shd w:val="clear" w:color="auto" w:fill="F0F0F0"/>
          <w14:ligatures w14:val="none"/>
        </w:rPr>
        <w:t>dict.values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23A678C4"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标的</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总</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标的价值</w:t>
      </w:r>
      <w:r w:rsidRPr="005E7B64">
        <w:rPr>
          <w:rFonts w:ascii="Source Code Pro" w:eastAsia="宋体" w:hAnsi="Source Code Pro" w:cs="宋体"/>
          <w:color w:val="880000"/>
          <w:kern w:val="0"/>
          <w:sz w:val="24"/>
          <w:szCs w:val="24"/>
          <w:shd w:val="clear" w:color="auto" w:fill="F0F0F0"/>
          <w14:ligatures w14:val="none"/>
        </w:rPr>
        <w:t xml:space="preserve">:{2}, </w:t>
      </w:r>
      <w:r w:rsidRPr="005E7B64">
        <w:rPr>
          <w:rFonts w:ascii="Source Code Pro" w:eastAsia="宋体" w:hAnsi="Source Code Pro" w:cs="宋体"/>
          <w:color w:val="880000"/>
          <w:kern w:val="0"/>
          <w:sz w:val="24"/>
          <w:szCs w:val="24"/>
          <w:shd w:val="clear" w:color="auto" w:fill="F0F0F0"/>
          <w14:ligatures w14:val="none"/>
        </w:rPr>
        <w:t>建仓时间</w:t>
      </w:r>
      <w:r w:rsidRPr="005E7B64">
        <w:rPr>
          <w:rFonts w:ascii="Source Code Pro" w:eastAsia="宋体" w:hAnsi="Source Code Pro" w:cs="宋体"/>
          <w:color w:val="8800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.format(position.security, position.total_amount, position.value, position.init_time))</w:t>
      </w:r>
    </w:p>
    <w:p w14:paraId="4473B7DE"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print(type(</w:t>
      </w:r>
      <w:proofErr w:type="gramStart"/>
      <w:r w:rsidRPr="005E7B64">
        <w:rPr>
          <w:rFonts w:ascii="Source Code Pro" w:eastAsia="宋体" w:hAnsi="Source Code Pro" w:cs="宋体"/>
          <w:color w:val="000000"/>
          <w:kern w:val="0"/>
          <w:sz w:val="24"/>
          <w:szCs w:val="24"/>
          <w:shd w:val="clear" w:color="auto" w:fill="F0F0F0"/>
          <w14:ligatures w14:val="none"/>
        </w:rPr>
        <w:t>context.subportfolios</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].short_positions))</w:t>
      </w:r>
    </w:p>
    <w:p w14:paraId="26619020"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short_positions_dict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.short_positions</w:t>
      </w:r>
    </w:p>
    <w:p w14:paraId="07E2D240"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position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list(short_positions_</w:t>
      </w:r>
      <w:proofErr w:type="gramStart"/>
      <w:r w:rsidRPr="005E7B64">
        <w:rPr>
          <w:rFonts w:ascii="Source Code Pro" w:eastAsia="宋体" w:hAnsi="Source Code Pro" w:cs="宋体"/>
          <w:color w:val="000000"/>
          <w:kern w:val="0"/>
          <w:sz w:val="24"/>
          <w:szCs w:val="24"/>
          <w:shd w:val="clear" w:color="auto" w:fill="F0F0F0"/>
          <w14:ligatures w14:val="none"/>
        </w:rPr>
        <w:t>dict.values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p>
    <w:p w14:paraId="23A8A4B0" w14:textId="77777777" w:rsidR="005E7B64" w:rsidRPr="005E7B64" w:rsidRDefault="005E7B64" w:rsidP="005E7B64">
      <w:pPr>
        <w:widowControl/>
        <w:numPr>
          <w:ilvl w:val="0"/>
          <w:numId w:val="159"/>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标的</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880000"/>
          <w:kern w:val="0"/>
          <w:sz w:val="24"/>
          <w:szCs w:val="24"/>
          <w:shd w:val="clear" w:color="auto" w:fill="F0F0F0"/>
          <w14:ligatures w14:val="none"/>
        </w:rPr>
        <w:t>总</w:t>
      </w:r>
      <w:proofErr w:type="gramStart"/>
      <w:r w:rsidRPr="005E7B64">
        <w:rPr>
          <w:rFonts w:ascii="Source Code Pro" w:eastAsia="宋体" w:hAnsi="Source Code Pro" w:cs="宋体"/>
          <w:color w:val="880000"/>
          <w:kern w:val="0"/>
          <w:sz w:val="24"/>
          <w:szCs w:val="24"/>
          <w:shd w:val="clear" w:color="auto" w:fill="F0F0F0"/>
          <w14:ligatures w14:val="none"/>
        </w:rPr>
        <w:t>仓位</w:t>
      </w:r>
      <w:proofErr w:type="gramEnd"/>
      <w:r w:rsidRPr="005E7B64">
        <w:rPr>
          <w:rFonts w:ascii="Source Code Pro" w:eastAsia="宋体" w:hAnsi="Source Code Pro" w:cs="宋体"/>
          <w:color w:val="880000"/>
          <w:kern w:val="0"/>
          <w:sz w:val="24"/>
          <w:szCs w:val="24"/>
          <w:shd w:val="clear" w:color="auto" w:fill="F0F0F0"/>
          <w14:ligatures w14:val="none"/>
        </w:rPr>
        <w:t>:{1},</w:t>
      </w:r>
      <w:r w:rsidRPr="005E7B64">
        <w:rPr>
          <w:rFonts w:ascii="Source Code Pro" w:eastAsia="宋体" w:hAnsi="Source Code Pro" w:cs="宋体"/>
          <w:color w:val="880000"/>
          <w:kern w:val="0"/>
          <w:sz w:val="24"/>
          <w:szCs w:val="24"/>
          <w:shd w:val="clear" w:color="auto" w:fill="F0F0F0"/>
          <w14:ligatures w14:val="none"/>
        </w:rPr>
        <w:t>标的价值</w:t>
      </w:r>
      <w:r w:rsidRPr="005E7B64">
        <w:rPr>
          <w:rFonts w:ascii="Source Code Pro" w:eastAsia="宋体" w:hAnsi="Source Code Pro" w:cs="宋体"/>
          <w:color w:val="880000"/>
          <w:kern w:val="0"/>
          <w:sz w:val="24"/>
          <w:szCs w:val="24"/>
          <w:shd w:val="clear" w:color="auto" w:fill="F0F0F0"/>
          <w14:ligatures w14:val="none"/>
        </w:rPr>
        <w:t xml:space="preserve">:{2}, </w:t>
      </w:r>
      <w:r w:rsidRPr="005E7B64">
        <w:rPr>
          <w:rFonts w:ascii="Source Code Pro" w:eastAsia="宋体" w:hAnsi="Source Code Pro" w:cs="宋体"/>
          <w:color w:val="880000"/>
          <w:kern w:val="0"/>
          <w:sz w:val="24"/>
          <w:szCs w:val="24"/>
          <w:shd w:val="clear" w:color="auto" w:fill="F0F0F0"/>
          <w14:ligatures w14:val="none"/>
        </w:rPr>
        <w:t>建仓时间</w:t>
      </w:r>
      <w:r w:rsidRPr="005E7B64">
        <w:rPr>
          <w:rFonts w:ascii="Source Code Pro" w:eastAsia="宋体" w:hAnsi="Source Code Pro" w:cs="宋体"/>
          <w:color w:val="8800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.format(position.security, position.total_amount, position.value, position.init_time))</w:t>
      </w:r>
    </w:p>
    <w:p w14:paraId="17C2B9B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SecurityUnitData data对象</w:t>
      </w:r>
    </w:p>
    <w:p w14:paraId="245ABFA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一个单位时间内的股票的数据</w:t>
      </w:r>
    </w:p>
    <w:p w14:paraId="48762E6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为了向前兼容，保留data对象，由于效率问题不推荐使用</w:t>
      </w:r>
    </w:p>
    <w:p w14:paraId="78DFC224" w14:textId="77777777" w:rsidR="005E7B64" w:rsidRPr="005E7B64" w:rsidRDefault="005E7B64" w:rsidP="005E7B64">
      <w:pPr>
        <w:widowControl/>
        <w:spacing w:before="360" w:after="360"/>
        <w:jc w:val="left"/>
        <w:outlineLvl w:val="4"/>
        <w:rPr>
          <w:rFonts w:ascii="inherit" w:eastAsia="宋体" w:hAnsi="inherit" w:cs="宋体"/>
          <w:kern w:val="0"/>
          <w:sz w:val="24"/>
          <w:szCs w:val="24"/>
          <w14:ligatures w14:val="none"/>
        </w:rPr>
      </w:pPr>
      <w:r w:rsidRPr="005E7B64">
        <w:rPr>
          <w:rFonts w:ascii="inherit" w:eastAsia="宋体" w:hAnsi="inherit" w:cs="宋体"/>
          <w:kern w:val="0"/>
          <w:sz w:val="24"/>
          <w:szCs w:val="24"/>
          <w14:ligatures w14:val="none"/>
        </w:rPr>
        <w:t>基本属性</w:t>
      </w:r>
    </w:p>
    <w:p w14:paraId="3B27E84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以下属性也能通过history/attribute_history/get_price获取到</w:t>
      </w:r>
    </w:p>
    <w:p w14:paraId="05068F63"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open: 时间段开始时价格(当天天级别的开盘价至少需要09:27分之后才可获取)</w:t>
      </w:r>
    </w:p>
    <w:p w14:paraId="67B78727"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 时间段结束时价格</w:t>
      </w:r>
    </w:p>
    <w:p w14:paraId="06C8DA3C"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时间段中的最低价</w:t>
      </w:r>
    </w:p>
    <w:p w14:paraId="6268D4F6"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时间段中的最高价</w:t>
      </w:r>
    </w:p>
    <w:p w14:paraId="6ABEBECD"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volume: 时间段中的成交的股票数量</w:t>
      </w:r>
    </w:p>
    <w:p w14:paraId="32AAABB8"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money: 时间段中的成交的金额</w:t>
      </w:r>
    </w:p>
    <w:p w14:paraId="588A853D"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factor: </w:t>
      </w:r>
      <w:proofErr w:type="gramStart"/>
      <w:r w:rsidRPr="005E7B64">
        <w:rPr>
          <w:rFonts w:ascii="宋体" w:eastAsia="宋体" w:hAnsi="宋体" w:cs="宋体"/>
          <w:kern w:val="0"/>
          <w:sz w:val="24"/>
          <w:szCs w:val="24"/>
          <w14:ligatures w14:val="none"/>
        </w:rPr>
        <w:t>前复权因子</w:t>
      </w:r>
      <w:proofErr w:type="gramEnd"/>
      <w:r w:rsidRPr="005E7B64">
        <w:rPr>
          <w:rFonts w:ascii="宋体" w:eastAsia="宋体" w:hAnsi="宋体" w:cs="宋体"/>
          <w:kern w:val="0"/>
          <w:sz w:val="24"/>
          <w:szCs w:val="24"/>
          <w14:ligatures w14:val="none"/>
        </w:rPr>
        <w:t>, 我们提供的价格</w:t>
      </w:r>
      <w:proofErr w:type="gramStart"/>
      <w:r w:rsidRPr="005E7B64">
        <w:rPr>
          <w:rFonts w:ascii="宋体" w:eastAsia="宋体" w:hAnsi="宋体" w:cs="宋体"/>
          <w:kern w:val="0"/>
          <w:sz w:val="24"/>
          <w:szCs w:val="24"/>
          <w14:ligatures w14:val="none"/>
        </w:rPr>
        <w:t>都是前复权</w:t>
      </w:r>
      <w:proofErr w:type="gramEnd"/>
      <w:r w:rsidRPr="005E7B64">
        <w:rPr>
          <w:rFonts w:ascii="宋体" w:eastAsia="宋体" w:hAnsi="宋体" w:cs="宋体"/>
          <w:kern w:val="0"/>
          <w:sz w:val="24"/>
          <w:szCs w:val="24"/>
          <w14:ligatures w14:val="none"/>
        </w:rPr>
        <w:t>后的, 但是利用这个值可以算出原始价格, 方法是价格除以factor, 比如:</w:t>
      </w:r>
      <w:r w:rsidRPr="005E7B64">
        <w:rPr>
          <w:rFonts w:ascii="Source Code Pro" w:eastAsia="宋体" w:hAnsi="Source Code Pro" w:cs="宋体"/>
          <w:b/>
          <w:bCs/>
          <w:color w:val="000000"/>
          <w:kern w:val="0"/>
          <w:sz w:val="22"/>
          <w:shd w:val="clear" w:color="auto" w:fill="F0F0F0"/>
          <w14:ligatures w14:val="none"/>
        </w:rPr>
        <w:t>close</w:t>
      </w:r>
      <w:r w:rsidRPr="005E7B64">
        <w:rPr>
          <w:rFonts w:ascii="Source Code Pro" w:eastAsia="宋体" w:hAnsi="Source Code Pro" w:cs="宋体"/>
          <w:color w:val="000000"/>
          <w:kern w:val="0"/>
          <w:sz w:val="22"/>
          <w:shd w:val="clear" w:color="auto" w:fill="F0F0F0"/>
          <w14:ligatures w14:val="none"/>
        </w:rPr>
        <w:t>/</w:t>
      </w:r>
      <w:r w:rsidRPr="005E7B64">
        <w:rPr>
          <w:rFonts w:ascii="Source Code Pro" w:eastAsia="宋体" w:hAnsi="Source Code Pro" w:cs="宋体"/>
          <w:b/>
          <w:bCs/>
          <w:color w:val="000000"/>
          <w:kern w:val="0"/>
          <w:sz w:val="22"/>
          <w:shd w:val="clear" w:color="auto" w:fill="F0F0F0"/>
          <w14:ligatures w14:val="none"/>
        </w:rPr>
        <w:t>factor</w:t>
      </w:r>
    </w:p>
    <w:p w14:paraId="5526555E"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high_limit: 时间段中的涨停价</w:t>
      </w:r>
    </w:p>
    <w:p w14:paraId="3AA5D9AE"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low_limit: 时间段中的跌停价</w:t>
      </w:r>
    </w:p>
    <w:p w14:paraId="079CBC95"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avg: 这段时间的平均价。计算方法（1）天级别：股票是成交额除以成交量；期货是直接从CTP行情获取的，计算方法为成交额除以成交量再除以合约乘数；（2）分钟级别：用该分钟所有tick的现价乘以该tick的成交量加起来之后，再除以该分钟的成交量。</w:t>
      </w:r>
    </w:p>
    <w:p w14:paraId="22FB67D6"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del w:id="5" w:author="Unknown">
        <w:r w:rsidRPr="005E7B64">
          <w:rPr>
            <w:rFonts w:ascii="宋体" w:eastAsia="宋体" w:hAnsi="宋体" w:cs="宋体"/>
            <w:kern w:val="0"/>
            <w:sz w:val="24"/>
            <w:szCs w:val="24"/>
            <w14:ligatures w14:val="none"/>
          </w:rPr>
          <w:delText>price: </w:delText>
        </w:r>
        <w:r w:rsidRPr="005E7B64">
          <w:rPr>
            <w:rFonts w:ascii="宋体" w:eastAsia="宋体" w:hAnsi="宋体" w:cs="宋体"/>
            <w:b/>
            <w:bCs/>
            <w:kern w:val="0"/>
            <w:sz w:val="24"/>
            <w:szCs w:val="24"/>
            <w14:ligatures w14:val="none"/>
          </w:rPr>
          <w:delText>已经过时</w:delText>
        </w:r>
        <w:r w:rsidRPr="005E7B64">
          <w:rPr>
            <w:rFonts w:ascii="宋体" w:eastAsia="宋体" w:hAnsi="宋体" w:cs="宋体"/>
            <w:kern w:val="0"/>
            <w:sz w:val="24"/>
            <w:szCs w:val="24"/>
            <w14:ligatures w14:val="none"/>
          </w:rPr>
          <w:delText>, 为了向前兼容, 等同于 avg</w:delText>
        </w:r>
      </w:del>
    </w:p>
    <w:p w14:paraId="21CB5011"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pre_close: 前一个单位时间结束时的价格, 按天则是前一天的收盘价（期货中pre_close是前前一天结算价，建议使用get_extras获取结算价）, </w:t>
      </w:r>
      <w:r w:rsidRPr="005E7B64">
        <w:rPr>
          <w:rFonts w:ascii="宋体" w:eastAsia="宋体" w:hAnsi="宋体" w:cs="宋体"/>
          <w:b/>
          <w:bCs/>
          <w:kern w:val="0"/>
          <w:sz w:val="24"/>
          <w:szCs w:val="24"/>
          <w14:ligatures w14:val="none"/>
        </w:rPr>
        <w:t>注意：在分钟频率下pre_close=open；</w:t>
      </w:r>
    </w:p>
    <w:p w14:paraId="0FCB4F0E" w14:textId="77777777" w:rsidR="005E7B64" w:rsidRPr="005E7B64" w:rsidRDefault="005E7B64" w:rsidP="005E7B64">
      <w:pPr>
        <w:widowControl/>
        <w:numPr>
          <w:ilvl w:val="0"/>
          <w:numId w:val="16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paused: bool值, 这只股票是否停牌, 停牌时open/close/low/high/pre_close依然有值,都等于停牌前的收盘价, volume=money=0</w:t>
      </w:r>
    </w:p>
    <w:p w14:paraId="05A48C61" w14:textId="77777777" w:rsidR="005E7B64" w:rsidRPr="005E7B64" w:rsidRDefault="005E7B64" w:rsidP="005E7B64">
      <w:pPr>
        <w:widowControl/>
        <w:spacing w:before="360" w:after="360"/>
        <w:jc w:val="left"/>
        <w:outlineLvl w:val="4"/>
        <w:rPr>
          <w:rFonts w:ascii="inherit" w:eastAsia="宋体" w:hAnsi="inherit" w:cs="宋体"/>
          <w:kern w:val="0"/>
          <w:sz w:val="24"/>
          <w:szCs w:val="24"/>
          <w14:ligatures w14:val="none"/>
        </w:rPr>
      </w:pPr>
      <w:r w:rsidRPr="005E7B64">
        <w:rPr>
          <w:rFonts w:ascii="inherit" w:eastAsia="宋体" w:hAnsi="inherit" w:cs="宋体"/>
          <w:kern w:val="0"/>
          <w:sz w:val="24"/>
          <w:szCs w:val="24"/>
          <w14:ligatures w14:val="none"/>
        </w:rPr>
        <w:lastRenderedPageBreak/>
        <w:t>额外的属性和方法</w:t>
      </w:r>
    </w:p>
    <w:p w14:paraId="14AA12DF"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股票代码, 比如'000001.XSHE'</w:t>
      </w:r>
    </w:p>
    <w:p w14:paraId="5BA2C03D"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returns: 股票在这个单位时间的相对收益比例, 等于</w:t>
      </w:r>
      <w:r w:rsidRPr="005E7B64">
        <w:rPr>
          <w:rFonts w:ascii="Source Code Pro" w:eastAsia="宋体" w:hAnsi="Source Code Pro" w:cs="宋体"/>
          <w:color w:val="000000"/>
          <w:kern w:val="0"/>
          <w:sz w:val="22"/>
          <w:shd w:val="clear" w:color="auto" w:fill="F0F0F0"/>
          <w14:ligatures w14:val="none"/>
        </w:rPr>
        <w:t>(close-pre_close)/pre_close</w:t>
      </w:r>
    </w:p>
    <w:p w14:paraId="0DB5CC17"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isnan(): 数据是否有效, 当股票未上市或者退市时, 无数据, isnan()返回True</w:t>
      </w:r>
    </w:p>
    <w:p w14:paraId="12633F5D"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Source Code Pro" w:eastAsia="宋体" w:hAnsi="Source Code Pro" w:cs="宋体"/>
          <w:b/>
          <w:bCs/>
          <w:color w:val="880000"/>
          <w:kern w:val="0"/>
          <w:sz w:val="22"/>
          <w:shd w:val="clear" w:color="auto" w:fill="F0F0F0"/>
          <w14:ligatures w14:val="none"/>
        </w:rPr>
        <w:t>mavg</w:t>
      </w:r>
      <w:r w:rsidRPr="005E7B64">
        <w:rPr>
          <w:rFonts w:ascii="Source Code Pro" w:eastAsia="宋体" w:hAnsi="Source Code Pro" w:cs="宋体"/>
          <w:color w:val="000000"/>
          <w:kern w:val="0"/>
          <w:sz w:val="22"/>
          <w:shd w:val="clear" w:color="auto" w:fill="F0F0F0"/>
          <w14:ligatures w14:val="none"/>
        </w:rPr>
        <w:t>(days, field=</w:t>
      </w:r>
      <w:r w:rsidRPr="005E7B64">
        <w:rPr>
          <w:rFonts w:ascii="Source Code Pro" w:eastAsia="宋体" w:hAnsi="Source Code Pro" w:cs="宋体"/>
          <w:color w:val="880000"/>
          <w:kern w:val="0"/>
          <w:sz w:val="22"/>
          <w:shd w:val="clear" w:color="auto" w:fill="F0F0F0"/>
          <w14:ligatures w14:val="none"/>
        </w:rPr>
        <w:t>'close'</w:t>
      </w:r>
      <w:r w:rsidRPr="005E7B64">
        <w:rPr>
          <w:rFonts w:ascii="Source Code Pro" w:eastAsia="宋体" w:hAnsi="Source Code Pro" w:cs="宋体"/>
          <w:color w:val="000000"/>
          <w:kern w:val="0"/>
          <w:sz w:val="22"/>
          <w:shd w:val="clear" w:color="auto" w:fill="F0F0F0"/>
          <w14:ligatures w14:val="none"/>
        </w:rPr>
        <w:t>)</w:t>
      </w:r>
      <w:r w:rsidRPr="005E7B64">
        <w:rPr>
          <w:rFonts w:ascii="宋体" w:eastAsia="宋体" w:hAnsi="宋体" w:cs="宋体"/>
          <w:kern w:val="0"/>
          <w:sz w:val="24"/>
          <w:szCs w:val="24"/>
          <w14:ligatures w14:val="none"/>
        </w:rPr>
        <w:t>: 过去days天的每天收盘价的平均值, 把field设成'avg'(等同于已过时的'price')则为每天均价的平均价, 下同</w:t>
      </w:r>
    </w:p>
    <w:p w14:paraId="04827E53"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Source Code Pro" w:eastAsia="宋体" w:hAnsi="Source Code Pro" w:cs="宋体"/>
          <w:b/>
          <w:bCs/>
          <w:color w:val="880000"/>
          <w:kern w:val="0"/>
          <w:sz w:val="22"/>
          <w:shd w:val="clear" w:color="auto" w:fill="F0F0F0"/>
          <w14:ligatures w14:val="none"/>
        </w:rPr>
        <w:t>vwap</w:t>
      </w:r>
      <w:r w:rsidRPr="005E7B64">
        <w:rPr>
          <w:rFonts w:ascii="Source Code Pro" w:eastAsia="宋体" w:hAnsi="Source Code Pro" w:cs="宋体"/>
          <w:color w:val="000000"/>
          <w:kern w:val="0"/>
          <w:sz w:val="22"/>
          <w:shd w:val="clear" w:color="auto" w:fill="F0F0F0"/>
          <w14:ligatures w14:val="none"/>
        </w:rPr>
        <w:t>(days)</w:t>
      </w:r>
      <w:r w:rsidRPr="005E7B64">
        <w:rPr>
          <w:rFonts w:ascii="宋体" w:eastAsia="宋体" w:hAnsi="宋体" w:cs="宋体"/>
          <w:kern w:val="0"/>
          <w:sz w:val="24"/>
          <w:szCs w:val="24"/>
          <w14:ligatures w14:val="none"/>
        </w:rPr>
        <w:t>: 过去days天的每天均价的加权平均值, 以days=2为例子, 算法是:</w:t>
      </w:r>
    </w:p>
    <w:p w14:paraId="1D34D7B9" w14:textId="77777777" w:rsidR="005E7B64" w:rsidRPr="005E7B64" w:rsidRDefault="005E7B64" w:rsidP="005E7B64">
      <w:pPr>
        <w:widowControl/>
        <w:numPr>
          <w:ilvl w:val="0"/>
          <w:numId w:val="161"/>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(avg1 * volume1 + avg2 * volume2) / (volume1 + volume2)</w:t>
      </w:r>
    </w:p>
    <w:p w14:paraId="0F449613"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Source Code Pro" w:eastAsia="宋体" w:hAnsi="Source Code Pro" w:cs="宋体"/>
          <w:b/>
          <w:bCs/>
          <w:color w:val="880000"/>
          <w:kern w:val="0"/>
          <w:sz w:val="22"/>
          <w:shd w:val="clear" w:color="auto" w:fill="F0F0F0"/>
          <w14:ligatures w14:val="none"/>
        </w:rPr>
        <w:t>stddev</w:t>
      </w:r>
      <w:r w:rsidRPr="005E7B64">
        <w:rPr>
          <w:rFonts w:ascii="Source Code Pro" w:eastAsia="宋体" w:hAnsi="Source Code Pro" w:cs="宋体"/>
          <w:color w:val="000000"/>
          <w:kern w:val="0"/>
          <w:sz w:val="22"/>
          <w:shd w:val="clear" w:color="auto" w:fill="F0F0F0"/>
          <w14:ligatures w14:val="none"/>
        </w:rPr>
        <w:t>(days)</w:t>
      </w:r>
      <w:r w:rsidRPr="005E7B64">
        <w:rPr>
          <w:rFonts w:ascii="宋体" w:eastAsia="宋体" w:hAnsi="宋体" w:cs="宋体"/>
          <w:kern w:val="0"/>
          <w:sz w:val="24"/>
          <w:szCs w:val="24"/>
          <w14:ligatures w14:val="none"/>
        </w:rPr>
        <w:t>: 过去days天的每天收盘价的标准差</w:t>
      </w:r>
    </w:p>
    <w:p w14:paraId="553DFD6A" w14:textId="77777777" w:rsidR="005E7B64" w:rsidRPr="005E7B64" w:rsidRDefault="005E7B64" w:rsidP="005E7B64">
      <w:pPr>
        <w:widowControl/>
        <w:numPr>
          <w:ilvl w:val="0"/>
          <w:numId w:val="16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注：mavg/vwap/stddev:都会跳过停牌日期, 如果历史交易天数不足, 则返回nan</w:t>
      </w:r>
    </w:p>
    <w:p w14:paraId="462FB34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tick 对象 tick 对象</w:t>
      </w:r>
    </w:p>
    <w:p w14:paraId="2EFDC0F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 tick 所包含的信息。 tick 中的信息是在 tick 事件发生时， 盘面的一个快照。</w:t>
      </w:r>
    </w:p>
    <w:p w14:paraId="57E0046A"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 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代码</w:t>
      </w:r>
    </w:p>
    <w:p w14:paraId="4816440E"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datetime: tick 发生的时间</w:t>
      </w:r>
    </w:p>
    <w:p w14:paraId="193D95FE"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current: 最新价</w:t>
      </w:r>
    </w:p>
    <w:p w14:paraId="6AB000FF"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open：当日开盘价</w:t>
      </w:r>
    </w:p>
    <w:p w14:paraId="7D231AAA"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high: 截至到当前时刻的最高价</w:t>
      </w:r>
    </w:p>
    <w:p w14:paraId="46C2D867"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low: 截至到当前时刻的最低价</w:t>
      </w:r>
    </w:p>
    <w:p w14:paraId="3BF4CFF2"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volume: 截至到当前时刻的成交量</w:t>
      </w:r>
    </w:p>
    <w:p w14:paraId="39DA394D"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money: 截至到当前时刻的成交额</w:t>
      </w:r>
    </w:p>
    <w:p w14:paraId="03D51645"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position: 截至到当前时刻的持仓量，只适用于期货 tick 对象</w:t>
      </w:r>
    </w:p>
    <w:p w14:paraId="20C3F9A2"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a1_v ~ a5_v: 卖一量到卖五量，对于期货，只有卖一量</w:t>
      </w:r>
    </w:p>
    <w:p w14:paraId="194C87E8"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a1_p ~ a5_p: 卖一价到卖五价，对于期货，只有卖一价</w:t>
      </w:r>
    </w:p>
    <w:p w14:paraId="280690C5"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b1_v ~ b5_v: 买一量到买五量，对于期货，只有买一量</w:t>
      </w:r>
    </w:p>
    <w:p w14:paraId="1EECA5F8" w14:textId="77777777" w:rsidR="005E7B64" w:rsidRPr="005E7B64" w:rsidRDefault="005E7B64" w:rsidP="005E7B64">
      <w:pPr>
        <w:widowControl/>
        <w:numPr>
          <w:ilvl w:val="0"/>
          <w:numId w:val="16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b1_p ~ b5_p: 买一价到买五价，对于期货，只有买一价</w:t>
      </w:r>
    </w:p>
    <w:p w14:paraId="77A7CAB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Trade对象 订单的一次交易记录,一个订单可能分多次交易.</w:t>
      </w:r>
    </w:p>
    <w:p w14:paraId="7B19EF4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订单的一次交易记录,一个订单可能分多次交易</w:t>
      </w:r>
      <w:r w:rsidRPr="005E7B64">
        <w:rPr>
          <w:rFonts w:ascii="宋体" w:eastAsia="宋体" w:hAnsi="宋体" w:cs="宋体"/>
          <w:kern w:val="0"/>
          <w:sz w:val="24"/>
          <w:szCs w:val="24"/>
          <w14:ligatures w14:val="none"/>
        </w:rPr>
        <w:br/>
      </w:r>
      <w:hyperlink r:id="rId190" w:history="1">
        <w:r w:rsidRPr="005E7B64">
          <w:rPr>
            <w:rFonts w:ascii="宋体" w:eastAsia="宋体" w:hAnsi="宋体" w:cs="宋体"/>
            <w:color w:val="0E90D2"/>
            <w:kern w:val="0"/>
            <w:sz w:val="24"/>
            <w:szCs w:val="24"/>
            <w:u w:val="single"/>
            <w14:ligatures w14:val="none"/>
          </w:rPr>
          <w:t>关于order/trader对象及订单处理</w:t>
        </w:r>
      </w:hyperlink>
    </w:p>
    <w:p w14:paraId="2CFE6F29"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 交易时间, [datetime.datetime]对象</w:t>
      </w:r>
    </w:p>
    <w:p w14:paraId="37FB3A0F"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security：标的代码</w:t>
      </w:r>
    </w:p>
    <w:p w14:paraId="3BEF13D6"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交易数量</w:t>
      </w:r>
    </w:p>
    <w:p w14:paraId="5DD8D008"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price: 交易价格</w:t>
      </w:r>
    </w:p>
    <w:p w14:paraId="61B1B432"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trade_id: 交易记录id</w:t>
      </w:r>
    </w:p>
    <w:p w14:paraId="795AD494" w14:textId="77777777" w:rsidR="005E7B64" w:rsidRPr="005E7B64" w:rsidRDefault="005E7B64" w:rsidP="005E7B64">
      <w:pPr>
        <w:widowControl/>
        <w:numPr>
          <w:ilvl w:val="0"/>
          <w:numId w:val="16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order_id: 对应的订单id</w:t>
      </w:r>
    </w:p>
    <w:p w14:paraId="2C9A199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trades = get_</w:t>
      </w:r>
      <w:proofErr w:type="gramStart"/>
      <w:r w:rsidRPr="005E7B64">
        <w:rPr>
          <w:rFonts w:ascii="Source Code Pro" w:eastAsia="宋体" w:hAnsi="Source Code Pro" w:cs="宋体"/>
          <w:color w:val="000000"/>
          <w:kern w:val="0"/>
          <w:sz w:val="24"/>
          <w:szCs w:val="24"/>
          <w:shd w:val="clear" w:color="auto" w:fill="F0F0F0"/>
          <w14:ligatures w14:val="none"/>
        </w:rPr>
        <w:t>trades(</w:t>
      </w:r>
      <w:proofErr w:type="gramEnd"/>
      <w:r w:rsidRPr="005E7B64">
        <w:rPr>
          <w:rFonts w:ascii="Source Code Pro" w:eastAsia="宋体" w:hAnsi="Source Code Pro" w:cs="宋体"/>
          <w:color w:val="000000"/>
          <w:kern w:val="0"/>
          <w:sz w:val="24"/>
          <w:szCs w:val="24"/>
          <w:shd w:val="clear" w:color="auto" w:fill="F0F0F0"/>
          <w14:ligatures w14:val="none"/>
        </w:rPr>
        <w:t>)</w:t>
      </w:r>
    </w:p>
    <w:p w14:paraId="2ED592F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lastRenderedPageBreak/>
        <w:t>for</w:t>
      </w:r>
      <w:r w:rsidRPr="005E7B64">
        <w:rPr>
          <w:rFonts w:ascii="Source Code Pro" w:eastAsia="宋体" w:hAnsi="Source Code Pro" w:cs="宋体"/>
          <w:color w:val="000000"/>
          <w:kern w:val="0"/>
          <w:sz w:val="24"/>
          <w:szCs w:val="24"/>
          <w:shd w:val="clear" w:color="auto" w:fill="F0F0F0"/>
          <w14:ligatures w14:val="none"/>
        </w:rPr>
        <w:t xml:space="preserve"> _trade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trades.values</w:t>
      </w:r>
      <w:proofErr w:type="gramEnd"/>
      <w:r w:rsidRPr="005E7B64">
        <w:rPr>
          <w:rFonts w:ascii="Source Code Pro" w:eastAsia="宋体" w:hAnsi="Source Code Pro" w:cs="宋体"/>
          <w:color w:val="000000"/>
          <w:kern w:val="0"/>
          <w:sz w:val="24"/>
          <w:szCs w:val="24"/>
          <w:shd w:val="clear" w:color="auto" w:fill="F0F0F0"/>
          <w14:ligatures w14:val="none"/>
        </w:rPr>
        <w:t>():</w:t>
      </w:r>
    </w:p>
    <w:p w14:paraId="527331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成交记录：</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+str(_trade))</w:t>
      </w:r>
    </w:p>
    <w:p w14:paraId="284CF7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交易时间：</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.format(_trade.time))</w:t>
      </w:r>
    </w:p>
    <w:p w14:paraId="2BB917A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对应的订单</w:t>
      </w:r>
      <w:r w:rsidRPr="005E7B64">
        <w:rPr>
          <w:rFonts w:ascii="Source Code Pro" w:eastAsia="宋体" w:hAnsi="Source Code Pro" w:cs="宋体"/>
          <w:color w:val="880000"/>
          <w:kern w:val="0"/>
          <w:sz w:val="24"/>
          <w:szCs w:val="24"/>
          <w:shd w:val="clear" w:color="auto" w:fill="F0F0F0"/>
          <w14:ligatures w14:val="none"/>
        </w:rPr>
        <w:t>id</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.format(_trade.order_id))</w:t>
      </w:r>
    </w:p>
    <w:p w14:paraId="76CD15B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Order对象 买卖订单信息</w:t>
      </w:r>
    </w:p>
    <w:p w14:paraId="34C7FD1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买卖订单</w:t>
      </w:r>
      <w:r w:rsidRPr="005E7B64">
        <w:rPr>
          <w:rFonts w:ascii="宋体" w:eastAsia="宋体" w:hAnsi="宋体" w:cs="宋体"/>
          <w:kern w:val="0"/>
          <w:sz w:val="24"/>
          <w:szCs w:val="24"/>
          <w14:ligatures w14:val="none"/>
        </w:rPr>
        <w:br/>
      </w:r>
      <w:hyperlink r:id="rId191" w:history="1">
        <w:r w:rsidRPr="005E7B64">
          <w:rPr>
            <w:rFonts w:ascii="宋体" w:eastAsia="宋体" w:hAnsi="宋体" w:cs="宋体"/>
            <w:color w:val="0E90D2"/>
            <w:kern w:val="0"/>
            <w:sz w:val="24"/>
            <w:szCs w:val="24"/>
            <w:u w:val="single"/>
            <w14:ligatures w14:val="none"/>
          </w:rPr>
          <w:t>关于order/trader对象及订单处理</w:t>
        </w:r>
      </w:hyperlink>
      <w:r w:rsidRPr="005E7B64">
        <w:rPr>
          <w:rFonts w:ascii="宋体" w:eastAsia="宋体" w:hAnsi="宋体" w:cs="宋体"/>
          <w:kern w:val="0"/>
          <w:sz w:val="24"/>
          <w:szCs w:val="24"/>
          <w14:ligatures w14:val="none"/>
        </w:rPr>
        <w:br/>
      </w:r>
      <w:hyperlink r:id="rId192" w:history="1">
        <w:r w:rsidRPr="005E7B64">
          <w:rPr>
            <w:rFonts w:ascii="宋体" w:eastAsia="宋体" w:hAnsi="宋体" w:cs="宋体"/>
            <w:color w:val="0E90D2"/>
            <w:kern w:val="0"/>
            <w:sz w:val="24"/>
            <w:szCs w:val="24"/>
            <w:u w:val="single"/>
            <w14:ligatures w14:val="none"/>
          </w:rPr>
          <w:t>以csv格式保存order、trade、position数据</w:t>
        </w:r>
      </w:hyperlink>
    </w:p>
    <w:p w14:paraId="7744C732"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status: 状态, 一个</w:t>
      </w:r>
      <w:hyperlink r:id="rId193" w:anchor="api:OrderStatus" w:history="1">
        <w:r w:rsidRPr="005E7B64">
          <w:rPr>
            <w:rFonts w:ascii="宋体" w:eastAsia="宋体" w:hAnsi="宋体" w:cs="宋体"/>
            <w:color w:val="0E90D2"/>
            <w:kern w:val="0"/>
            <w:sz w:val="24"/>
            <w:szCs w:val="24"/>
            <w:u w:val="single"/>
            <w14:ligatures w14:val="none"/>
          </w:rPr>
          <w:t>OrderStatus</w:t>
        </w:r>
      </w:hyperlink>
      <w:r w:rsidRPr="005E7B64">
        <w:rPr>
          <w:rFonts w:ascii="宋体" w:eastAsia="宋体" w:hAnsi="宋体" w:cs="宋体"/>
          <w:kern w:val="0"/>
          <w:sz w:val="24"/>
          <w:szCs w:val="24"/>
          <w14:ligatures w14:val="none"/>
        </w:rPr>
        <w:t>值</w:t>
      </w:r>
    </w:p>
    <w:p w14:paraId="249ACEB0"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add_time: 订单添加时间, [datetime.datetime]对象</w:t>
      </w:r>
    </w:p>
    <w:p w14:paraId="61F803C9"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is_buy: bool值, 买还是卖，对于期货:</w:t>
      </w:r>
      <w:r w:rsidRPr="005E7B64">
        <w:rPr>
          <w:rFonts w:ascii="宋体" w:eastAsia="宋体" w:hAnsi="宋体" w:cs="宋体"/>
          <w:kern w:val="0"/>
          <w:sz w:val="24"/>
          <w:szCs w:val="24"/>
          <w14:ligatures w14:val="none"/>
        </w:rPr>
        <w:br/>
        <w:t>开多/</w:t>
      </w:r>
      <w:proofErr w:type="gramStart"/>
      <w:r w:rsidRPr="005E7B64">
        <w:rPr>
          <w:rFonts w:ascii="宋体" w:eastAsia="宋体" w:hAnsi="宋体" w:cs="宋体"/>
          <w:kern w:val="0"/>
          <w:sz w:val="24"/>
          <w:szCs w:val="24"/>
          <w14:ligatures w14:val="none"/>
        </w:rPr>
        <w:t>平空</w:t>
      </w:r>
      <w:proofErr w:type="gramEnd"/>
      <w:r w:rsidRPr="005E7B64">
        <w:rPr>
          <w:rFonts w:ascii="宋体" w:eastAsia="宋体" w:hAnsi="宋体" w:cs="宋体"/>
          <w:kern w:val="0"/>
          <w:sz w:val="24"/>
          <w:szCs w:val="24"/>
          <w14:ligatures w14:val="none"/>
        </w:rPr>
        <w:t xml:space="preserve"> -&gt; 买</w:t>
      </w:r>
      <w:r w:rsidRPr="005E7B64">
        <w:rPr>
          <w:rFonts w:ascii="宋体" w:eastAsia="宋体" w:hAnsi="宋体" w:cs="宋体"/>
          <w:kern w:val="0"/>
          <w:sz w:val="24"/>
          <w:szCs w:val="24"/>
          <w14:ligatures w14:val="none"/>
        </w:rPr>
        <w:br/>
      </w:r>
      <w:proofErr w:type="gramStart"/>
      <w:r w:rsidRPr="005E7B64">
        <w:rPr>
          <w:rFonts w:ascii="宋体" w:eastAsia="宋体" w:hAnsi="宋体" w:cs="宋体"/>
          <w:kern w:val="0"/>
          <w:sz w:val="24"/>
          <w:szCs w:val="24"/>
          <w14:ligatures w14:val="none"/>
        </w:rPr>
        <w:t>开空</w:t>
      </w:r>
      <w:proofErr w:type="gramEnd"/>
      <w:r w:rsidRPr="005E7B64">
        <w:rPr>
          <w:rFonts w:ascii="宋体" w:eastAsia="宋体" w:hAnsi="宋体" w:cs="宋体"/>
          <w:kern w:val="0"/>
          <w:sz w:val="24"/>
          <w:szCs w:val="24"/>
          <w14:ligatures w14:val="none"/>
        </w:rPr>
        <w:t>/平多 -&gt; 卖</w:t>
      </w:r>
    </w:p>
    <w:p w14:paraId="02B62BA9"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下单数量, 不管是买还是卖, 都是正数</w:t>
      </w:r>
    </w:p>
    <w:p w14:paraId="21B5AC9E"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filled: 已经成交的股票数量, 正数</w:t>
      </w:r>
    </w:p>
    <w:p w14:paraId="51ABE20C"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股票代码</w:t>
      </w:r>
    </w:p>
    <w:p w14:paraId="4A0BBD20"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order_id: 订单ID</w:t>
      </w:r>
    </w:p>
    <w:p w14:paraId="3F635B80"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price: 平均成交价格, 已经成交的股票的平均成交价格(一个订单可能分多次成交)</w:t>
      </w:r>
    </w:p>
    <w:p w14:paraId="61BA2666"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avg_cost: 卖出时表示下卖单前的此股票的持仓成本, 用来计算此次卖出的收益. 买入时表示此次买入的均价(等同于price).</w:t>
      </w:r>
    </w:p>
    <w:p w14:paraId="3D5FFC49"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 多/空，'long'/'short'</w:t>
      </w:r>
    </w:p>
    <w:p w14:paraId="265E3F35"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action: 开/平， 'open'/'close'</w:t>
      </w:r>
    </w:p>
    <w:p w14:paraId="08ABA10F" w14:textId="77777777" w:rsidR="005E7B64" w:rsidRPr="005E7B64" w:rsidRDefault="005E7B64" w:rsidP="005E7B64">
      <w:pPr>
        <w:widowControl/>
        <w:numPr>
          <w:ilvl w:val="0"/>
          <w:numId w:val="16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commission：交易费用（佣金、税费等）</w:t>
      </w:r>
    </w:p>
    <w:p w14:paraId="3B4E76E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orders =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4C33FC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print(orders)</w:t>
      </w:r>
    </w:p>
    <w:p w14:paraId="0173DE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orders </w:t>
      </w:r>
      <w:proofErr w:type="gramStart"/>
      <w:r w:rsidRPr="005E7B64">
        <w:rPr>
          <w:rFonts w:ascii="Source Code Pro" w:eastAsia="宋体" w:hAnsi="Source Code Pro" w:cs="宋体"/>
          <w:b/>
          <w:bCs/>
          <w:color w:val="000000"/>
          <w:kern w:val="0"/>
          <w:sz w:val="24"/>
          <w:szCs w:val="24"/>
          <w:shd w:val="clear" w:color="auto" w:fill="F0F0F0"/>
          <w14:ligatures w14:val="none"/>
        </w:rPr>
        <w:t>is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5536B6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创建订单失败</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2EF447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else</w:t>
      </w:r>
      <w:r w:rsidRPr="005E7B64">
        <w:rPr>
          <w:rFonts w:ascii="Source Code Pro" w:eastAsia="宋体" w:hAnsi="Source Code Pro" w:cs="宋体"/>
          <w:color w:val="000000"/>
          <w:kern w:val="0"/>
          <w:sz w:val="24"/>
          <w:szCs w:val="24"/>
          <w:shd w:val="clear" w:color="auto" w:fill="F0F0F0"/>
          <w14:ligatures w14:val="none"/>
        </w:rPr>
        <w:t>:</w:t>
      </w:r>
    </w:p>
    <w:p w14:paraId="6C67F9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交易费用单：</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.format(orders.commission))</w:t>
      </w:r>
    </w:p>
    <w:p w14:paraId="6BCF20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是否买单：</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.format(orders.is_buy))</w:t>
      </w:r>
    </w:p>
    <w:p w14:paraId="04309A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订单状态：</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.format(orders.status))</w:t>
      </w:r>
    </w:p>
    <w:p w14:paraId="57926A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订单平均成交价格：</w:t>
      </w:r>
      <w:r w:rsidRPr="005E7B64">
        <w:rPr>
          <w:rFonts w:ascii="Source Code Pro" w:eastAsia="宋体" w:hAnsi="Source Code Pro" w:cs="宋体"/>
          <w:color w:val="8800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.format(orders.price))</w:t>
      </w:r>
    </w:p>
    <w:p w14:paraId="2711FCD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781D3664" w14:textId="77777777" w:rsidR="005E7B64" w:rsidRPr="005E7B64" w:rsidRDefault="005E7B64" w:rsidP="005E7B64">
      <w:pPr>
        <w:widowControl/>
        <w:numPr>
          <w:ilvl w:val="0"/>
          <w:numId w:val="16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不可以在策略中保存当天的订单信息到下一个或者之后的交易日使用；</w:t>
      </w:r>
    </w:p>
    <w:p w14:paraId="13BC915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OrderStatus 订单状态</w:t>
      </w:r>
    </w:p>
    <w:p w14:paraId="441F94F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订单状态, Enum特性使用的</w:t>
      </w:r>
      <w:proofErr w:type="gramStart"/>
      <w:r w:rsidRPr="005E7B64">
        <w:rPr>
          <w:rFonts w:ascii="宋体" w:eastAsia="宋体" w:hAnsi="宋体" w:cs="宋体"/>
          <w:kern w:val="0"/>
          <w:sz w:val="24"/>
          <w:szCs w:val="24"/>
          <w14:ligatures w14:val="none"/>
        </w:rPr>
        <w:t>第三方库</w:t>
      </w:r>
      <w:proofErr w:type="gramEnd"/>
      <w:r w:rsidRPr="005E7B64">
        <w:rPr>
          <w:rFonts w:ascii="宋体" w:eastAsia="宋体" w:hAnsi="宋体" w:cs="宋体"/>
          <w:kern w:val="0"/>
          <w:sz w:val="24"/>
          <w:szCs w:val="24"/>
          <w14:ligatures w14:val="none"/>
        </w:rPr>
        <w:t>(https://pypi.python.org/pypi/enum34)</w:t>
      </w:r>
      <w:r w:rsidRPr="005E7B64">
        <w:rPr>
          <w:rFonts w:ascii="宋体" w:eastAsia="宋体" w:hAnsi="宋体" w:cs="宋体"/>
          <w:kern w:val="0"/>
          <w:sz w:val="24"/>
          <w:szCs w:val="24"/>
          <w14:ligatures w14:val="none"/>
        </w:rPr>
        <w:br/>
        <w:t>获取订单状态的方法请参考上面</w:t>
      </w:r>
      <w:r w:rsidRPr="005E7B64">
        <w:rPr>
          <w:rFonts w:ascii="宋体" w:eastAsia="宋体" w:hAnsi="宋体" w:cs="宋体"/>
          <w:b/>
          <w:bCs/>
          <w:kern w:val="0"/>
          <w:sz w:val="24"/>
          <w:szCs w:val="24"/>
          <w14:ligatures w14:val="none"/>
        </w:rPr>
        <w:t>Order对象</w:t>
      </w:r>
    </w:p>
    <w:p w14:paraId="0AA369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OrderStatus</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Enum):</w:t>
      </w:r>
    </w:p>
    <w:p w14:paraId="3A03F7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订单新创建未委托，</w:t>
      </w:r>
      <w:proofErr w:type="gramStart"/>
      <w:r w:rsidRPr="005E7B64">
        <w:rPr>
          <w:rFonts w:ascii="Source Code Pro" w:eastAsia="宋体" w:hAnsi="Source Code Pro" w:cs="宋体"/>
          <w:color w:val="888888"/>
          <w:kern w:val="0"/>
          <w:sz w:val="24"/>
          <w:szCs w:val="24"/>
          <w:shd w:val="clear" w:color="auto" w:fill="F0F0F0"/>
          <w14:ligatures w14:val="none"/>
        </w:rPr>
        <w:t>用于盘</w:t>
      </w:r>
      <w:proofErr w:type="gramEnd"/>
      <w:r w:rsidRPr="005E7B64">
        <w:rPr>
          <w:rFonts w:ascii="Source Code Pro" w:eastAsia="宋体" w:hAnsi="Source Code Pro" w:cs="宋体"/>
          <w:color w:val="888888"/>
          <w:kern w:val="0"/>
          <w:sz w:val="24"/>
          <w:szCs w:val="24"/>
          <w:shd w:val="clear" w:color="auto" w:fill="F0F0F0"/>
          <w14:ligatures w14:val="none"/>
        </w:rPr>
        <w:t>前</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隔夜单，订单在开盘时变为</w:t>
      </w:r>
      <w:r w:rsidRPr="005E7B64">
        <w:rPr>
          <w:rFonts w:ascii="Source Code Pro" w:eastAsia="宋体" w:hAnsi="Source Code Pro" w:cs="宋体"/>
          <w:color w:val="888888"/>
          <w:kern w:val="0"/>
          <w:sz w:val="24"/>
          <w:szCs w:val="24"/>
          <w:shd w:val="clear" w:color="auto" w:fill="F0F0F0"/>
          <w14:ligatures w14:val="none"/>
        </w:rPr>
        <w:t xml:space="preserve"> open </w:t>
      </w:r>
      <w:r w:rsidRPr="005E7B64">
        <w:rPr>
          <w:rFonts w:ascii="Source Code Pro" w:eastAsia="宋体" w:hAnsi="Source Code Pro" w:cs="宋体"/>
          <w:color w:val="888888"/>
          <w:kern w:val="0"/>
          <w:sz w:val="24"/>
          <w:szCs w:val="24"/>
          <w:shd w:val="clear" w:color="auto" w:fill="F0F0F0"/>
          <w14:ligatures w14:val="none"/>
        </w:rPr>
        <w:t>状态开始撮合</w:t>
      </w:r>
    </w:p>
    <w:p w14:paraId="4533B5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new = </w:t>
      </w:r>
      <w:r w:rsidRPr="005E7B64">
        <w:rPr>
          <w:rFonts w:ascii="Source Code Pro" w:eastAsia="宋体" w:hAnsi="Source Code Pro" w:cs="宋体"/>
          <w:color w:val="008800"/>
          <w:kern w:val="0"/>
          <w:sz w:val="24"/>
          <w:szCs w:val="24"/>
          <w:shd w:val="clear" w:color="auto" w:fill="F0F0F0"/>
          <w14:ligatures w14:val="none"/>
        </w:rPr>
        <w:t>8</w:t>
      </w:r>
    </w:p>
    <w:p w14:paraId="6BC0BF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C7C4C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订单未完成</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无任何成交</w:t>
      </w:r>
    </w:p>
    <w:p w14:paraId="2790BD2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open = </w:t>
      </w:r>
      <w:r w:rsidRPr="005E7B64">
        <w:rPr>
          <w:rFonts w:ascii="Source Code Pro" w:eastAsia="宋体" w:hAnsi="Source Code Pro" w:cs="宋体"/>
          <w:color w:val="008800"/>
          <w:kern w:val="0"/>
          <w:sz w:val="24"/>
          <w:szCs w:val="24"/>
          <w:shd w:val="clear" w:color="auto" w:fill="F0F0F0"/>
          <w14:ligatures w14:val="none"/>
        </w:rPr>
        <w:t>0</w:t>
      </w:r>
    </w:p>
    <w:p w14:paraId="76B60A9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0C01E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订单未完成</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部分成交</w:t>
      </w:r>
    </w:p>
    <w:p w14:paraId="255AA1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filled = </w:t>
      </w:r>
      <w:r w:rsidRPr="005E7B64">
        <w:rPr>
          <w:rFonts w:ascii="Source Code Pro" w:eastAsia="宋体" w:hAnsi="Source Code Pro" w:cs="宋体"/>
          <w:color w:val="008800"/>
          <w:kern w:val="0"/>
          <w:sz w:val="24"/>
          <w:szCs w:val="24"/>
          <w:shd w:val="clear" w:color="auto" w:fill="F0F0F0"/>
          <w14:ligatures w14:val="none"/>
        </w:rPr>
        <w:t>1</w:t>
      </w:r>
    </w:p>
    <w:p w14:paraId="20EC7D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B9AF4C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订单完成</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已撤销</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可能有成交</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需要看</w:t>
      </w:r>
      <w:r w:rsidRPr="005E7B64">
        <w:rPr>
          <w:rFonts w:ascii="Source Code Pro" w:eastAsia="宋体" w:hAnsi="Source Code Pro" w:cs="宋体"/>
          <w:color w:val="888888"/>
          <w:kern w:val="0"/>
          <w:sz w:val="24"/>
          <w:szCs w:val="24"/>
          <w:shd w:val="clear" w:color="auto" w:fill="F0F0F0"/>
          <w14:ligatures w14:val="none"/>
        </w:rPr>
        <w:t xml:space="preserve"> Order.filled </w:t>
      </w:r>
      <w:r w:rsidRPr="005E7B64">
        <w:rPr>
          <w:rFonts w:ascii="Source Code Pro" w:eastAsia="宋体" w:hAnsi="Source Code Pro" w:cs="宋体"/>
          <w:color w:val="888888"/>
          <w:kern w:val="0"/>
          <w:sz w:val="24"/>
          <w:szCs w:val="24"/>
          <w:shd w:val="clear" w:color="auto" w:fill="F0F0F0"/>
          <w14:ligatures w14:val="none"/>
        </w:rPr>
        <w:t>字段</w:t>
      </w:r>
    </w:p>
    <w:p w14:paraId="72AD57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canceled = </w:t>
      </w:r>
      <w:r w:rsidRPr="005E7B64">
        <w:rPr>
          <w:rFonts w:ascii="Source Code Pro" w:eastAsia="宋体" w:hAnsi="Source Code Pro" w:cs="宋体"/>
          <w:color w:val="008800"/>
          <w:kern w:val="0"/>
          <w:sz w:val="24"/>
          <w:szCs w:val="24"/>
          <w:shd w:val="clear" w:color="auto" w:fill="F0F0F0"/>
          <w14:ligatures w14:val="none"/>
        </w:rPr>
        <w:t>2</w:t>
      </w:r>
    </w:p>
    <w:p w14:paraId="7F100C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5C42C6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订单完成</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交易所已拒绝</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可能有成交</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需要看</w:t>
      </w:r>
      <w:r w:rsidRPr="005E7B64">
        <w:rPr>
          <w:rFonts w:ascii="Source Code Pro" w:eastAsia="宋体" w:hAnsi="Source Code Pro" w:cs="宋体"/>
          <w:color w:val="888888"/>
          <w:kern w:val="0"/>
          <w:sz w:val="24"/>
          <w:szCs w:val="24"/>
          <w:shd w:val="clear" w:color="auto" w:fill="F0F0F0"/>
          <w14:ligatures w14:val="none"/>
        </w:rPr>
        <w:t xml:space="preserve"> Order.filled </w:t>
      </w:r>
      <w:r w:rsidRPr="005E7B64">
        <w:rPr>
          <w:rFonts w:ascii="Source Code Pro" w:eastAsia="宋体" w:hAnsi="Source Code Pro" w:cs="宋体"/>
          <w:color w:val="888888"/>
          <w:kern w:val="0"/>
          <w:sz w:val="24"/>
          <w:szCs w:val="24"/>
          <w:shd w:val="clear" w:color="auto" w:fill="F0F0F0"/>
          <w14:ligatures w14:val="none"/>
        </w:rPr>
        <w:t>字段</w:t>
      </w:r>
    </w:p>
    <w:p w14:paraId="71E781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rejected = </w:t>
      </w:r>
      <w:r w:rsidRPr="005E7B64">
        <w:rPr>
          <w:rFonts w:ascii="Source Code Pro" w:eastAsia="宋体" w:hAnsi="Source Code Pro" w:cs="宋体"/>
          <w:color w:val="008800"/>
          <w:kern w:val="0"/>
          <w:sz w:val="24"/>
          <w:szCs w:val="24"/>
          <w:shd w:val="clear" w:color="auto" w:fill="F0F0F0"/>
          <w14:ligatures w14:val="none"/>
        </w:rPr>
        <w:t>3</w:t>
      </w:r>
    </w:p>
    <w:p w14:paraId="595059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A7BC1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订单完成</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全部成交</w:t>
      </w:r>
      <w:r w:rsidRPr="005E7B64">
        <w:rPr>
          <w:rFonts w:ascii="Source Code Pro" w:eastAsia="宋体" w:hAnsi="Source Code Pro" w:cs="宋体"/>
          <w:color w:val="888888"/>
          <w:kern w:val="0"/>
          <w:sz w:val="24"/>
          <w:szCs w:val="24"/>
          <w:shd w:val="clear" w:color="auto" w:fill="F0F0F0"/>
          <w14:ligatures w14:val="none"/>
        </w:rPr>
        <w:t xml:space="preserve">, Order.filled </w:t>
      </w:r>
      <w:r w:rsidRPr="005E7B64">
        <w:rPr>
          <w:rFonts w:ascii="Source Code Pro" w:eastAsia="宋体" w:hAnsi="Source Code Pro" w:cs="宋体"/>
          <w:color w:val="888888"/>
          <w:kern w:val="0"/>
          <w:sz w:val="24"/>
          <w:szCs w:val="24"/>
          <w:shd w:val="clear" w:color="auto" w:fill="F0F0F0"/>
          <w14:ligatures w14:val="none"/>
        </w:rPr>
        <w:t>等于</w:t>
      </w:r>
      <w:r w:rsidRPr="005E7B64">
        <w:rPr>
          <w:rFonts w:ascii="Source Code Pro" w:eastAsia="宋体" w:hAnsi="Source Code Pro" w:cs="宋体"/>
          <w:color w:val="888888"/>
          <w:kern w:val="0"/>
          <w:sz w:val="24"/>
          <w:szCs w:val="24"/>
          <w:shd w:val="clear" w:color="auto" w:fill="F0F0F0"/>
          <w14:ligatures w14:val="none"/>
        </w:rPr>
        <w:t xml:space="preserve"> Order.amount</w:t>
      </w:r>
    </w:p>
    <w:p w14:paraId="78CBF3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held = </w:t>
      </w:r>
      <w:r w:rsidRPr="005E7B64">
        <w:rPr>
          <w:rFonts w:ascii="Source Code Pro" w:eastAsia="宋体" w:hAnsi="Source Code Pro" w:cs="宋体"/>
          <w:color w:val="008800"/>
          <w:kern w:val="0"/>
          <w:sz w:val="24"/>
          <w:szCs w:val="24"/>
          <w:shd w:val="clear" w:color="auto" w:fill="F0F0F0"/>
          <w14:ligatures w14:val="none"/>
        </w:rPr>
        <w:t>4</w:t>
      </w:r>
    </w:p>
    <w:p w14:paraId="4337EBB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r w:rsidRPr="005E7B64">
        <w:rPr>
          <w:rFonts w:ascii="宋体" w:eastAsia="宋体" w:hAnsi="宋体" w:cs="宋体"/>
          <w:kern w:val="0"/>
          <w:sz w:val="24"/>
          <w:szCs w:val="24"/>
          <w14:ligatures w14:val="none"/>
        </w:rPr>
        <w:br/>
        <w:t>订单状态数据类型为Enum，判断时可以转为字符串，示例代码如下：</w:t>
      </w:r>
    </w:p>
    <w:p w14:paraId="535A11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416C0A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market_open, time=</w:t>
      </w:r>
      <w:r w:rsidRPr="005E7B64">
        <w:rPr>
          <w:rFonts w:ascii="Source Code Pro" w:eastAsia="宋体" w:hAnsi="Source Code Pro" w:cs="宋体"/>
          <w:color w:val="880000"/>
          <w:kern w:val="0"/>
          <w:sz w:val="24"/>
          <w:szCs w:val="24"/>
          <w:shd w:val="clear" w:color="auto" w:fill="F0F0F0"/>
          <w14:ligatures w14:val="none"/>
        </w:rPr>
        <w:t>'every_bar'</w:t>
      </w:r>
      <w:r w:rsidRPr="005E7B64">
        <w:rPr>
          <w:rFonts w:ascii="Source Code Pro" w:eastAsia="宋体" w:hAnsi="Source Code Pro" w:cs="宋体"/>
          <w:color w:val="000000"/>
          <w:kern w:val="0"/>
          <w:sz w:val="24"/>
          <w:szCs w:val="24"/>
          <w:shd w:val="clear" w:color="auto" w:fill="F0F0F0"/>
          <w14:ligatures w14:val="none"/>
        </w:rPr>
        <w:t>)</w:t>
      </w:r>
    </w:p>
    <w:p w14:paraId="68EDDB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807F72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market_open</w:t>
      </w:r>
      <w:r w:rsidRPr="005E7B64">
        <w:rPr>
          <w:rFonts w:ascii="Source Code Pro" w:eastAsia="宋体" w:hAnsi="Source Code Pro" w:cs="宋体"/>
          <w:color w:val="000000"/>
          <w:kern w:val="0"/>
          <w:sz w:val="24"/>
          <w:szCs w:val="24"/>
          <w:shd w:val="clear" w:color="auto" w:fill="F0F0F0"/>
          <w14:ligatures w14:val="none"/>
        </w:rPr>
        <w:t>(context):</w:t>
      </w:r>
    </w:p>
    <w:p w14:paraId="34A19E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orders =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3748E2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print(orders)</w:t>
      </w:r>
    </w:p>
    <w:p w14:paraId="02149D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如果创建订单成功</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则返回</w:t>
      </w:r>
      <w:r w:rsidRPr="005E7B64">
        <w:rPr>
          <w:rFonts w:ascii="Source Code Pro" w:eastAsia="宋体" w:hAnsi="Source Code Pro" w:cs="宋体"/>
          <w:color w:val="888888"/>
          <w:kern w:val="0"/>
          <w:sz w:val="24"/>
          <w:szCs w:val="24"/>
          <w:shd w:val="clear" w:color="auto" w:fill="F0F0F0"/>
          <w14:ligatures w14:val="none"/>
        </w:rPr>
        <w:t>Order</w:t>
      </w:r>
      <w:r w:rsidRPr="005E7B64">
        <w:rPr>
          <w:rFonts w:ascii="Source Code Pro" w:eastAsia="宋体" w:hAnsi="Source Code Pro" w:cs="宋体"/>
          <w:color w:val="888888"/>
          <w:kern w:val="0"/>
          <w:sz w:val="24"/>
          <w:szCs w:val="24"/>
          <w:shd w:val="clear" w:color="auto" w:fill="F0F0F0"/>
          <w14:ligatures w14:val="none"/>
        </w:rPr>
        <w:t>对象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失败则返回</w:t>
      </w:r>
      <w:r w:rsidRPr="005E7B64">
        <w:rPr>
          <w:rFonts w:ascii="Source Code Pro" w:eastAsia="宋体" w:hAnsi="Source Code Pro" w:cs="宋体"/>
          <w:color w:val="888888"/>
          <w:kern w:val="0"/>
          <w:sz w:val="24"/>
          <w:szCs w:val="24"/>
          <w:shd w:val="clear" w:color="auto" w:fill="F0F0F0"/>
          <w14:ligatures w14:val="none"/>
        </w:rPr>
        <w:t>None</w:t>
      </w:r>
    </w:p>
    <w:p w14:paraId="6BE2B2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orders </w:t>
      </w:r>
      <w:proofErr w:type="gramStart"/>
      <w:r w:rsidRPr="005E7B64">
        <w:rPr>
          <w:rFonts w:ascii="Source Code Pro" w:eastAsia="宋体" w:hAnsi="Source Code Pro" w:cs="宋体"/>
          <w:b/>
          <w:bCs/>
          <w:color w:val="000000"/>
          <w:kern w:val="0"/>
          <w:sz w:val="24"/>
          <w:szCs w:val="24"/>
          <w:shd w:val="clear" w:color="auto" w:fill="F0F0F0"/>
          <w14:ligatures w14:val="none"/>
        </w:rPr>
        <w:t>is</w:t>
      </w:r>
      <w:proofErr w:type="gramEnd"/>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w:t>
      </w:r>
    </w:p>
    <w:p w14:paraId="72E55A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创建订单成功失败</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63DBED1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else</w:t>
      </w:r>
      <w:r w:rsidRPr="005E7B64">
        <w:rPr>
          <w:rFonts w:ascii="Source Code Pro" w:eastAsia="宋体" w:hAnsi="Source Code Pro" w:cs="宋体"/>
          <w:color w:val="000000"/>
          <w:kern w:val="0"/>
          <w:sz w:val="24"/>
          <w:szCs w:val="24"/>
          <w:shd w:val="clear" w:color="auto" w:fill="F0F0F0"/>
          <w14:ligatures w14:val="none"/>
        </w:rPr>
        <w:t>:</w:t>
      </w:r>
    </w:p>
    <w:p w14:paraId="07242B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print(orders.is_buy)</w:t>
      </w:r>
    </w:p>
    <w:p w14:paraId="11AF6A2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proofErr w:type="gramStart"/>
      <w:r w:rsidRPr="005E7B64">
        <w:rPr>
          <w:rFonts w:ascii="Source Code Pro" w:eastAsia="宋体" w:hAnsi="Source Code Pro" w:cs="宋体"/>
          <w:color w:val="000000"/>
          <w:kern w:val="0"/>
          <w:sz w:val="24"/>
          <w:szCs w:val="24"/>
          <w:shd w:val="clear" w:color="auto" w:fill="F0F0F0"/>
          <w14:ligatures w14:val="none"/>
        </w:rPr>
        <w:t>orders.price</w:t>
      </w:r>
      <w:proofErr w:type="gramEnd"/>
      <w:r w:rsidRPr="005E7B64">
        <w:rPr>
          <w:rFonts w:ascii="Source Code Pro" w:eastAsia="宋体" w:hAnsi="Source Code Pro" w:cs="宋体"/>
          <w:color w:val="000000"/>
          <w:kern w:val="0"/>
          <w:sz w:val="24"/>
          <w:szCs w:val="24"/>
          <w:shd w:val="clear" w:color="auto" w:fill="F0F0F0"/>
          <w14:ligatures w14:val="none"/>
        </w:rPr>
        <w:t>)</w:t>
      </w:r>
    </w:p>
    <w:p w14:paraId="11870D6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w:t>
      </w:r>
      <w:proofErr w:type="gramStart"/>
      <w:r w:rsidRPr="005E7B64">
        <w:rPr>
          <w:rFonts w:ascii="Source Code Pro" w:eastAsia="宋体" w:hAnsi="Source Code Pro" w:cs="宋体"/>
          <w:color w:val="000000"/>
          <w:kern w:val="0"/>
          <w:sz w:val="24"/>
          <w:szCs w:val="24"/>
          <w:shd w:val="clear" w:color="auto" w:fill="F0F0F0"/>
          <w14:ligatures w14:val="none"/>
        </w:rPr>
        <w:t>orders.status</w:t>
      </w:r>
      <w:proofErr w:type="gramEnd"/>
      <w:r w:rsidRPr="005E7B64">
        <w:rPr>
          <w:rFonts w:ascii="Source Code Pro" w:eastAsia="宋体" w:hAnsi="Source Code Pro" w:cs="宋体"/>
          <w:color w:val="000000"/>
          <w:kern w:val="0"/>
          <w:sz w:val="24"/>
          <w:szCs w:val="24"/>
          <w:shd w:val="clear" w:color="auto" w:fill="F0F0F0"/>
          <w14:ligatures w14:val="none"/>
        </w:rPr>
        <w:t>)</w:t>
      </w:r>
    </w:p>
    <w:p w14:paraId="05197EE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注意返回的</w:t>
      </w:r>
      <w:r w:rsidRPr="005E7B64">
        <w:rPr>
          <w:rFonts w:ascii="Source Code Pro" w:eastAsia="宋体" w:hAnsi="Source Code Pro" w:cs="宋体"/>
          <w:color w:val="888888"/>
          <w:kern w:val="0"/>
          <w:sz w:val="24"/>
          <w:szCs w:val="24"/>
          <w:shd w:val="clear" w:color="auto" w:fill="F0F0F0"/>
          <w14:ligatures w14:val="none"/>
        </w:rPr>
        <w:t>status</w:t>
      </w:r>
      <w:r w:rsidRPr="005E7B64">
        <w:rPr>
          <w:rFonts w:ascii="Source Code Pro" w:eastAsia="宋体" w:hAnsi="Source Code Pro" w:cs="宋体"/>
          <w:color w:val="888888"/>
          <w:kern w:val="0"/>
          <w:sz w:val="24"/>
          <w:szCs w:val="24"/>
          <w:shd w:val="clear" w:color="auto" w:fill="F0F0F0"/>
          <w14:ligatures w14:val="none"/>
        </w:rPr>
        <w:t>数据类型为，</w:t>
      </w:r>
      <w:r w:rsidRPr="005E7B64">
        <w:rPr>
          <w:rFonts w:ascii="Source Code Pro" w:eastAsia="宋体" w:hAnsi="Source Code Pro" w:cs="宋体"/>
          <w:color w:val="888888"/>
          <w:kern w:val="0"/>
          <w:sz w:val="24"/>
          <w:szCs w:val="24"/>
          <w:shd w:val="clear" w:color="auto" w:fill="F0F0F0"/>
          <w14:ligatures w14:val="none"/>
        </w:rPr>
        <w:t>enum 'OrderStatus'</w:t>
      </w:r>
    </w:p>
    <w:p w14:paraId="3E2672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print(type(</w:t>
      </w:r>
      <w:proofErr w:type="gramStart"/>
      <w:r w:rsidRPr="005E7B64">
        <w:rPr>
          <w:rFonts w:ascii="Source Code Pro" w:eastAsia="宋体" w:hAnsi="Source Code Pro" w:cs="宋体"/>
          <w:color w:val="000000"/>
          <w:kern w:val="0"/>
          <w:sz w:val="24"/>
          <w:szCs w:val="24"/>
          <w:shd w:val="clear" w:color="auto" w:fill="F0F0F0"/>
          <w14:ligatures w14:val="none"/>
        </w:rPr>
        <w:t>orders.status</w:t>
      </w:r>
      <w:proofErr w:type="gramEnd"/>
      <w:r w:rsidRPr="005E7B64">
        <w:rPr>
          <w:rFonts w:ascii="Source Code Pro" w:eastAsia="宋体" w:hAnsi="Source Code Pro" w:cs="宋体"/>
          <w:color w:val="000000"/>
          <w:kern w:val="0"/>
          <w:sz w:val="24"/>
          <w:szCs w:val="24"/>
          <w:shd w:val="clear" w:color="auto" w:fill="F0F0F0"/>
          <w14:ligatures w14:val="none"/>
        </w:rPr>
        <w:t>))</w:t>
      </w:r>
    </w:p>
    <w:p w14:paraId="63FDF2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判断订单的状态是否指定的状态，需要先转换为</w:t>
      </w:r>
      <w:r w:rsidRPr="005E7B64">
        <w:rPr>
          <w:rFonts w:ascii="Source Code Pro" w:eastAsia="宋体" w:hAnsi="Source Code Pro" w:cs="宋体"/>
          <w:color w:val="888888"/>
          <w:kern w:val="0"/>
          <w:sz w:val="24"/>
          <w:szCs w:val="24"/>
          <w:shd w:val="clear" w:color="auto" w:fill="F0F0F0"/>
          <w14:ligatures w14:val="none"/>
        </w:rPr>
        <w:t>str</w:t>
      </w:r>
      <w:r w:rsidRPr="005E7B64">
        <w:rPr>
          <w:rFonts w:ascii="Source Code Pro" w:eastAsia="宋体" w:hAnsi="Source Code Pro" w:cs="宋体"/>
          <w:color w:val="888888"/>
          <w:kern w:val="0"/>
          <w:sz w:val="24"/>
          <w:szCs w:val="24"/>
          <w:shd w:val="clear" w:color="auto" w:fill="F0F0F0"/>
          <w14:ligatures w14:val="none"/>
        </w:rPr>
        <w:t>类型</w:t>
      </w:r>
    </w:p>
    <w:p w14:paraId="2047A3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print(str(</w:t>
      </w:r>
      <w:proofErr w:type="gramStart"/>
      <w:r w:rsidRPr="005E7B64">
        <w:rPr>
          <w:rFonts w:ascii="Source Code Pro" w:eastAsia="宋体" w:hAnsi="Source Code Pro" w:cs="宋体"/>
          <w:color w:val="000000"/>
          <w:kern w:val="0"/>
          <w:sz w:val="24"/>
          <w:szCs w:val="24"/>
          <w:shd w:val="clear" w:color="auto" w:fill="F0F0F0"/>
          <w14:ligatures w14:val="none"/>
        </w:rPr>
        <w:t>orders.status</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'open'</w:t>
      </w:r>
      <w:r w:rsidRPr="005E7B64">
        <w:rPr>
          <w:rFonts w:ascii="Source Code Pro" w:eastAsia="宋体" w:hAnsi="Source Code Pro" w:cs="宋体"/>
          <w:color w:val="000000"/>
          <w:kern w:val="0"/>
          <w:sz w:val="24"/>
          <w:szCs w:val="24"/>
          <w:shd w:val="clear" w:color="auto" w:fill="F0F0F0"/>
          <w14:ligatures w14:val="none"/>
        </w:rPr>
        <w:t>)</w:t>
      </w:r>
    </w:p>
    <w:p w14:paraId="7755EE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print(str(</w:t>
      </w:r>
      <w:proofErr w:type="gramStart"/>
      <w:r w:rsidRPr="005E7B64">
        <w:rPr>
          <w:rFonts w:ascii="Source Code Pro" w:eastAsia="宋体" w:hAnsi="Source Code Pro" w:cs="宋体"/>
          <w:color w:val="000000"/>
          <w:kern w:val="0"/>
          <w:sz w:val="24"/>
          <w:szCs w:val="24"/>
          <w:shd w:val="clear" w:color="auto" w:fill="F0F0F0"/>
          <w14:ligatures w14:val="none"/>
        </w:rPr>
        <w:t>orders.status</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'held'</w:t>
      </w:r>
      <w:r w:rsidRPr="005E7B64">
        <w:rPr>
          <w:rFonts w:ascii="Source Code Pro" w:eastAsia="宋体" w:hAnsi="Source Code Pro" w:cs="宋体"/>
          <w:color w:val="000000"/>
          <w:kern w:val="0"/>
          <w:sz w:val="24"/>
          <w:szCs w:val="24"/>
          <w:shd w:val="clear" w:color="auto" w:fill="F0F0F0"/>
          <w14:ligatures w14:val="none"/>
        </w:rPr>
        <w:t>)</w:t>
      </w:r>
    </w:p>
    <w:p w14:paraId="36B45D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50</w:t>
      </w:r>
      <w:r w:rsidRPr="005E7B64">
        <w:rPr>
          <w:rFonts w:ascii="Source Code Pro" w:eastAsia="宋体" w:hAnsi="Source Code Pro" w:cs="宋体"/>
          <w:color w:val="000000"/>
          <w:kern w:val="0"/>
          <w:sz w:val="24"/>
          <w:szCs w:val="24"/>
          <w:shd w:val="clear" w:color="auto" w:fill="F0F0F0"/>
          <w14:ligatures w14:val="none"/>
        </w:rPr>
        <w:t>)</w:t>
      </w:r>
    </w:p>
    <w:p w14:paraId="4065120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OrderStyle 下单方式</w:t>
      </w:r>
    </w:p>
    <w:p w14:paraId="00707C7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具体订单处理方法请查看</w:t>
      </w:r>
      <w:hyperlink r:id="rId194" w:anchor="%E8%AE%A2%E5%8D%95%E5%A4%84%E7%90%86" w:history="1">
        <w:r w:rsidRPr="005E7B64">
          <w:rPr>
            <w:rFonts w:ascii="宋体" w:eastAsia="宋体" w:hAnsi="宋体" w:cs="宋体"/>
            <w:color w:val="0E90D2"/>
            <w:kern w:val="0"/>
            <w:sz w:val="24"/>
            <w:szCs w:val="24"/>
            <w:u w:val="single"/>
            <w14:ligatures w14:val="none"/>
          </w:rPr>
          <w:t>订单处理&gt;&gt;&gt;</w:t>
        </w:r>
      </w:hyperlink>
      <w:r w:rsidRPr="005E7B64">
        <w:rPr>
          <w:rFonts w:ascii="宋体" w:eastAsia="宋体" w:hAnsi="宋体" w:cs="宋体"/>
          <w:kern w:val="0"/>
          <w:sz w:val="24"/>
          <w:szCs w:val="24"/>
          <w14:ligatures w14:val="none"/>
        </w:rPr>
        <w:br/>
        <w:t>下单方式, 有如下子类</w:t>
      </w:r>
    </w:p>
    <w:p w14:paraId="7664B63A" w14:textId="77777777" w:rsidR="005E7B64" w:rsidRPr="005E7B64" w:rsidRDefault="005E7B64" w:rsidP="005E7B64">
      <w:pPr>
        <w:widowControl/>
        <w:numPr>
          <w:ilvl w:val="0"/>
          <w:numId w:val="16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市价单</w:t>
      </w:r>
    </w:p>
    <w:p w14:paraId="10AFC1B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MarketOrderStyle</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OrderStyle):</w:t>
      </w:r>
    </w:p>
    <w:p w14:paraId="41A745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__init_</w:t>
      </w:r>
      <w:proofErr w:type="gramStart"/>
      <w:r w:rsidRPr="005E7B64">
        <w:rPr>
          <w:rFonts w:ascii="Source Code Pro" w:eastAsia="宋体" w:hAnsi="Source Code Pro" w:cs="宋体"/>
          <w:b/>
          <w:bCs/>
          <w:color w:val="880000"/>
          <w:kern w:val="0"/>
          <w:sz w:val="24"/>
          <w:szCs w:val="24"/>
          <w:shd w:val="clear" w:color="auto" w:fill="F0F0F0"/>
          <w14:ligatures w14:val="none"/>
        </w:rPr>
        <w:t>_</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limit_price=None):</w:t>
      </w:r>
    </w:p>
    <w:p w14:paraId="4910C6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self.limit</w:t>
      </w:r>
      <w:proofErr w:type="gramEnd"/>
      <w:r w:rsidRPr="005E7B64">
        <w:rPr>
          <w:rFonts w:ascii="Source Code Pro" w:eastAsia="宋体" w:hAnsi="Source Code Pro" w:cs="宋体"/>
          <w:color w:val="000000"/>
          <w:kern w:val="0"/>
          <w:sz w:val="24"/>
          <w:szCs w:val="24"/>
          <w:shd w:val="clear" w:color="auto" w:fill="F0F0F0"/>
          <w14:ligatures w14:val="none"/>
        </w:rPr>
        <w:t>_price = limit_price</w:t>
      </w:r>
    </w:p>
    <w:p w14:paraId="23A3F66E"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市价单示例</w:t>
      </w:r>
    </w:p>
    <w:p w14:paraId="6431AA48"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参数：</w:t>
      </w:r>
    </w:p>
    <w:p w14:paraId="605E8191" w14:textId="77777777" w:rsidR="005E7B64" w:rsidRPr="005E7B64" w:rsidRDefault="005E7B64" w:rsidP="005E7B64">
      <w:pPr>
        <w:widowControl/>
        <w:numPr>
          <w:ilvl w:val="0"/>
          <w:numId w:val="16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limit_price：</w:t>
      </w:r>
      <w:proofErr w:type="gramStart"/>
      <w:r w:rsidRPr="005E7B64">
        <w:rPr>
          <w:rFonts w:ascii="宋体" w:eastAsia="宋体" w:hAnsi="宋体" w:cs="宋体"/>
          <w:kern w:val="0"/>
          <w:sz w:val="24"/>
          <w:szCs w:val="24"/>
          <w14:ligatures w14:val="none"/>
        </w:rPr>
        <w:t>科创板</w:t>
      </w:r>
      <w:proofErr w:type="gramEnd"/>
      <w:r w:rsidRPr="005E7B64">
        <w:rPr>
          <w:rFonts w:ascii="宋体" w:eastAsia="宋体" w:hAnsi="宋体" w:cs="宋体"/>
          <w:kern w:val="0"/>
          <w:sz w:val="24"/>
          <w:szCs w:val="24"/>
          <w14:ligatures w14:val="none"/>
        </w:rPr>
        <w:t>市价单的保护价，对非</w:t>
      </w:r>
      <w:proofErr w:type="gramStart"/>
      <w:r w:rsidRPr="005E7B64">
        <w:rPr>
          <w:rFonts w:ascii="宋体" w:eastAsia="宋体" w:hAnsi="宋体" w:cs="宋体"/>
          <w:kern w:val="0"/>
          <w:sz w:val="24"/>
          <w:szCs w:val="24"/>
          <w14:ligatures w14:val="none"/>
        </w:rPr>
        <w:t>科创板</w:t>
      </w:r>
      <w:proofErr w:type="gramEnd"/>
      <w:r w:rsidRPr="005E7B64">
        <w:rPr>
          <w:rFonts w:ascii="宋体" w:eastAsia="宋体" w:hAnsi="宋体" w:cs="宋体"/>
          <w:kern w:val="0"/>
          <w:sz w:val="24"/>
          <w:szCs w:val="24"/>
          <w14:ligatures w14:val="none"/>
        </w:rPr>
        <w:t>标的无效。</w:t>
      </w:r>
    </w:p>
    <w:p w14:paraId="249D89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，以市价单买入平安银行股票</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股</w:t>
      </w:r>
    </w:p>
    <w:p w14:paraId="4AB91C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w:t>
      </w:r>
    </w:p>
    <w:p w14:paraId="3A94BC3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，以市价单买入平安银行股票</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股</w:t>
      </w:r>
      <w:r w:rsidRPr="005E7B64">
        <w:rPr>
          <w:rFonts w:ascii="Source Code Pro" w:eastAsia="宋体" w:hAnsi="Source Code Pro" w:cs="宋体"/>
          <w:color w:val="888888"/>
          <w:kern w:val="0"/>
          <w:sz w:val="24"/>
          <w:szCs w:val="24"/>
          <w:shd w:val="clear" w:color="auto" w:fill="F0F0F0"/>
          <w14:ligatures w14:val="none"/>
        </w:rPr>
        <w:t>G</w:t>
      </w:r>
    </w:p>
    <w:p w14:paraId="7704C4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MarketOrderStyle()) </w:t>
      </w:r>
    </w:p>
    <w:p w14:paraId="0CF9D3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中开一手沪深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指数期货的多单</w:t>
      </w:r>
    </w:p>
    <w:p w14:paraId="673967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'IF1412.CCFX'</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 side=</w:t>
      </w:r>
      <w:r w:rsidRPr="005E7B64">
        <w:rPr>
          <w:rFonts w:ascii="Source Code Pro" w:eastAsia="宋体" w:hAnsi="Source Code Pro" w:cs="宋体"/>
          <w:color w:val="880000"/>
          <w:kern w:val="0"/>
          <w:sz w:val="24"/>
          <w:szCs w:val="24"/>
          <w:shd w:val="clear" w:color="auto" w:fill="F0F0F0"/>
          <w14:ligatures w14:val="none"/>
        </w:rPr>
        <w:t>'long'</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0368FC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0</w:t>
      </w:r>
      <w:r w:rsidRPr="005E7B64">
        <w:rPr>
          <w:rFonts w:ascii="Source Code Pro" w:eastAsia="宋体" w:hAnsi="Source Code Pro" w:cs="宋体"/>
          <w:color w:val="888888"/>
          <w:kern w:val="0"/>
          <w:sz w:val="24"/>
          <w:szCs w:val="24"/>
          <w:shd w:val="clear" w:color="auto" w:fill="F0F0F0"/>
          <w14:ligatures w14:val="none"/>
        </w:rPr>
        <w:t>，以市价单</w:t>
      </w:r>
      <w:proofErr w:type="gramStart"/>
      <w:r w:rsidRPr="005E7B64">
        <w:rPr>
          <w:rFonts w:ascii="Source Code Pro" w:eastAsia="宋体" w:hAnsi="Source Code Pro" w:cs="宋体"/>
          <w:color w:val="888888"/>
          <w:kern w:val="0"/>
          <w:sz w:val="24"/>
          <w:szCs w:val="24"/>
          <w:shd w:val="clear" w:color="auto" w:fill="F0F0F0"/>
          <w14:ligatures w14:val="none"/>
        </w:rPr>
        <w:t>买入科创板天准科技</w:t>
      </w:r>
      <w:proofErr w:type="gramEnd"/>
      <w:r w:rsidRPr="005E7B64">
        <w:rPr>
          <w:rFonts w:ascii="Source Code Pro" w:eastAsia="宋体" w:hAnsi="Source Code Pro" w:cs="宋体"/>
          <w:color w:val="888888"/>
          <w:kern w:val="0"/>
          <w:sz w:val="24"/>
          <w:szCs w:val="24"/>
          <w:shd w:val="clear" w:color="auto" w:fill="F0F0F0"/>
          <w14:ligatures w14:val="none"/>
        </w:rPr>
        <w:t>股票</w:t>
      </w:r>
      <w:r w:rsidRPr="005E7B64">
        <w:rPr>
          <w:rFonts w:ascii="Source Code Pro" w:eastAsia="宋体" w:hAnsi="Source Code Pro" w:cs="宋体"/>
          <w:color w:val="888888"/>
          <w:kern w:val="0"/>
          <w:sz w:val="24"/>
          <w:szCs w:val="24"/>
          <w:shd w:val="clear" w:color="auto" w:fill="F0F0F0"/>
          <w14:ligatures w14:val="none"/>
        </w:rPr>
        <w:t>200</w:t>
      </w:r>
      <w:r w:rsidRPr="005E7B64">
        <w:rPr>
          <w:rFonts w:ascii="Source Code Pro" w:eastAsia="宋体" w:hAnsi="Source Code Pro" w:cs="宋体"/>
          <w:color w:val="888888"/>
          <w:kern w:val="0"/>
          <w:sz w:val="24"/>
          <w:szCs w:val="24"/>
          <w:shd w:val="clear" w:color="auto" w:fill="F0F0F0"/>
          <w14:ligatures w14:val="none"/>
        </w:rPr>
        <w:t>股，保护价为</w:t>
      </w:r>
      <w:r w:rsidRPr="005E7B64">
        <w:rPr>
          <w:rFonts w:ascii="Source Code Pro" w:eastAsia="宋体" w:hAnsi="Source Code Pro" w:cs="宋体"/>
          <w:color w:val="888888"/>
          <w:kern w:val="0"/>
          <w:sz w:val="24"/>
          <w:szCs w:val="24"/>
          <w:shd w:val="clear" w:color="auto" w:fill="F0F0F0"/>
          <w14:ligatures w14:val="none"/>
        </w:rPr>
        <w:t>200</w:t>
      </w:r>
    </w:p>
    <w:p w14:paraId="68363B2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'688003.XSHG'</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200</w:t>
      </w:r>
      <w:r w:rsidRPr="005E7B64">
        <w:rPr>
          <w:rFonts w:ascii="Source Code Pro" w:eastAsia="宋体" w:hAnsi="Source Code Pro" w:cs="宋体"/>
          <w:color w:val="000000"/>
          <w:kern w:val="0"/>
          <w:sz w:val="24"/>
          <w:szCs w:val="24"/>
          <w:shd w:val="clear" w:color="auto" w:fill="F0F0F0"/>
          <w14:ligatures w14:val="none"/>
        </w:rPr>
        <w:t>, MarketOrderStyle(</w:t>
      </w:r>
      <w:r w:rsidRPr="005E7B64">
        <w:rPr>
          <w:rFonts w:ascii="Source Code Pro" w:eastAsia="宋体" w:hAnsi="Source Code Pro" w:cs="宋体"/>
          <w:color w:val="008800"/>
          <w:kern w:val="0"/>
          <w:sz w:val="24"/>
          <w:szCs w:val="24"/>
          <w:shd w:val="clear" w:color="auto" w:fill="F0F0F0"/>
          <w14:ligatures w14:val="none"/>
        </w:rPr>
        <w:t>200</w:t>
      </w:r>
      <w:r w:rsidRPr="005E7B64">
        <w:rPr>
          <w:rFonts w:ascii="Source Code Pro" w:eastAsia="宋体" w:hAnsi="Source Code Pro" w:cs="宋体"/>
          <w:color w:val="000000"/>
          <w:kern w:val="0"/>
          <w:sz w:val="24"/>
          <w:szCs w:val="24"/>
          <w:shd w:val="clear" w:color="auto" w:fill="F0F0F0"/>
          <w14:ligatures w14:val="none"/>
        </w:rPr>
        <w:t>))</w:t>
      </w:r>
    </w:p>
    <w:p w14:paraId="0389198C"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科创板</w:t>
      </w:r>
      <w:proofErr w:type="gramEnd"/>
      <w:r w:rsidRPr="005E7B64">
        <w:rPr>
          <w:rFonts w:ascii="宋体" w:eastAsia="宋体" w:hAnsi="宋体" w:cs="宋体"/>
          <w:kern w:val="0"/>
          <w:sz w:val="24"/>
          <w:szCs w:val="24"/>
          <w14:ligatures w14:val="none"/>
        </w:rPr>
        <w:t>保护价逻辑：</w:t>
      </w:r>
      <w:r w:rsidRPr="005E7B64">
        <w:rPr>
          <w:rFonts w:ascii="宋体" w:eastAsia="宋体" w:hAnsi="宋体" w:cs="宋体"/>
          <w:kern w:val="0"/>
          <w:sz w:val="24"/>
          <w:szCs w:val="24"/>
          <w14:ligatures w14:val="none"/>
        </w:rPr>
        <w:br/>
        <w:t>市价买入时成交的最高价格不高于本价格，若最优一档的价格高于该价格，剩余未成交部分撤单；</w:t>
      </w:r>
      <w:r w:rsidRPr="005E7B64">
        <w:rPr>
          <w:rFonts w:ascii="宋体" w:eastAsia="宋体" w:hAnsi="宋体" w:cs="宋体"/>
          <w:kern w:val="0"/>
          <w:sz w:val="24"/>
          <w:szCs w:val="24"/>
          <w14:ligatures w14:val="none"/>
        </w:rPr>
        <w:br/>
        <w:t>市价卖出时成交的最低价格不低于本价格，若最优一档的价格低于该价格，剩余未成交部分撤单；</w:t>
      </w:r>
    </w:p>
    <w:p w14:paraId="3DA5CE6D" w14:textId="77777777" w:rsidR="005E7B64" w:rsidRPr="005E7B64" w:rsidRDefault="005E7B64" w:rsidP="005E7B64">
      <w:pPr>
        <w:widowControl/>
        <w:numPr>
          <w:ilvl w:val="0"/>
          <w:numId w:val="16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限价单</w:t>
      </w:r>
    </w:p>
    <w:p w14:paraId="1CECF8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class</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b/>
          <w:bCs/>
          <w:color w:val="880000"/>
          <w:kern w:val="0"/>
          <w:sz w:val="24"/>
          <w:szCs w:val="24"/>
          <w:shd w:val="clear" w:color="auto" w:fill="F0F0F0"/>
          <w14:ligatures w14:val="none"/>
        </w:rPr>
        <w:t>LimitOrderStyle</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OrderStyle):</w:t>
      </w:r>
    </w:p>
    <w:p w14:paraId="4A10A13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__init_</w:t>
      </w:r>
      <w:proofErr w:type="gramStart"/>
      <w:r w:rsidRPr="005E7B64">
        <w:rPr>
          <w:rFonts w:ascii="Source Code Pro" w:eastAsia="宋体" w:hAnsi="Source Code Pro" w:cs="宋体"/>
          <w:b/>
          <w:bCs/>
          <w:color w:val="880000"/>
          <w:kern w:val="0"/>
          <w:sz w:val="24"/>
          <w:szCs w:val="24"/>
          <w:shd w:val="clear" w:color="auto" w:fill="F0F0F0"/>
          <w14:ligatures w14:val="none"/>
        </w:rPr>
        <w:t>_</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self, limit_price):</w:t>
      </w:r>
    </w:p>
    <w:p w14:paraId="7B059A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self.limit</w:t>
      </w:r>
      <w:proofErr w:type="gramEnd"/>
      <w:r w:rsidRPr="005E7B64">
        <w:rPr>
          <w:rFonts w:ascii="Source Code Pro" w:eastAsia="宋体" w:hAnsi="Source Code Pro" w:cs="宋体"/>
          <w:color w:val="000000"/>
          <w:kern w:val="0"/>
          <w:sz w:val="24"/>
          <w:szCs w:val="24"/>
          <w:shd w:val="clear" w:color="auto" w:fill="F0F0F0"/>
          <w14:ligatures w14:val="none"/>
        </w:rPr>
        <w:t>_price = limit_price</w:t>
      </w:r>
    </w:p>
    <w:p w14:paraId="20FCE48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限价单示例</w:t>
      </w:r>
    </w:p>
    <w:p w14:paraId="20D7A1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以</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块价格下一个限价单</w:t>
      </w:r>
    </w:p>
    <w:p w14:paraId="0B68F2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LimitOrderStyle(</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 xml:space="preserve">)) </w:t>
      </w:r>
    </w:p>
    <w:p w14:paraId="54271F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中以</w:t>
      </w:r>
      <w:r w:rsidRPr="005E7B64">
        <w:rPr>
          <w:rFonts w:ascii="Source Code Pro" w:eastAsia="宋体" w:hAnsi="Source Code Pro" w:cs="宋体"/>
          <w:color w:val="888888"/>
          <w:kern w:val="0"/>
          <w:sz w:val="24"/>
          <w:szCs w:val="24"/>
          <w:shd w:val="clear" w:color="auto" w:fill="F0F0F0"/>
          <w14:ligatures w14:val="none"/>
        </w:rPr>
        <w:t>3600</w:t>
      </w:r>
      <w:r w:rsidRPr="005E7B64">
        <w:rPr>
          <w:rFonts w:ascii="Source Code Pro" w:eastAsia="宋体" w:hAnsi="Source Code Pro" w:cs="宋体"/>
          <w:color w:val="888888"/>
          <w:kern w:val="0"/>
          <w:sz w:val="24"/>
          <w:szCs w:val="24"/>
          <w:shd w:val="clear" w:color="auto" w:fill="F0F0F0"/>
          <w14:ligatures w14:val="none"/>
        </w:rPr>
        <w:t>的限价单，平一手沪深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指数期货的空单</w:t>
      </w:r>
    </w:p>
    <w:p w14:paraId="7C0257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880000"/>
          <w:kern w:val="0"/>
          <w:sz w:val="24"/>
          <w:szCs w:val="24"/>
          <w:shd w:val="clear" w:color="auto" w:fill="F0F0F0"/>
          <w14:ligatures w14:val="none"/>
        </w:rPr>
        <w:t>'IF1412.CCFX'</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 LimitOrderStyle(</w:t>
      </w:r>
      <w:r w:rsidRPr="005E7B64">
        <w:rPr>
          <w:rFonts w:ascii="Source Code Pro" w:eastAsia="宋体" w:hAnsi="Source Code Pro" w:cs="宋体"/>
          <w:color w:val="008800"/>
          <w:kern w:val="0"/>
          <w:sz w:val="24"/>
          <w:szCs w:val="24"/>
          <w:shd w:val="clear" w:color="auto" w:fill="F0F0F0"/>
          <w14:ligatures w14:val="none"/>
        </w:rPr>
        <w:t>3600.0</w:t>
      </w:r>
      <w:r w:rsidRPr="005E7B64">
        <w:rPr>
          <w:rFonts w:ascii="Source Code Pro" w:eastAsia="宋体" w:hAnsi="Source Code Pro" w:cs="宋体"/>
          <w:color w:val="000000"/>
          <w:kern w:val="0"/>
          <w:sz w:val="24"/>
          <w:szCs w:val="24"/>
          <w:shd w:val="clear" w:color="auto" w:fill="F0F0F0"/>
          <w14:ligatures w14:val="none"/>
        </w:rPr>
        <w:t>), side=</w:t>
      </w:r>
      <w:r w:rsidRPr="005E7B64">
        <w:rPr>
          <w:rFonts w:ascii="Source Code Pro" w:eastAsia="宋体" w:hAnsi="Source Code Pro" w:cs="宋体"/>
          <w:color w:val="880000"/>
          <w:kern w:val="0"/>
          <w:sz w:val="24"/>
          <w:szCs w:val="24"/>
          <w:shd w:val="clear" w:color="auto" w:fill="F0F0F0"/>
          <w14:ligatures w14:val="none"/>
        </w:rPr>
        <w:t>'short'</w:t>
      </w:r>
      <w:r w:rsidRPr="005E7B64">
        <w:rPr>
          <w:rFonts w:ascii="Source Code Pro" w:eastAsia="宋体" w:hAnsi="Source Code Pro" w:cs="宋体"/>
          <w:color w:val="000000"/>
          <w:kern w:val="0"/>
          <w:sz w:val="24"/>
          <w:szCs w:val="24"/>
          <w:shd w:val="clear" w:color="auto" w:fill="F0F0F0"/>
          <w14:ligatures w14:val="none"/>
        </w:rPr>
        <w:t>, pindex=</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00EED367" w14:textId="77777777" w:rsidR="005E7B64" w:rsidRPr="005E7B64" w:rsidRDefault="005E7B64" w:rsidP="005E7B64">
      <w:pPr>
        <w:widowControl/>
        <w:numPr>
          <w:ilvl w:val="0"/>
          <w:numId w:val="16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停止单</w:t>
      </w:r>
      <w:r w:rsidRPr="005E7B64">
        <w:rPr>
          <w:rFonts w:ascii="Source Code Pro" w:eastAsia="宋体" w:hAnsi="Source Code Pro" w:cs="宋体"/>
          <w:color w:val="000000"/>
          <w:kern w:val="0"/>
          <w:sz w:val="22"/>
          <w:shd w:val="clear" w:color="auto" w:fill="F0F0F0"/>
          <w14:ligatures w14:val="none"/>
        </w:rPr>
        <w:t>StopMarketOrderStyle(mode,</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0000"/>
          <w:kern w:val="0"/>
          <w:sz w:val="22"/>
          <w:shd w:val="clear" w:color="auto" w:fill="F0F0F0"/>
          <w14:ligatures w14:val="none"/>
        </w:rPr>
        <w:t>stop_price)StopLimitOrderStyle(mode,</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0000"/>
          <w:kern w:val="0"/>
          <w:sz w:val="22"/>
          <w:shd w:val="clear" w:color="auto" w:fill="F0F0F0"/>
          <w14:ligatures w14:val="none"/>
        </w:rPr>
        <w:t>stop_price,</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0000"/>
          <w:kern w:val="0"/>
          <w:sz w:val="22"/>
          <w:shd w:val="clear" w:color="auto" w:fill="F0F0F0"/>
          <w14:ligatures w14:val="none"/>
        </w:rPr>
        <w:t>limit_price)</w:t>
      </w:r>
    </w:p>
    <w:p w14:paraId="6530C300"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使用方法： 在order/order_target/order_value/order_target_value函数中指定委托类型为停止单。停止单会在标的价格突破（向上或向下）时转化为对应的市价单或限价单</w:t>
      </w:r>
    </w:p>
    <w:p w14:paraId="1AB5B3C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参数 mode："stop_loss", "take_profit"，指定该停止单是止</w:t>
      </w:r>
      <w:proofErr w:type="gramStart"/>
      <w:r w:rsidRPr="005E7B64">
        <w:rPr>
          <w:rFonts w:ascii="宋体" w:eastAsia="宋体" w:hAnsi="宋体" w:cs="宋体"/>
          <w:kern w:val="0"/>
          <w:sz w:val="24"/>
          <w:szCs w:val="24"/>
          <w14:ligatures w14:val="none"/>
        </w:rPr>
        <w:t>盈模式</w:t>
      </w:r>
      <w:proofErr w:type="gramEnd"/>
      <w:r w:rsidRPr="005E7B64">
        <w:rPr>
          <w:rFonts w:ascii="宋体" w:eastAsia="宋体" w:hAnsi="宋体" w:cs="宋体"/>
          <w:kern w:val="0"/>
          <w:sz w:val="24"/>
          <w:szCs w:val="24"/>
          <w14:ligatures w14:val="none"/>
        </w:rPr>
        <w:t>还是止损模式，具体解释见下文 stop_price：停止单被触发的价格，当价格突破（向上或向下）时将停止单转为对应种类（市价单/限价单）的订单 limit_price：限价，同限价单</w:t>
      </w:r>
    </w:p>
    <w:p w14:paraId="47BE2033"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止</w:t>
      </w:r>
      <w:proofErr w:type="gramStart"/>
      <w:r w:rsidRPr="005E7B64">
        <w:rPr>
          <w:rFonts w:ascii="宋体" w:eastAsia="宋体" w:hAnsi="宋体" w:cs="宋体"/>
          <w:kern w:val="0"/>
          <w:sz w:val="24"/>
          <w:szCs w:val="24"/>
          <w14:ligatures w14:val="none"/>
        </w:rPr>
        <w:t>盈模式</w:t>
      </w:r>
      <w:proofErr w:type="gramEnd"/>
      <w:r w:rsidRPr="005E7B64">
        <w:rPr>
          <w:rFonts w:ascii="宋体" w:eastAsia="宋体" w:hAnsi="宋体" w:cs="宋体"/>
          <w:kern w:val="0"/>
          <w:sz w:val="24"/>
          <w:szCs w:val="24"/>
          <w14:ligatures w14:val="none"/>
        </w:rPr>
        <w:t>与止</w:t>
      </w:r>
      <w:proofErr w:type="gramStart"/>
      <w:r w:rsidRPr="005E7B64">
        <w:rPr>
          <w:rFonts w:ascii="宋体" w:eastAsia="宋体" w:hAnsi="宋体" w:cs="宋体"/>
          <w:kern w:val="0"/>
          <w:sz w:val="24"/>
          <w:szCs w:val="24"/>
          <w14:ligatures w14:val="none"/>
        </w:rPr>
        <w:t>损模式</w:t>
      </w:r>
      <w:proofErr w:type="gramEnd"/>
      <w:r w:rsidRPr="005E7B64">
        <w:rPr>
          <w:rFonts w:ascii="宋体" w:eastAsia="宋体" w:hAnsi="宋体" w:cs="宋体"/>
          <w:kern w:val="0"/>
          <w:sz w:val="24"/>
          <w:szCs w:val="24"/>
          <w14:ligatures w14:val="none"/>
        </w:rPr>
        <w:t xml:space="preserve"> 若为止</w:t>
      </w:r>
      <w:proofErr w:type="gramStart"/>
      <w:r w:rsidRPr="005E7B64">
        <w:rPr>
          <w:rFonts w:ascii="宋体" w:eastAsia="宋体" w:hAnsi="宋体" w:cs="宋体"/>
          <w:kern w:val="0"/>
          <w:sz w:val="24"/>
          <w:szCs w:val="24"/>
          <w14:ligatures w14:val="none"/>
        </w:rPr>
        <w:t>损</w:t>
      </w:r>
      <w:proofErr w:type="gramEnd"/>
      <w:r w:rsidRPr="005E7B64">
        <w:rPr>
          <w:rFonts w:ascii="宋体" w:eastAsia="宋体" w:hAnsi="宋体" w:cs="宋体"/>
          <w:kern w:val="0"/>
          <w:sz w:val="24"/>
          <w:szCs w:val="24"/>
          <w14:ligatures w14:val="none"/>
        </w:rPr>
        <w:t>单模式，</w:t>
      </w:r>
      <w:proofErr w:type="gramStart"/>
      <w:r w:rsidRPr="005E7B64">
        <w:rPr>
          <w:rFonts w:ascii="宋体" w:eastAsia="宋体" w:hAnsi="宋体" w:cs="宋体"/>
          <w:kern w:val="0"/>
          <w:sz w:val="24"/>
          <w:szCs w:val="24"/>
          <w14:ligatures w14:val="none"/>
        </w:rPr>
        <w:t>平空</w:t>
      </w:r>
      <w:proofErr w:type="gramEnd"/>
      <w:r w:rsidRPr="005E7B64">
        <w:rPr>
          <w:rFonts w:ascii="宋体" w:eastAsia="宋体" w:hAnsi="宋体" w:cs="宋体"/>
          <w:kern w:val="0"/>
          <w:sz w:val="24"/>
          <w:szCs w:val="24"/>
          <w14:ligatures w14:val="none"/>
        </w:rPr>
        <w:t>、做多或买入时触发价必须大于最新价，平多、做空或卖出时触发价必须小于最新价； 若为止</w:t>
      </w:r>
      <w:proofErr w:type="gramStart"/>
      <w:r w:rsidRPr="005E7B64">
        <w:rPr>
          <w:rFonts w:ascii="宋体" w:eastAsia="宋体" w:hAnsi="宋体" w:cs="宋体"/>
          <w:kern w:val="0"/>
          <w:sz w:val="24"/>
          <w:szCs w:val="24"/>
          <w14:ligatures w14:val="none"/>
        </w:rPr>
        <w:t>盈</w:t>
      </w:r>
      <w:proofErr w:type="gramEnd"/>
      <w:r w:rsidRPr="005E7B64">
        <w:rPr>
          <w:rFonts w:ascii="宋体" w:eastAsia="宋体" w:hAnsi="宋体" w:cs="宋体"/>
          <w:kern w:val="0"/>
          <w:sz w:val="24"/>
          <w:szCs w:val="24"/>
          <w14:ligatures w14:val="none"/>
        </w:rPr>
        <w:t>单模式，平多、做空或卖出时触发价必须大于最新价，</w:t>
      </w:r>
      <w:proofErr w:type="gramStart"/>
      <w:r w:rsidRPr="005E7B64">
        <w:rPr>
          <w:rFonts w:ascii="宋体" w:eastAsia="宋体" w:hAnsi="宋体" w:cs="宋体"/>
          <w:kern w:val="0"/>
          <w:sz w:val="24"/>
          <w:szCs w:val="24"/>
          <w14:ligatures w14:val="none"/>
        </w:rPr>
        <w:t>平空</w:t>
      </w:r>
      <w:proofErr w:type="gramEnd"/>
      <w:r w:rsidRPr="005E7B64">
        <w:rPr>
          <w:rFonts w:ascii="宋体" w:eastAsia="宋体" w:hAnsi="宋体" w:cs="宋体"/>
          <w:kern w:val="0"/>
          <w:sz w:val="24"/>
          <w:szCs w:val="24"/>
          <w14:ligatures w14:val="none"/>
        </w:rPr>
        <w:t>、做多或买入时触发价必须小于最新价； 若触发价不满足条件，该停止单会立即触发</w:t>
      </w:r>
    </w:p>
    <w:p w14:paraId="63E60EA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备注</w:t>
      </w:r>
    </w:p>
    <w:p w14:paraId="0BCC28FB" w14:textId="77777777" w:rsidR="005E7B64" w:rsidRPr="005E7B64" w:rsidRDefault="005E7B64" w:rsidP="005E7B64">
      <w:pPr>
        <w:widowControl/>
        <w:numPr>
          <w:ilvl w:val="0"/>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停止</w:t>
      </w:r>
      <w:proofErr w:type="gramStart"/>
      <w:r w:rsidRPr="005E7B64">
        <w:rPr>
          <w:rFonts w:ascii="宋体" w:eastAsia="宋体" w:hAnsi="宋体" w:cs="宋体"/>
          <w:kern w:val="0"/>
          <w:sz w:val="24"/>
          <w:szCs w:val="24"/>
          <w14:ligatures w14:val="none"/>
        </w:rPr>
        <w:t>单不会</w:t>
      </w:r>
      <w:proofErr w:type="gramEnd"/>
      <w:r w:rsidRPr="005E7B64">
        <w:rPr>
          <w:rFonts w:ascii="宋体" w:eastAsia="宋体" w:hAnsi="宋体" w:cs="宋体"/>
          <w:kern w:val="0"/>
          <w:sz w:val="24"/>
          <w:szCs w:val="24"/>
          <w14:ligatures w14:val="none"/>
        </w:rPr>
        <w:t>提前锁定持仓和资金，触发时不满足委托条件（如资金不足或可交易数量不足）直接委托失败</w:t>
      </w:r>
    </w:p>
    <w:p w14:paraId="324CEDA4" w14:textId="77777777" w:rsidR="005E7B64" w:rsidRPr="005E7B64" w:rsidRDefault="005E7B64" w:rsidP="005E7B64">
      <w:pPr>
        <w:widowControl/>
        <w:numPr>
          <w:ilvl w:val="0"/>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订单生效的时间仅限于标的交易时间，当天未完成的停止单盘后撤销</w:t>
      </w:r>
    </w:p>
    <w:p w14:paraId="4C4578DB" w14:textId="77777777" w:rsidR="005E7B64" w:rsidRPr="005E7B64" w:rsidRDefault="005E7B64" w:rsidP="005E7B64">
      <w:pPr>
        <w:widowControl/>
        <w:numPr>
          <w:ilvl w:val="0"/>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order_value/order_target_value使用停止单进行委托时，由value计算实际委托数量的规则：</w:t>
      </w:r>
    </w:p>
    <w:p w14:paraId="203A3FF4" w14:textId="77777777" w:rsidR="005E7B64" w:rsidRPr="005E7B64" w:rsidRDefault="005E7B64" w:rsidP="005E7B64">
      <w:pPr>
        <w:widowControl/>
        <w:numPr>
          <w:ilvl w:val="1"/>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实际委托数量 = value / 价格 / 保证金率 / 乘数</w:t>
      </w:r>
    </w:p>
    <w:p w14:paraId="75B437AC" w14:textId="77777777" w:rsidR="005E7B64" w:rsidRPr="005E7B64" w:rsidRDefault="005E7B64" w:rsidP="005E7B64">
      <w:pPr>
        <w:widowControl/>
        <w:numPr>
          <w:ilvl w:val="1"/>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StopMarketOrderStyle以stop_price计算实际委托数量</w:t>
      </w:r>
    </w:p>
    <w:p w14:paraId="1DC8BEFE" w14:textId="77777777" w:rsidR="005E7B64" w:rsidRPr="005E7B64" w:rsidRDefault="005E7B64" w:rsidP="005E7B64">
      <w:pPr>
        <w:widowControl/>
        <w:numPr>
          <w:ilvl w:val="1"/>
          <w:numId w:val="170"/>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StopLimitOrderStyle以limit_price计算实际委托数量</w:t>
      </w:r>
    </w:p>
    <w:p w14:paraId="3953D35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Event 事件对象</w:t>
      </w:r>
    </w:p>
    <w:p w14:paraId="5FDF8BDE" w14:textId="77777777" w:rsidR="005E7B64" w:rsidRPr="005E7B64" w:rsidRDefault="005E7B64" w:rsidP="005E7B64">
      <w:pPr>
        <w:widowControl/>
        <w:spacing w:before="360" w:after="360"/>
        <w:jc w:val="left"/>
        <w:outlineLvl w:val="3"/>
        <w:rPr>
          <w:rFonts w:ascii="inherit" w:eastAsia="宋体" w:hAnsi="inherit" w:cs="宋体"/>
          <w:kern w:val="0"/>
          <w:sz w:val="30"/>
          <w:szCs w:val="30"/>
          <w14:ligatures w14:val="none"/>
        </w:rPr>
      </w:pPr>
      <w:r w:rsidRPr="005E7B64">
        <w:rPr>
          <w:rFonts w:ascii="inherit" w:eastAsia="宋体" w:hAnsi="inherit" w:cs="宋体"/>
          <w:kern w:val="0"/>
          <w:sz w:val="30"/>
          <w:szCs w:val="30"/>
          <w14:ligatures w14:val="none"/>
        </w:rPr>
        <w:t xml:space="preserve">DividendsEvent - </w:t>
      </w:r>
      <w:r w:rsidRPr="005E7B64">
        <w:rPr>
          <w:rFonts w:ascii="inherit" w:eastAsia="宋体" w:hAnsi="inherit" w:cs="宋体"/>
          <w:kern w:val="0"/>
          <w:sz w:val="30"/>
          <w:szCs w:val="30"/>
          <w14:ligatures w14:val="none"/>
        </w:rPr>
        <w:t>分红送股事件</w:t>
      </w:r>
    </w:p>
    <w:p w14:paraId="1E05A6A2" w14:textId="77777777" w:rsidR="005E7B64" w:rsidRPr="005E7B64" w:rsidRDefault="005E7B64" w:rsidP="005E7B64">
      <w:pPr>
        <w:widowControl/>
        <w:spacing w:before="360" w:after="360"/>
        <w:jc w:val="left"/>
        <w:outlineLvl w:val="4"/>
        <w:rPr>
          <w:rFonts w:ascii="inherit" w:eastAsia="宋体" w:hAnsi="inherit" w:cs="宋体"/>
          <w:kern w:val="0"/>
          <w:sz w:val="24"/>
          <w:szCs w:val="24"/>
          <w14:ligatures w14:val="none"/>
        </w:rPr>
      </w:pPr>
      <w:r w:rsidRPr="005E7B64">
        <w:rPr>
          <w:rFonts w:ascii="inherit" w:eastAsia="宋体" w:hAnsi="inherit" w:cs="宋体"/>
          <w:kern w:val="0"/>
          <w:sz w:val="24"/>
          <w:szCs w:val="24"/>
          <w14:ligatures w14:val="none"/>
        </w:rPr>
        <w:t>属性</w:t>
      </w:r>
    </w:p>
    <w:p w14:paraId="59D6464E" w14:textId="77777777" w:rsidR="005E7B64" w:rsidRPr="005E7B64" w:rsidRDefault="005E7B64" w:rsidP="005E7B64">
      <w:pPr>
        <w:widowControl/>
        <w:numPr>
          <w:ilvl w:val="0"/>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name：事件的名称，这里为Dividends</w:t>
      </w:r>
    </w:p>
    <w:p w14:paraId="0C53F3AF" w14:textId="77777777" w:rsidR="005E7B64" w:rsidRPr="005E7B64" w:rsidRDefault="005E7B64" w:rsidP="005E7B64">
      <w:pPr>
        <w:widowControl/>
        <w:numPr>
          <w:ilvl w:val="0"/>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pindex：子账户索引</w:t>
      </w:r>
    </w:p>
    <w:p w14:paraId="0BB82FC8" w14:textId="77777777" w:rsidR="005E7B64" w:rsidRPr="005E7B64" w:rsidRDefault="005E7B64" w:rsidP="005E7B64">
      <w:pPr>
        <w:widowControl/>
        <w:numPr>
          <w:ilvl w:val="0"/>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security：标的代码</w:t>
      </w:r>
    </w:p>
    <w:p w14:paraId="340DCFC4" w14:textId="77777777" w:rsidR="005E7B64" w:rsidRPr="005E7B64" w:rsidRDefault="005E7B64" w:rsidP="005E7B64">
      <w:pPr>
        <w:widowControl/>
        <w:numPr>
          <w:ilvl w:val="0"/>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方向，long/short</w:t>
      </w:r>
    </w:p>
    <w:p w14:paraId="10E87051" w14:textId="77777777" w:rsidR="005E7B64" w:rsidRPr="005E7B64" w:rsidRDefault="005E7B64" w:rsidP="005E7B64">
      <w:pPr>
        <w:widowControl/>
        <w:numPr>
          <w:ilvl w:val="0"/>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dividends：分红配送信息，一个字典列表，直接从数据中获取，通常只有一个元素。例如，税前分红可以用dividends[0]['bonus_pre_tax']表示，所有可能的key如下：</w:t>
      </w:r>
    </w:p>
    <w:p w14:paraId="40298C4C" w14:textId="77777777" w:rsidR="005E7B64" w:rsidRPr="005E7B64" w:rsidRDefault="005E7B64" w:rsidP="005E7B64">
      <w:pPr>
        <w:widowControl/>
        <w:numPr>
          <w:ilvl w:val="1"/>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date：发生分红送股的日期</w:t>
      </w:r>
    </w:p>
    <w:p w14:paraId="14F81448" w14:textId="77777777" w:rsidR="005E7B64" w:rsidRPr="005E7B64" w:rsidRDefault="005E7B64" w:rsidP="005E7B64">
      <w:pPr>
        <w:widowControl/>
        <w:numPr>
          <w:ilvl w:val="1"/>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scale_factor：配送股比例（股票，场内基金）</w:t>
      </w:r>
    </w:p>
    <w:p w14:paraId="0C2ECB60" w14:textId="77777777" w:rsidR="005E7B64" w:rsidRPr="005E7B64" w:rsidRDefault="005E7B64" w:rsidP="005E7B64">
      <w:pPr>
        <w:widowControl/>
        <w:numPr>
          <w:ilvl w:val="1"/>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bonus_pre_tax：税前分红（股票，场内基金）</w:t>
      </w:r>
    </w:p>
    <w:p w14:paraId="7A3CE4B5" w14:textId="77777777" w:rsidR="005E7B64" w:rsidRPr="005E7B64" w:rsidRDefault="005E7B64" w:rsidP="005E7B64">
      <w:pPr>
        <w:widowControl/>
        <w:numPr>
          <w:ilvl w:val="1"/>
          <w:numId w:val="17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bonus_post_tax：税后分红（场内基金）</w:t>
      </w:r>
    </w:p>
    <w:p w14:paraId="0D1EF4DC" w14:textId="77777777" w:rsidR="005E7B64" w:rsidRPr="005E7B64" w:rsidRDefault="005E7B64" w:rsidP="005E7B64">
      <w:pPr>
        <w:widowControl/>
        <w:spacing w:before="360" w:after="360"/>
        <w:jc w:val="left"/>
        <w:outlineLvl w:val="3"/>
        <w:rPr>
          <w:rFonts w:ascii="inherit" w:eastAsia="宋体" w:hAnsi="inherit" w:cs="宋体"/>
          <w:kern w:val="0"/>
          <w:sz w:val="30"/>
          <w:szCs w:val="30"/>
          <w14:ligatures w14:val="none"/>
        </w:rPr>
      </w:pPr>
      <w:r w:rsidRPr="005E7B64">
        <w:rPr>
          <w:rFonts w:ascii="inherit" w:eastAsia="宋体" w:hAnsi="inherit" w:cs="宋体"/>
          <w:kern w:val="0"/>
          <w:sz w:val="30"/>
          <w:szCs w:val="30"/>
          <w14:ligatures w14:val="none"/>
        </w:rPr>
        <w:t>ForcedLiquidationEvent</w:t>
      </w:r>
      <w:r w:rsidRPr="005E7B64">
        <w:rPr>
          <w:rFonts w:ascii="inherit" w:eastAsia="宋体" w:hAnsi="inherit" w:cs="宋体"/>
          <w:kern w:val="0"/>
          <w:sz w:val="30"/>
          <w:szCs w:val="30"/>
          <w14:ligatures w14:val="none"/>
        </w:rPr>
        <w:t>：强行平仓事件</w:t>
      </w:r>
    </w:p>
    <w:p w14:paraId="77A44E32" w14:textId="77777777" w:rsidR="005E7B64" w:rsidRPr="005E7B64" w:rsidRDefault="005E7B64" w:rsidP="005E7B64">
      <w:pPr>
        <w:widowControl/>
        <w:spacing w:before="360" w:after="360"/>
        <w:jc w:val="left"/>
        <w:outlineLvl w:val="4"/>
        <w:rPr>
          <w:rFonts w:ascii="inherit" w:eastAsia="宋体" w:hAnsi="inherit" w:cs="宋体"/>
          <w:kern w:val="0"/>
          <w:sz w:val="24"/>
          <w:szCs w:val="24"/>
          <w14:ligatures w14:val="none"/>
        </w:rPr>
      </w:pPr>
      <w:r w:rsidRPr="005E7B64">
        <w:rPr>
          <w:rFonts w:ascii="inherit" w:eastAsia="宋体" w:hAnsi="inherit" w:cs="宋体"/>
          <w:kern w:val="0"/>
          <w:sz w:val="24"/>
          <w:szCs w:val="24"/>
          <w14:ligatures w14:val="none"/>
        </w:rPr>
        <w:t>属性</w:t>
      </w:r>
    </w:p>
    <w:p w14:paraId="7558CFCB" w14:textId="77777777" w:rsidR="005E7B64" w:rsidRPr="005E7B64" w:rsidRDefault="005E7B64" w:rsidP="005E7B64">
      <w:pPr>
        <w:widowControl/>
        <w:numPr>
          <w:ilvl w:val="0"/>
          <w:numId w:val="1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name：事件的名称，这里为ForcedLiquidation</w:t>
      </w:r>
    </w:p>
    <w:p w14:paraId="6B2893DB" w14:textId="77777777" w:rsidR="005E7B64" w:rsidRPr="005E7B64" w:rsidRDefault="005E7B64" w:rsidP="005E7B64">
      <w:pPr>
        <w:widowControl/>
        <w:numPr>
          <w:ilvl w:val="0"/>
          <w:numId w:val="1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pindex：子账户索引</w:t>
      </w:r>
    </w:p>
    <w:p w14:paraId="0EBD352B" w14:textId="77777777" w:rsidR="005E7B64" w:rsidRPr="005E7B64" w:rsidRDefault="005E7B64" w:rsidP="005E7B64">
      <w:pPr>
        <w:widowControl/>
        <w:numPr>
          <w:ilvl w:val="0"/>
          <w:numId w:val="1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security：标的</w:t>
      </w:r>
    </w:p>
    <w:p w14:paraId="0BAD68CC" w14:textId="77777777" w:rsidR="005E7B64" w:rsidRPr="005E7B64" w:rsidRDefault="005E7B64" w:rsidP="005E7B64">
      <w:pPr>
        <w:widowControl/>
        <w:numPr>
          <w:ilvl w:val="0"/>
          <w:numId w:val="1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side：</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方向，long/short</w:t>
      </w:r>
    </w:p>
    <w:p w14:paraId="169A1A1A" w14:textId="77777777" w:rsidR="005E7B64" w:rsidRPr="005E7B64" w:rsidRDefault="005E7B64" w:rsidP="005E7B64">
      <w:pPr>
        <w:widowControl/>
        <w:numPr>
          <w:ilvl w:val="0"/>
          <w:numId w:val="17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amount：平仓数量</w:t>
      </w:r>
    </w:p>
    <w:p w14:paraId="30E80F91"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其他函数</w:t>
      </w:r>
    </w:p>
    <w:p w14:paraId="51AA0963"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0337016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 xml:space="preserve">record </w:t>
      </w:r>
      <w:r w:rsidRPr="005E7B64">
        <w:rPr>
          <w:rFonts w:ascii="Segoe UI Symbol" w:eastAsia="宋体" w:hAnsi="Segoe UI Symbol" w:cs="Segoe UI Symbol"/>
          <w:kern w:val="0"/>
          <w:sz w:val="24"/>
          <w:szCs w:val="24"/>
          <w14:ligatures w14:val="none"/>
        </w:rPr>
        <w:t>♠</w:t>
      </w:r>
      <w:r w:rsidRPr="005E7B64">
        <w:rPr>
          <w:rFonts w:ascii="宋体" w:eastAsia="宋体" w:hAnsi="宋体" w:cs="宋体" w:hint="eastAsia"/>
          <w:kern w:val="0"/>
          <w:sz w:val="24"/>
          <w:szCs w:val="24"/>
          <w14:ligatures w14:val="none"/>
        </w:rPr>
        <w:t> </w:t>
      </w:r>
      <w:r w:rsidRPr="005E7B64">
        <w:rPr>
          <w:rFonts w:ascii="宋体" w:eastAsia="宋体" w:hAnsi="宋体" w:cs="宋体"/>
          <w:kern w:val="0"/>
          <w:sz w:val="24"/>
          <w:szCs w:val="24"/>
          <w14:ligatures w14:val="none"/>
        </w:rPr>
        <w:t>画图函数</w:t>
      </w:r>
    </w:p>
    <w:p w14:paraId="703D3E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record(**kwargs)</w:t>
      </w:r>
    </w:p>
    <w:p w14:paraId="789E563F"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/模拟专用API</w:t>
      </w:r>
    </w:p>
    <w:p w14:paraId="6D5FACB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如调用该函数，需要从</w:t>
      </w:r>
      <w:proofErr w:type="gramStart"/>
      <w:r w:rsidRPr="005E7B64">
        <w:rPr>
          <w:rFonts w:ascii="宋体" w:eastAsia="宋体" w:hAnsi="宋体" w:cs="宋体"/>
          <w:b/>
          <w:bCs/>
          <w:kern w:val="0"/>
          <w:sz w:val="24"/>
          <w:szCs w:val="24"/>
          <w14:ligatures w14:val="none"/>
        </w:rPr>
        <w:t>回测开始</w:t>
      </w:r>
      <w:proofErr w:type="gramEnd"/>
      <w:r w:rsidRPr="005E7B64">
        <w:rPr>
          <w:rFonts w:ascii="宋体" w:eastAsia="宋体" w:hAnsi="宋体" w:cs="宋体"/>
          <w:b/>
          <w:bCs/>
          <w:kern w:val="0"/>
          <w:sz w:val="24"/>
          <w:szCs w:val="24"/>
          <w14:ligatures w14:val="none"/>
        </w:rPr>
        <w:t>时调用，不支持</w:t>
      </w:r>
      <w:proofErr w:type="gramStart"/>
      <w:r w:rsidRPr="005E7B64">
        <w:rPr>
          <w:rFonts w:ascii="宋体" w:eastAsia="宋体" w:hAnsi="宋体" w:cs="宋体"/>
          <w:b/>
          <w:bCs/>
          <w:kern w:val="0"/>
          <w:sz w:val="24"/>
          <w:szCs w:val="24"/>
          <w14:ligatures w14:val="none"/>
        </w:rPr>
        <w:t>在回测周期</w:t>
      </w:r>
      <w:proofErr w:type="gramEnd"/>
      <w:r w:rsidRPr="005E7B64">
        <w:rPr>
          <w:rFonts w:ascii="宋体" w:eastAsia="宋体" w:hAnsi="宋体" w:cs="宋体"/>
          <w:b/>
          <w:bCs/>
          <w:kern w:val="0"/>
          <w:sz w:val="24"/>
          <w:szCs w:val="24"/>
          <w14:ligatures w14:val="none"/>
        </w:rPr>
        <w:t>中间时段调用</w:t>
      </w:r>
    </w:p>
    <w:p w14:paraId="0A70DB3F"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我们会帮您在图表上画出收益曲线和基准的收益曲线，您也可以调用record函数来描画额外的曲线。 因为我们是按天展现的，如果您使用按分钟回测，我们画出的点是您最后一次调用record的值（不是每分钟的）。 以16:00为界限，16:00之后绘制的属于第二天。</w:t>
      </w:r>
    </w:p>
    <w:p w14:paraId="2697A46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一个或多个key=value形式的参数，key为曲线名称，value为值（不能是列表）</w:t>
      </w:r>
    </w:p>
    <w:p w14:paraId="2289E25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1EBC4FC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94CBB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初始化函数，设定基准等等</w:t>
      </w:r>
    </w:p>
    <w:p w14:paraId="4FCFE6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5D708D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5579FD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43FC7E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设置日志级别为</w:t>
      </w:r>
      <w:r w:rsidRPr="005E7B64">
        <w:rPr>
          <w:rFonts w:ascii="Source Code Pro" w:eastAsia="宋体" w:hAnsi="Source Code Pro" w:cs="宋体"/>
          <w:color w:val="888888"/>
          <w:kern w:val="0"/>
          <w:sz w:val="24"/>
          <w:szCs w:val="24"/>
          <w:shd w:val="clear" w:color="auto" w:fill="F0F0F0"/>
          <w14:ligatures w14:val="none"/>
        </w:rPr>
        <w:t>info</w:t>
      </w:r>
    </w:p>
    <w:p w14:paraId="488D62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log.set_</w:t>
      </w:r>
      <w:proofErr w:type="gramStart"/>
      <w:r w:rsidRPr="005E7B64">
        <w:rPr>
          <w:rFonts w:ascii="Source Code Pro" w:eastAsia="宋体" w:hAnsi="Source Code Pro" w:cs="宋体"/>
          <w:color w:val="000000"/>
          <w:kern w:val="0"/>
          <w:sz w:val="24"/>
          <w:szCs w:val="24"/>
          <w:shd w:val="clear" w:color="auto" w:fill="F0F0F0"/>
          <w14:ligatures w14:val="none"/>
        </w:rPr>
        <w:t>level(</w:t>
      </w:r>
      <w:proofErr w:type="gramEnd"/>
      <w:r w:rsidRPr="005E7B64">
        <w:rPr>
          <w:rFonts w:ascii="Source Code Pro" w:eastAsia="宋体" w:hAnsi="Source Code Pro" w:cs="宋体"/>
          <w:color w:val="880000"/>
          <w:kern w:val="0"/>
          <w:sz w:val="24"/>
          <w:szCs w:val="24"/>
          <w:shd w:val="clear" w:color="auto" w:fill="F0F0F0"/>
          <w14:ligatures w14:val="none"/>
        </w:rPr>
        <w:t>'order'</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'info'</w:t>
      </w:r>
      <w:r w:rsidRPr="005E7B64">
        <w:rPr>
          <w:rFonts w:ascii="Source Code Pro" w:eastAsia="宋体" w:hAnsi="Source Code Pro" w:cs="宋体"/>
          <w:color w:val="000000"/>
          <w:kern w:val="0"/>
          <w:sz w:val="24"/>
          <w:szCs w:val="24"/>
          <w:shd w:val="clear" w:color="auto" w:fill="F0F0F0"/>
          <w14:ligatures w14:val="none"/>
        </w:rPr>
        <w:t>)</w:t>
      </w:r>
    </w:p>
    <w:p w14:paraId="72FDCB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D83E9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18B326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d = </w:t>
      </w:r>
      <w:proofErr w:type="gramStart"/>
      <w:r w:rsidRPr="005E7B64">
        <w:rPr>
          <w:rFonts w:ascii="Source Code Pro" w:eastAsia="宋体" w:hAnsi="Source Code Pro" w:cs="宋体"/>
          <w:color w:val="000000"/>
          <w:kern w:val="0"/>
          <w:sz w:val="24"/>
          <w:szCs w:val="24"/>
          <w:shd w:val="clear" w:color="auto" w:fill="F0F0F0"/>
          <w14:ligatures w14:val="none"/>
        </w:rPr>
        <w:t>data[</w:t>
      </w:r>
      <w:proofErr w:type="gramEnd"/>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2BE68B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d</w:t>
      </w:r>
      <w:r w:rsidRPr="005E7B64">
        <w:rPr>
          <w:rFonts w:ascii="Source Code Pro" w:eastAsia="宋体" w:hAnsi="Source Code Pro" w:cs="宋体"/>
          <w:color w:val="888888"/>
          <w:kern w:val="0"/>
          <w:sz w:val="24"/>
          <w:szCs w:val="24"/>
          <w:shd w:val="clear" w:color="auto" w:fill="F0F0F0"/>
          <w14:ligatures w14:val="none"/>
        </w:rPr>
        <w:t>是一个</w:t>
      </w:r>
      <w:r w:rsidRPr="005E7B64">
        <w:rPr>
          <w:rFonts w:ascii="Source Code Pro" w:eastAsia="宋体" w:hAnsi="Source Code Pro" w:cs="宋体"/>
          <w:color w:val="888888"/>
          <w:kern w:val="0"/>
          <w:sz w:val="24"/>
          <w:szCs w:val="24"/>
          <w:shd w:val="clear" w:color="auto" w:fill="F0F0F0"/>
          <w14:ligatures w14:val="none"/>
        </w:rPr>
        <w:t>SecurityUnitData</w:t>
      </w:r>
      <w:r w:rsidRPr="005E7B64">
        <w:rPr>
          <w:rFonts w:ascii="Source Code Pro" w:eastAsia="宋体" w:hAnsi="Source Code Pro" w:cs="宋体"/>
          <w:color w:val="888888"/>
          <w:kern w:val="0"/>
          <w:sz w:val="24"/>
          <w:szCs w:val="24"/>
          <w:shd w:val="clear" w:color="auto" w:fill="F0F0F0"/>
          <w14:ligatures w14:val="none"/>
        </w:rPr>
        <w:t>结构体，会画出每个单元时间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天或分钟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的平均价</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开始价</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结束价</w:t>
      </w:r>
    </w:p>
    <w:p w14:paraId="466F91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record(</w:t>
      </w:r>
      <w:proofErr w:type="gramEnd"/>
      <w:r w:rsidRPr="005E7B64">
        <w:rPr>
          <w:rFonts w:ascii="Source Code Pro" w:eastAsia="宋体" w:hAnsi="Source Code Pro" w:cs="宋体"/>
          <w:color w:val="000000"/>
          <w:kern w:val="0"/>
          <w:sz w:val="24"/>
          <w:szCs w:val="24"/>
          <w:shd w:val="clear" w:color="auto" w:fill="F0F0F0"/>
          <w14:ligatures w14:val="none"/>
        </w:rPr>
        <w:t>price=d.price, open=d.open, close=d.close)</w:t>
      </w:r>
    </w:p>
    <w:p w14:paraId="412760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也可以画一条值为</w:t>
      </w:r>
      <w:r w:rsidRPr="005E7B64">
        <w:rPr>
          <w:rFonts w:ascii="Source Code Pro" w:eastAsia="宋体" w:hAnsi="Source Code Pro" w:cs="宋体"/>
          <w:color w:val="888888"/>
          <w:kern w:val="0"/>
          <w:sz w:val="24"/>
          <w:szCs w:val="24"/>
          <w:shd w:val="clear" w:color="auto" w:fill="F0F0F0"/>
          <w14:ligatures w14:val="none"/>
        </w:rPr>
        <w:t>100</w:t>
      </w:r>
      <w:r w:rsidRPr="005E7B64">
        <w:rPr>
          <w:rFonts w:ascii="Source Code Pro" w:eastAsia="宋体" w:hAnsi="Source Code Pro" w:cs="宋体"/>
          <w:color w:val="888888"/>
          <w:kern w:val="0"/>
          <w:sz w:val="24"/>
          <w:szCs w:val="24"/>
          <w:shd w:val="clear" w:color="auto" w:fill="F0F0F0"/>
          <w14:ligatures w14:val="none"/>
        </w:rPr>
        <w:t>的直线</w:t>
      </w:r>
    </w:p>
    <w:p w14:paraId="1EA4EA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record(price=</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37BB28B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send_message </w:t>
      </w:r>
      <w:r w:rsidRPr="005E7B64">
        <w:rPr>
          <w:rFonts w:ascii="Segoe UI Symbol" w:eastAsia="宋体" w:hAnsi="Segoe UI Symbol" w:cs="Segoe UI Symbol"/>
          <w:kern w:val="0"/>
          <w:sz w:val="24"/>
          <w:szCs w:val="24"/>
          <w14:ligatures w14:val="none"/>
        </w:rPr>
        <w:t>♠</w:t>
      </w:r>
      <w:r w:rsidRPr="005E7B64">
        <w:rPr>
          <w:rFonts w:ascii="宋体" w:eastAsia="宋体" w:hAnsi="宋体" w:cs="宋体" w:hint="eastAsia"/>
          <w:kern w:val="0"/>
          <w:sz w:val="24"/>
          <w:szCs w:val="24"/>
          <w14:ligatures w14:val="none"/>
        </w:rPr>
        <w:t> </w:t>
      </w:r>
      <w:r w:rsidRPr="005E7B64">
        <w:rPr>
          <w:rFonts w:ascii="宋体" w:eastAsia="宋体" w:hAnsi="宋体" w:cs="宋体"/>
          <w:kern w:val="0"/>
          <w:sz w:val="24"/>
          <w:szCs w:val="24"/>
          <w14:ligatures w14:val="none"/>
        </w:rPr>
        <w:t>发送自定义消息</w:t>
      </w:r>
    </w:p>
    <w:p w14:paraId="2214AB7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send_</w:t>
      </w:r>
      <w:proofErr w:type="gramStart"/>
      <w:r w:rsidRPr="005E7B64">
        <w:rPr>
          <w:rFonts w:ascii="Source Code Pro" w:eastAsia="宋体" w:hAnsi="Source Code Pro" w:cs="宋体"/>
          <w:color w:val="000000"/>
          <w:kern w:val="0"/>
          <w:sz w:val="24"/>
          <w:szCs w:val="24"/>
          <w:shd w:val="clear" w:color="auto" w:fill="F0F0F0"/>
          <w14:ligatures w14:val="none"/>
        </w:rPr>
        <w:t>message(</w:t>
      </w:r>
      <w:proofErr w:type="gramEnd"/>
      <w:r w:rsidRPr="005E7B64">
        <w:rPr>
          <w:rFonts w:ascii="Source Code Pro" w:eastAsia="宋体" w:hAnsi="Source Code Pro" w:cs="宋体"/>
          <w:color w:val="000000"/>
          <w:kern w:val="0"/>
          <w:sz w:val="24"/>
          <w:szCs w:val="24"/>
          <w:shd w:val="clear" w:color="auto" w:fill="F0F0F0"/>
          <w14:ligatures w14:val="none"/>
        </w:rPr>
        <w:t>message, channel='weixin')</w:t>
      </w:r>
    </w:p>
    <w:p w14:paraId="0E022782"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聚宽官网</w:t>
      </w:r>
      <w:proofErr w:type="gramEnd"/>
      <w:r w:rsidRPr="005E7B64">
        <w:rPr>
          <w:rFonts w:ascii="宋体" w:eastAsia="宋体" w:hAnsi="宋体" w:cs="宋体"/>
          <w:b/>
          <w:bCs/>
          <w:kern w:val="0"/>
          <w:sz w:val="24"/>
          <w:szCs w:val="24"/>
          <w14:ligatures w14:val="none"/>
        </w:rPr>
        <w:t>实时运行模拟交易专用API</w:t>
      </w:r>
    </w:p>
    <w:p w14:paraId="03B259B5"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给用户自己发送消息, 暂时只支持</w:t>
      </w:r>
      <w:proofErr w:type="gramStart"/>
      <w:r w:rsidRPr="005E7B64">
        <w:rPr>
          <w:rFonts w:ascii="宋体" w:eastAsia="宋体" w:hAnsi="宋体" w:cs="宋体"/>
          <w:kern w:val="0"/>
          <w:sz w:val="24"/>
          <w:szCs w:val="24"/>
          <w14:ligatures w14:val="none"/>
        </w:rPr>
        <w:t>微信消息</w:t>
      </w:r>
      <w:proofErr w:type="gramEnd"/>
      <w:r w:rsidRPr="005E7B64">
        <w:rPr>
          <w:rFonts w:ascii="宋体" w:eastAsia="宋体" w:hAnsi="宋体" w:cs="宋体"/>
          <w:kern w:val="0"/>
          <w:sz w:val="24"/>
          <w:szCs w:val="24"/>
          <w14:ligatures w14:val="none"/>
        </w:rPr>
        <w:t>.</w:t>
      </w:r>
    </w:p>
    <w:p w14:paraId="6C28200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message: 消息内容. 字符串. channel: 消息渠道, 暂时只</w:t>
      </w:r>
      <w:proofErr w:type="gramStart"/>
      <w:r w:rsidRPr="005E7B64">
        <w:rPr>
          <w:rFonts w:ascii="宋体" w:eastAsia="宋体" w:hAnsi="宋体" w:cs="宋体"/>
          <w:kern w:val="0"/>
          <w:sz w:val="24"/>
          <w:szCs w:val="24"/>
          <w14:ligatures w14:val="none"/>
        </w:rPr>
        <w:t>支持微信</w:t>
      </w:r>
      <w:proofErr w:type="gramEnd"/>
      <w:r w:rsidRPr="005E7B64">
        <w:rPr>
          <w:rFonts w:ascii="宋体" w:eastAsia="宋体" w:hAnsi="宋体" w:cs="宋体"/>
          <w:kern w:val="0"/>
          <w:sz w:val="24"/>
          <w:szCs w:val="24"/>
          <w14:ligatures w14:val="none"/>
        </w:rPr>
        <w:t>: weixin. 默认值是 weixin</w:t>
      </w:r>
    </w:p>
    <w:p w14:paraId="5A62DF3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返回值</w:t>
      </w:r>
      <w:r w:rsidRPr="005E7B64">
        <w:rPr>
          <w:rFonts w:ascii="宋体" w:eastAsia="宋体" w:hAnsi="宋体" w:cs="宋体"/>
          <w:kern w:val="0"/>
          <w:sz w:val="24"/>
          <w:szCs w:val="24"/>
          <w14:ligatures w14:val="none"/>
        </w:rPr>
        <w:t> True/False, 表示是否发送成功. 当发送失败时, 会在日志中显示错误信息.</w:t>
      </w:r>
    </w:p>
    <w:p w14:paraId="1E199C3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5789D685"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要使用模拟交易发送</w:t>
      </w:r>
      <w:proofErr w:type="gramStart"/>
      <w:r w:rsidRPr="005E7B64">
        <w:rPr>
          <w:rFonts w:ascii="宋体" w:eastAsia="宋体" w:hAnsi="宋体" w:cs="宋体"/>
          <w:kern w:val="0"/>
          <w:sz w:val="24"/>
          <w:szCs w:val="24"/>
          <w14:ligatures w14:val="none"/>
        </w:rPr>
        <w:t>微信功能</w:t>
      </w:r>
      <w:proofErr w:type="gramEnd"/>
      <w:r w:rsidRPr="005E7B64">
        <w:rPr>
          <w:rFonts w:ascii="宋体" w:eastAsia="宋体" w:hAnsi="宋体" w:cs="宋体"/>
          <w:kern w:val="0"/>
          <w:sz w:val="24"/>
          <w:szCs w:val="24"/>
          <w14:ligatures w14:val="none"/>
        </w:rPr>
        <w:t>, 必须</w:t>
      </w:r>
      <w:hyperlink r:id="rId195" w:anchor="%E5%A6%82%E4%BD%95%E5%BC%80%E5%90%AF%E5%BE%AE%E4%BF%A1%E9%80%9A%E7%9F%A5%EF%BC%9F" w:history="1">
        <w:r w:rsidRPr="005E7B64">
          <w:rPr>
            <w:rFonts w:ascii="宋体" w:eastAsia="宋体" w:hAnsi="宋体" w:cs="宋体"/>
            <w:color w:val="0E90D2"/>
            <w:kern w:val="0"/>
            <w:sz w:val="24"/>
            <w:szCs w:val="24"/>
            <w:u w:val="single"/>
            <w14:ligatures w14:val="none"/>
          </w:rPr>
          <w:t>绑定及</w:t>
        </w:r>
        <w:proofErr w:type="gramStart"/>
        <w:r w:rsidRPr="005E7B64">
          <w:rPr>
            <w:rFonts w:ascii="宋体" w:eastAsia="宋体" w:hAnsi="宋体" w:cs="宋体"/>
            <w:color w:val="0E90D2"/>
            <w:kern w:val="0"/>
            <w:sz w:val="24"/>
            <w:szCs w:val="24"/>
            <w:u w:val="single"/>
            <w14:ligatures w14:val="none"/>
          </w:rPr>
          <w:t>开启微信通知</w:t>
        </w:r>
        <w:proofErr w:type="gramEnd"/>
      </w:hyperlink>
      <w:r w:rsidRPr="005E7B64">
        <w:rPr>
          <w:rFonts w:ascii="宋体" w:eastAsia="宋体" w:hAnsi="宋体" w:cs="宋体"/>
          <w:kern w:val="0"/>
          <w:sz w:val="24"/>
          <w:szCs w:val="24"/>
          <w14:ligatures w14:val="none"/>
        </w:rPr>
        <w:t>；</w:t>
      </w:r>
    </w:p>
    <w:p w14:paraId="5DF79A89"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此功能只能在 </w:t>
      </w:r>
      <w:proofErr w:type="gramStart"/>
      <w:r w:rsidRPr="005E7B64">
        <w:rPr>
          <w:rFonts w:ascii="宋体" w:eastAsia="宋体" w:hAnsi="宋体" w:cs="宋体"/>
          <w:b/>
          <w:bCs/>
          <w:kern w:val="0"/>
          <w:sz w:val="24"/>
          <w:szCs w:val="24"/>
          <w14:ligatures w14:val="none"/>
        </w:rPr>
        <w:t>聚宽官网</w:t>
      </w:r>
      <w:proofErr w:type="gramEnd"/>
      <w:r w:rsidRPr="005E7B64">
        <w:rPr>
          <w:rFonts w:ascii="宋体" w:eastAsia="宋体" w:hAnsi="宋体" w:cs="宋体"/>
          <w:b/>
          <w:bCs/>
          <w:kern w:val="0"/>
          <w:sz w:val="24"/>
          <w:szCs w:val="24"/>
          <w14:ligatures w14:val="none"/>
        </w:rPr>
        <w:t>的实时运行模拟交易</w:t>
      </w:r>
      <w:r w:rsidRPr="005E7B64">
        <w:rPr>
          <w:rFonts w:ascii="宋体" w:eastAsia="宋体" w:hAnsi="宋体" w:cs="宋体"/>
          <w:kern w:val="0"/>
          <w:sz w:val="24"/>
          <w:szCs w:val="24"/>
          <w14:ligatures w14:val="none"/>
        </w:rPr>
        <w:t xml:space="preserve"> 中使用, </w:t>
      </w:r>
      <w:proofErr w:type="gramStart"/>
      <w:r w:rsidRPr="005E7B64">
        <w:rPr>
          <w:rFonts w:ascii="宋体" w:eastAsia="宋体" w:hAnsi="宋体" w:cs="宋体"/>
          <w:kern w:val="0"/>
          <w:sz w:val="24"/>
          <w:szCs w:val="24"/>
          <w14:ligatures w14:val="none"/>
        </w:rPr>
        <w:t>回测中</w:t>
      </w:r>
      <w:proofErr w:type="gramEnd"/>
      <w:r w:rsidRPr="005E7B64">
        <w:rPr>
          <w:rFonts w:ascii="宋体" w:eastAsia="宋体" w:hAnsi="宋体" w:cs="宋体"/>
          <w:kern w:val="0"/>
          <w:sz w:val="24"/>
          <w:szCs w:val="24"/>
          <w14:ligatures w14:val="none"/>
        </w:rPr>
        <w:t>使用会直接忽略, 无任何提示；有关</w:t>
      </w:r>
      <w:hyperlink r:id="rId196" w:anchor="%E5%BB%B6%E6%97%B6%E8%BF%90%E8%A1%8C" w:history="1">
        <w:r w:rsidRPr="005E7B64">
          <w:rPr>
            <w:rFonts w:ascii="宋体" w:eastAsia="宋体" w:hAnsi="宋体" w:cs="宋体"/>
            <w:color w:val="0E90D2"/>
            <w:kern w:val="0"/>
            <w:sz w:val="24"/>
            <w:szCs w:val="24"/>
            <w:u w:val="single"/>
            <w14:ligatures w14:val="none"/>
          </w:rPr>
          <w:t>实时和延时运行</w:t>
        </w:r>
      </w:hyperlink>
    </w:p>
    <w:p w14:paraId="7EF05B06"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请注意区分自定义消息和下单通知，send_message对应的是自定义</w:t>
      </w:r>
      <w:proofErr w:type="gramStart"/>
      <w:r w:rsidRPr="005E7B64">
        <w:rPr>
          <w:rFonts w:ascii="宋体" w:eastAsia="宋体" w:hAnsi="宋体" w:cs="宋体"/>
          <w:kern w:val="0"/>
          <w:sz w:val="24"/>
          <w:szCs w:val="24"/>
          <w14:ligatures w14:val="none"/>
        </w:rPr>
        <w:t>微信消息</w:t>
      </w:r>
      <w:proofErr w:type="gramEnd"/>
      <w:r w:rsidRPr="005E7B64">
        <w:rPr>
          <w:rFonts w:ascii="宋体" w:eastAsia="宋体" w:hAnsi="宋体" w:cs="宋体"/>
          <w:kern w:val="0"/>
          <w:sz w:val="24"/>
          <w:szCs w:val="24"/>
          <w14:ligatures w14:val="none"/>
        </w:rPr>
        <w:t>，下单通知是模拟交易策略有下单时（交易详情页面有下单记录）同时发送</w:t>
      </w:r>
      <w:proofErr w:type="gramStart"/>
      <w:r w:rsidRPr="005E7B64">
        <w:rPr>
          <w:rFonts w:ascii="宋体" w:eastAsia="宋体" w:hAnsi="宋体" w:cs="宋体"/>
          <w:kern w:val="0"/>
          <w:sz w:val="24"/>
          <w:szCs w:val="24"/>
          <w14:ligatures w14:val="none"/>
        </w:rPr>
        <w:t>微信消息</w:t>
      </w:r>
      <w:proofErr w:type="gramEnd"/>
      <w:r w:rsidRPr="005E7B64">
        <w:rPr>
          <w:rFonts w:ascii="宋体" w:eastAsia="宋体" w:hAnsi="宋体" w:cs="宋体"/>
          <w:kern w:val="0"/>
          <w:sz w:val="24"/>
          <w:szCs w:val="24"/>
          <w14:ligatures w14:val="none"/>
        </w:rPr>
        <w:t>；</w:t>
      </w:r>
    </w:p>
    <w:p w14:paraId="65E0EC8A"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自定义消息只要绑定了微信，都会发送；下单信息只有开启具体模拟交易</w:t>
      </w:r>
      <w:proofErr w:type="gramStart"/>
      <w:r w:rsidRPr="005E7B64">
        <w:rPr>
          <w:rFonts w:ascii="宋体" w:eastAsia="宋体" w:hAnsi="宋体" w:cs="宋体"/>
          <w:kern w:val="0"/>
          <w:sz w:val="24"/>
          <w:szCs w:val="24"/>
          <w14:ligatures w14:val="none"/>
        </w:rPr>
        <w:t>的</w:t>
      </w:r>
      <w:r w:rsidRPr="005E7B64">
        <w:rPr>
          <w:rFonts w:ascii="宋体" w:eastAsia="宋体" w:hAnsi="宋体" w:cs="宋体"/>
          <w:b/>
          <w:bCs/>
          <w:kern w:val="0"/>
          <w:sz w:val="24"/>
          <w:szCs w:val="24"/>
          <w14:ligatures w14:val="none"/>
        </w:rPr>
        <w:t>微信通知</w:t>
      </w:r>
      <w:proofErr w:type="gramEnd"/>
      <w:r w:rsidRPr="005E7B64">
        <w:rPr>
          <w:rFonts w:ascii="宋体" w:eastAsia="宋体" w:hAnsi="宋体" w:cs="宋体"/>
          <w:kern w:val="0"/>
          <w:sz w:val="24"/>
          <w:szCs w:val="24"/>
          <w14:ligatures w14:val="none"/>
        </w:rPr>
        <w:t>开关，此策略才发送</w:t>
      </w:r>
      <w:proofErr w:type="gramStart"/>
      <w:r w:rsidRPr="005E7B64">
        <w:rPr>
          <w:rFonts w:ascii="宋体" w:eastAsia="宋体" w:hAnsi="宋体" w:cs="宋体"/>
          <w:kern w:val="0"/>
          <w:sz w:val="24"/>
          <w:szCs w:val="24"/>
          <w14:ligatures w14:val="none"/>
        </w:rPr>
        <w:t>微信消息</w:t>
      </w:r>
      <w:proofErr w:type="gramEnd"/>
      <w:r w:rsidRPr="005E7B64">
        <w:rPr>
          <w:rFonts w:ascii="宋体" w:eastAsia="宋体" w:hAnsi="宋体" w:cs="宋体"/>
          <w:kern w:val="0"/>
          <w:sz w:val="24"/>
          <w:szCs w:val="24"/>
          <w14:ligatures w14:val="none"/>
        </w:rPr>
        <w:t>；</w:t>
      </w:r>
    </w:p>
    <w:p w14:paraId="00DF519D"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下单通知：每个账号每天最多60条；自定义消息每个账号每天最多 </w:t>
      </w:r>
      <w:r w:rsidRPr="005E7B64">
        <w:rPr>
          <w:rFonts w:ascii="宋体" w:eastAsia="宋体" w:hAnsi="宋体" w:cs="宋体"/>
          <w:b/>
          <w:bCs/>
          <w:kern w:val="0"/>
          <w:sz w:val="24"/>
          <w:szCs w:val="24"/>
          <w14:ligatures w14:val="none"/>
        </w:rPr>
        <w:t>5</w:t>
      </w:r>
      <w:r w:rsidRPr="005E7B64">
        <w:rPr>
          <w:rFonts w:ascii="宋体" w:eastAsia="宋体" w:hAnsi="宋体" w:cs="宋体"/>
          <w:kern w:val="0"/>
          <w:sz w:val="24"/>
          <w:szCs w:val="24"/>
          <w14:ligatures w14:val="none"/>
        </w:rPr>
        <w:t> 条, 超出会发送失败，需要更多条数可以使用</w:t>
      </w:r>
      <w:hyperlink r:id="rId197" w:history="1">
        <w:r w:rsidRPr="005E7B64">
          <w:rPr>
            <w:rFonts w:ascii="宋体" w:eastAsia="宋体" w:hAnsi="宋体" w:cs="宋体"/>
            <w:color w:val="0E90D2"/>
            <w:kern w:val="0"/>
            <w:sz w:val="24"/>
            <w:szCs w:val="24"/>
            <w:u w:val="single"/>
            <w14:ligatures w14:val="none"/>
          </w:rPr>
          <w:t>积分兑换</w:t>
        </w:r>
      </w:hyperlink>
    </w:p>
    <w:p w14:paraId="124AA198"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自定义消息长度不得超过 </w:t>
      </w:r>
      <w:r w:rsidRPr="005E7B64">
        <w:rPr>
          <w:rFonts w:ascii="宋体" w:eastAsia="宋体" w:hAnsi="宋体" w:cs="宋体"/>
          <w:b/>
          <w:bCs/>
          <w:kern w:val="0"/>
          <w:sz w:val="24"/>
          <w:szCs w:val="24"/>
          <w14:ligatures w14:val="none"/>
        </w:rPr>
        <w:t>200</w:t>
      </w:r>
      <w:r w:rsidRPr="005E7B64">
        <w:rPr>
          <w:rFonts w:ascii="宋体" w:eastAsia="宋体" w:hAnsi="宋体" w:cs="宋体"/>
          <w:kern w:val="0"/>
          <w:sz w:val="24"/>
          <w:szCs w:val="24"/>
          <w14:ligatures w14:val="none"/>
        </w:rPr>
        <w:t> </w:t>
      </w:r>
      <w:proofErr w:type="gramStart"/>
      <w:r w:rsidRPr="005E7B64">
        <w:rPr>
          <w:rFonts w:ascii="宋体" w:eastAsia="宋体" w:hAnsi="宋体" w:cs="宋体"/>
          <w:kern w:val="0"/>
          <w:sz w:val="24"/>
          <w:szCs w:val="24"/>
          <w14:ligatures w14:val="none"/>
        </w:rPr>
        <w:t>个</w:t>
      </w:r>
      <w:proofErr w:type="gramEnd"/>
      <w:r w:rsidRPr="005E7B64">
        <w:rPr>
          <w:rFonts w:ascii="宋体" w:eastAsia="宋体" w:hAnsi="宋体" w:cs="宋体"/>
          <w:kern w:val="0"/>
          <w:sz w:val="24"/>
          <w:szCs w:val="24"/>
          <w14:ligatures w14:val="none"/>
        </w:rPr>
        <w:t>字符, 也不能包含回车和换行这些特殊字符，否则会发送失败</w:t>
      </w:r>
    </w:p>
    <w:p w14:paraId="5426087B" w14:textId="77777777" w:rsidR="005E7B64" w:rsidRPr="005E7B64" w:rsidRDefault="005E7B64" w:rsidP="005E7B64">
      <w:pPr>
        <w:widowControl/>
        <w:numPr>
          <w:ilvl w:val="0"/>
          <w:numId w:val="173"/>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一个账号模拟交易只能被一个用户绑定，</w:t>
      </w:r>
      <w:proofErr w:type="gramStart"/>
      <w:r w:rsidRPr="005E7B64">
        <w:rPr>
          <w:rFonts w:ascii="宋体" w:eastAsia="宋体" w:hAnsi="宋体" w:cs="宋体"/>
          <w:kern w:val="0"/>
          <w:sz w:val="24"/>
          <w:szCs w:val="24"/>
          <w14:ligatures w14:val="none"/>
        </w:rPr>
        <w:t>多个微信绑定</w:t>
      </w:r>
      <w:proofErr w:type="gramEnd"/>
      <w:r w:rsidRPr="005E7B64">
        <w:rPr>
          <w:rFonts w:ascii="宋体" w:eastAsia="宋体" w:hAnsi="宋体" w:cs="宋体"/>
          <w:kern w:val="0"/>
          <w:sz w:val="24"/>
          <w:szCs w:val="24"/>
          <w14:ligatures w14:val="none"/>
        </w:rPr>
        <w:t>后，前面失效，以最后一个绑定的微信号为准</w:t>
      </w:r>
    </w:p>
    <w:p w14:paraId="522027D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6A655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send_message(</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测试消息</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26215DC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log 日志log信息</w:t>
      </w:r>
    </w:p>
    <w:p w14:paraId="691779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log.error</w:t>
      </w:r>
      <w:proofErr w:type="gramEnd"/>
      <w:r w:rsidRPr="005E7B64">
        <w:rPr>
          <w:rFonts w:ascii="Source Code Pro" w:eastAsia="宋体" w:hAnsi="Source Code Pro" w:cs="宋体"/>
          <w:color w:val="000000"/>
          <w:kern w:val="0"/>
          <w:sz w:val="24"/>
          <w:szCs w:val="24"/>
          <w:shd w:val="clear" w:color="auto" w:fill="F0F0F0"/>
          <w14:ligatures w14:val="none"/>
        </w:rPr>
        <w:t>(content)</w:t>
      </w:r>
    </w:p>
    <w:p w14:paraId="44AA82E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log.warn</w:t>
      </w:r>
      <w:proofErr w:type="gramEnd"/>
      <w:r w:rsidRPr="005E7B64">
        <w:rPr>
          <w:rFonts w:ascii="Source Code Pro" w:eastAsia="宋体" w:hAnsi="Source Code Pro" w:cs="宋体"/>
          <w:color w:val="000000"/>
          <w:kern w:val="0"/>
          <w:sz w:val="24"/>
          <w:szCs w:val="24"/>
          <w:shd w:val="clear" w:color="auto" w:fill="F0F0F0"/>
          <w14:ligatures w14:val="none"/>
        </w:rPr>
        <w:t>(content)</w:t>
      </w:r>
    </w:p>
    <w:p w14:paraId="5C6BADA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log.info(content)</w:t>
      </w:r>
    </w:p>
    <w:p w14:paraId="29F2D2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log.debug</w:t>
      </w:r>
      <w:proofErr w:type="gramEnd"/>
      <w:r w:rsidRPr="005E7B64">
        <w:rPr>
          <w:rFonts w:ascii="Source Code Pro" w:eastAsia="宋体" w:hAnsi="Source Code Pro" w:cs="宋体"/>
          <w:color w:val="000000"/>
          <w:kern w:val="0"/>
          <w:sz w:val="24"/>
          <w:szCs w:val="24"/>
          <w:shd w:val="clear" w:color="auto" w:fill="F0F0F0"/>
          <w14:ligatures w14:val="none"/>
        </w:rPr>
        <w:t>(content)</w:t>
      </w:r>
    </w:p>
    <w:p w14:paraId="63709D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000000"/>
          <w:kern w:val="0"/>
          <w:sz w:val="24"/>
          <w:szCs w:val="24"/>
          <w:shd w:val="clear" w:color="auto" w:fill="F0F0F0"/>
          <w14:ligatures w14:val="none"/>
        </w:rPr>
        <w:t>content1, content2, ...)</w:t>
      </w:r>
    </w:p>
    <w:p w14:paraId="725ED49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分级别打log,跟python的logging模块一致 print输出的结果等同于log.info, 但是print后面的每一个元素会占用一行</w:t>
      </w:r>
    </w:p>
    <w:p w14:paraId="3B0E624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参数可以是字符串、对象等</w:t>
      </w:r>
    </w:p>
    <w:p w14:paraId="31DDD55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264EAC1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32C08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log.info(history(</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打印出</w:t>
      </w:r>
      <w:r w:rsidRPr="005E7B64">
        <w:rPr>
          <w:rFonts w:ascii="Source Code Pro" w:eastAsia="宋体" w:hAnsi="Source Code Pro" w:cs="宋体"/>
          <w:color w:val="888888"/>
          <w:kern w:val="0"/>
          <w:sz w:val="24"/>
          <w:szCs w:val="24"/>
          <w:shd w:val="clear" w:color="auto" w:fill="F0F0F0"/>
          <w14:ligatures w14:val="none"/>
        </w:rPr>
        <w:t xml:space="preserve"> history(10)</w:t>
      </w:r>
      <w:r w:rsidRPr="005E7B64">
        <w:rPr>
          <w:rFonts w:ascii="Source Code Pro" w:eastAsia="宋体" w:hAnsi="Source Code Pro" w:cs="宋体"/>
          <w:color w:val="888888"/>
          <w:kern w:val="0"/>
          <w:sz w:val="24"/>
          <w:szCs w:val="24"/>
          <w:shd w:val="clear" w:color="auto" w:fill="F0F0F0"/>
          <w14:ligatures w14:val="none"/>
        </w:rPr>
        <w:t>返回的结果</w:t>
      </w:r>
    </w:p>
    <w:p w14:paraId="3B44832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w:t>
      </w:r>
      <w:r w:rsidRPr="005E7B64">
        <w:rPr>
          <w:rFonts w:ascii="Source Code Pro" w:eastAsia="宋体" w:hAnsi="Source Code Pro" w:cs="宋体"/>
          <w:color w:val="880000"/>
          <w:kern w:val="0"/>
          <w:sz w:val="24"/>
          <w:szCs w:val="24"/>
          <w:shd w:val="clear" w:color="auto" w:fill="F0F0F0"/>
          <w14:ligatures w14:val="none"/>
        </w:rPr>
        <w:t>"Selling %s, amount=%s"</w:t>
      </w:r>
      <w:r w:rsidRPr="005E7B64">
        <w:rPr>
          <w:rFonts w:ascii="Source Code Pro" w:eastAsia="宋体" w:hAnsi="Source Code Pro" w:cs="宋体"/>
          <w:color w:val="000000"/>
          <w:kern w:val="0"/>
          <w:sz w:val="24"/>
          <w:szCs w:val="24"/>
          <w:shd w:val="clear" w:color="auto" w:fill="F0F0F0"/>
          <w14:ligatures w14:val="none"/>
        </w:rPr>
        <w:t xml:space="preserve">, security, amount)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打印出一个格式化后的字符串</w:t>
      </w:r>
    </w:p>
    <w:p w14:paraId="4E68EA4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data, context.portfolio)</w:t>
      </w:r>
    </w:p>
    <w:p w14:paraId="29EF8D17" w14:textId="77777777" w:rsidR="005E7B64" w:rsidRPr="005E7B64" w:rsidRDefault="005E7B64" w:rsidP="005E7B64">
      <w:pPr>
        <w:widowControl/>
        <w:spacing w:before="360" w:after="360"/>
        <w:jc w:val="left"/>
        <w:outlineLvl w:val="4"/>
        <w:rPr>
          <w:rFonts w:ascii="inherit" w:eastAsia="宋体" w:hAnsi="inherit" w:cs="宋体"/>
          <w:kern w:val="0"/>
          <w:sz w:val="24"/>
          <w:szCs w:val="24"/>
          <w14:ligatures w14:val="none"/>
        </w:rPr>
      </w:pPr>
      <w:r w:rsidRPr="005E7B64">
        <w:rPr>
          <w:rFonts w:ascii="inherit" w:eastAsia="宋体" w:hAnsi="inherit" w:cs="宋体"/>
          <w:kern w:val="0"/>
          <w:sz w:val="24"/>
          <w:szCs w:val="24"/>
          <w14:ligatures w14:val="none"/>
        </w:rPr>
        <w:t>设定</w:t>
      </w:r>
      <w:r w:rsidRPr="005E7B64">
        <w:rPr>
          <w:rFonts w:ascii="inherit" w:eastAsia="宋体" w:hAnsi="inherit" w:cs="宋体"/>
          <w:kern w:val="0"/>
          <w:sz w:val="24"/>
          <w:szCs w:val="24"/>
          <w14:ligatures w14:val="none"/>
        </w:rPr>
        <w:t>log</w:t>
      </w:r>
      <w:r w:rsidRPr="005E7B64">
        <w:rPr>
          <w:rFonts w:ascii="inherit" w:eastAsia="宋体" w:hAnsi="inherit" w:cs="宋体"/>
          <w:kern w:val="0"/>
          <w:sz w:val="24"/>
          <w:szCs w:val="24"/>
          <w14:ligatures w14:val="none"/>
        </w:rPr>
        <w:t>级别：</w:t>
      </w:r>
      <w:r w:rsidRPr="005E7B64">
        <w:rPr>
          <w:rFonts w:ascii="inherit" w:eastAsia="宋体" w:hAnsi="inherit" w:cs="宋体"/>
          <w:kern w:val="0"/>
          <w:sz w:val="24"/>
          <w:szCs w:val="24"/>
          <w14:ligatures w14:val="none"/>
        </w:rPr>
        <w:t>log.set_level</w:t>
      </w:r>
    </w:p>
    <w:p w14:paraId="66047E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log.set_</w:t>
      </w:r>
      <w:proofErr w:type="gramStart"/>
      <w:r w:rsidRPr="005E7B64">
        <w:rPr>
          <w:rFonts w:ascii="Source Code Pro" w:eastAsia="宋体" w:hAnsi="Source Code Pro" w:cs="宋体"/>
          <w:color w:val="000000"/>
          <w:kern w:val="0"/>
          <w:sz w:val="24"/>
          <w:szCs w:val="24"/>
          <w:shd w:val="clear" w:color="auto" w:fill="F0F0F0"/>
          <w14:ligatures w14:val="none"/>
        </w:rPr>
        <w:t>level(</w:t>
      </w:r>
      <w:proofErr w:type="gramEnd"/>
      <w:r w:rsidRPr="005E7B64">
        <w:rPr>
          <w:rFonts w:ascii="Source Code Pro" w:eastAsia="宋体" w:hAnsi="Source Code Pro" w:cs="宋体"/>
          <w:color w:val="000000"/>
          <w:kern w:val="0"/>
          <w:sz w:val="24"/>
          <w:szCs w:val="24"/>
          <w:shd w:val="clear" w:color="auto" w:fill="F0F0F0"/>
          <w14:ligatures w14:val="none"/>
        </w:rPr>
        <w:t>name, level)</w:t>
      </w:r>
    </w:p>
    <w:p w14:paraId="55686CF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设置不同种类的log的级别, 低于这个级别的log不会输出. 所有log的默认级别是debug，为了降低排查问题的难度，建议</w:t>
      </w:r>
      <w:r w:rsidRPr="005E7B64">
        <w:rPr>
          <w:rFonts w:ascii="宋体" w:eastAsia="宋体" w:hAnsi="宋体" w:cs="宋体"/>
          <w:b/>
          <w:bCs/>
          <w:kern w:val="0"/>
          <w:sz w:val="24"/>
          <w:szCs w:val="24"/>
          <w14:ligatures w14:val="none"/>
        </w:rPr>
        <w:t>日志级别保持为默认级别(不设置日志级别，或者设置log.set_level('order', 'info'))</w:t>
      </w:r>
      <w:r w:rsidRPr="005E7B64">
        <w:rPr>
          <w:rFonts w:ascii="宋体" w:eastAsia="宋体" w:hAnsi="宋体" w:cs="宋体"/>
          <w:kern w:val="0"/>
          <w:sz w:val="24"/>
          <w:szCs w:val="24"/>
          <w14:ligatures w14:val="none"/>
        </w:rPr>
        <w:t>。</w:t>
      </w:r>
    </w:p>
    <w:p w14:paraId="222A296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name: 字符串, log种类, 必须是'order', 'history', 'strategy'中的一个, 含义分别是:</w:t>
      </w:r>
    </w:p>
    <w:p w14:paraId="46837284" w14:textId="77777777" w:rsidR="005E7B64" w:rsidRPr="005E7B64" w:rsidRDefault="005E7B64" w:rsidP="005E7B64">
      <w:pPr>
        <w:widowControl/>
        <w:numPr>
          <w:ilvl w:val="0"/>
          <w:numId w:val="17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 调用order系列API产生的log</w:t>
      </w:r>
    </w:p>
    <w:p w14:paraId="3BCD15D5" w14:textId="77777777" w:rsidR="005E7B64" w:rsidRPr="005E7B64" w:rsidRDefault="005E7B64" w:rsidP="005E7B64">
      <w:pPr>
        <w:widowControl/>
        <w:numPr>
          <w:ilvl w:val="0"/>
          <w:numId w:val="17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history: 调用history系列API(history/attribute_history/get_price)产生的log</w:t>
      </w:r>
    </w:p>
    <w:p w14:paraId="45CB6B17" w14:textId="77777777" w:rsidR="005E7B64" w:rsidRPr="005E7B64" w:rsidRDefault="005E7B64" w:rsidP="005E7B64">
      <w:pPr>
        <w:widowControl/>
        <w:numPr>
          <w:ilvl w:val="0"/>
          <w:numId w:val="17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strategy: 您自己在策略代码中打的log</w:t>
      </w:r>
    </w:p>
    <w:p w14:paraId="27D81B9C" w14:textId="77777777" w:rsidR="005E7B64" w:rsidRPr="005E7B64" w:rsidRDefault="005E7B64" w:rsidP="005E7B64">
      <w:pPr>
        <w:widowControl/>
        <w:numPr>
          <w:ilvl w:val="0"/>
          <w:numId w:val="174"/>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system：系统日志，除以上三类之外的日志</w:t>
      </w:r>
    </w:p>
    <w:p w14:paraId="28A809BD"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level: 字符串, 必须是'debug', 'info', 'warning', 'error'中的一个, 级别: debug &lt; info &lt; warning &lt; error</w:t>
      </w:r>
    </w:p>
    <w:p w14:paraId="518A57D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w:t>
      </w:r>
    </w:p>
    <w:p w14:paraId="4359F96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示例</w:t>
      </w:r>
    </w:p>
    <w:p w14:paraId="6DC1B3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设置日志级别为</w:t>
      </w:r>
      <w:r w:rsidRPr="005E7B64">
        <w:rPr>
          <w:rFonts w:ascii="Source Code Pro" w:eastAsia="宋体" w:hAnsi="Source Code Pro" w:cs="宋体"/>
          <w:color w:val="888888"/>
          <w:kern w:val="0"/>
          <w:sz w:val="24"/>
          <w:szCs w:val="24"/>
          <w:shd w:val="clear" w:color="auto" w:fill="F0F0F0"/>
          <w14:ligatures w14:val="none"/>
        </w:rPr>
        <w:t>debug</w:t>
      </w:r>
    </w:p>
    <w:p w14:paraId="3B1A4D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log.set_</w:t>
      </w:r>
      <w:proofErr w:type="gramStart"/>
      <w:r w:rsidRPr="005E7B64">
        <w:rPr>
          <w:rFonts w:ascii="Source Code Pro" w:eastAsia="宋体" w:hAnsi="Source Code Pro" w:cs="宋体"/>
          <w:color w:val="000000"/>
          <w:kern w:val="0"/>
          <w:sz w:val="24"/>
          <w:szCs w:val="24"/>
          <w:shd w:val="clear" w:color="auto" w:fill="F0F0F0"/>
          <w14:ligatures w14:val="none"/>
        </w:rPr>
        <w:t>level(</w:t>
      </w:r>
      <w:proofErr w:type="gramEnd"/>
      <w:r w:rsidRPr="005E7B64">
        <w:rPr>
          <w:rFonts w:ascii="Source Code Pro" w:eastAsia="宋体" w:hAnsi="Source Code Pro" w:cs="宋体"/>
          <w:color w:val="880000"/>
          <w:kern w:val="0"/>
          <w:sz w:val="24"/>
          <w:szCs w:val="24"/>
          <w:shd w:val="clear" w:color="auto" w:fill="F0F0F0"/>
          <w14:ligatures w14:val="none"/>
        </w:rPr>
        <w:t>'order'</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'debug'</w:t>
      </w:r>
      <w:r w:rsidRPr="005E7B64">
        <w:rPr>
          <w:rFonts w:ascii="Source Code Pro" w:eastAsia="宋体" w:hAnsi="Source Code Pro" w:cs="宋体"/>
          <w:color w:val="000000"/>
          <w:kern w:val="0"/>
          <w:sz w:val="24"/>
          <w:szCs w:val="24"/>
          <w:shd w:val="clear" w:color="auto" w:fill="F0F0F0"/>
          <w14:ligatures w14:val="none"/>
        </w:rPr>
        <w:t>)</w:t>
      </w:r>
    </w:p>
    <w:p w14:paraId="7B25C0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24966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注意</w:t>
      </w:r>
      <w:r w:rsidRPr="005E7B64">
        <w:rPr>
          <w:rFonts w:ascii="Source Code Pro" w:eastAsia="宋体" w:hAnsi="Source Code Pro" w:cs="宋体"/>
          <w:color w:val="000000"/>
          <w:kern w:val="0"/>
          <w:sz w:val="24"/>
          <w:szCs w:val="24"/>
          <w:shd w:val="clear" w:color="auto" w:fill="F0F0F0"/>
          <w14:ligatures w14:val="none"/>
        </w:rPr>
        <w:t xml:space="preserve">**  </w:t>
      </w:r>
    </w:p>
    <w:p w14:paraId="04E43C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尽量设置日志级别为</w:t>
      </w:r>
      <w:r w:rsidRPr="005E7B64">
        <w:rPr>
          <w:rFonts w:ascii="Source Code Pro" w:eastAsia="宋体" w:hAnsi="Source Code Pro" w:cs="宋体"/>
          <w:color w:val="000000"/>
          <w:kern w:val="0"/>
          <w:sz w:val="24"/>
          <w:szCs w:val="24"/>
          <w:shd w:val="clear" w:color="auto" w:fill="F0F0F0"/>
          <w14:ligatures w14:val="none"/>
        </w:rPr>
        <w:t>debug</w:t>
      </w:r>
      <w:r w:rsidRPr="005E7B64">
        <w:rPr>
          <w:rFonts w:ascii="Source Code Pro" w:eastAsia="宋体" w:hAnsi="Source Code Pro" w:cs="宋体"/>
          <w:color w:val="000000"/>
          <w:kern w:val="0"/>
          <w:sz w:val="24"/>
          <w:szCs w:val="24"/>
          <w:shd w:val="clear" w:color="auto" w:fill="F0F0F0"/>
          <w14:ligatures w14:val="none"/>
        </w:rPr>
        <w:t>，或者不设置（使用系统默认级别），有利于您快速的发现问题；</w:t>
      </w:r>
    </w:p>
    <w:p w14:paraId="42FF596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模拟交易中，需要修改日志级别，可以在</w:t>
      </w:r>
      <w:r w:rsidRPr="005E7B64">
        <w:rPr>
          <w:rFonts w:ascii="Source Code Pro" w:eastAsia="宋体" w:hAnsi="Source Code Pro" w:cs="宋体"/>
          <w:color w:val="000000"/>
          <w:kern w:val="0"/>
          <w:sz w:val="24"/>
          <w:szCs w:val="24"/>
          <w:shd w:val="clear" w:color="auto" w:fill="F0F0F0"/>
          <w14:ligatures w14:val="none"/>
        </w:rPr>
        <w:t>after_code_changed</w:t>
      </w:r>
      <w:r w:rsidRPr="005E7B64">
        <w:rPr>
          <w:rFonts w:ascii="Source Code Pro" w:eastAsia="宋体" w:hAnsi="Source Code Pro" w:cs="宋体"/>
          <w:color w:val="000000"/>
          <w:kern w:val="0"/>
          <w:sz w:val="24"/>
          <w:szCs w:val="24"/>
          <w:shd w:val="clear" w:color="auto" w:fill="F0F0F0"/>
          <w14:ligatures w14:val="none"/>
        </w:rPr>
        <w:t>中，重新设置日志级别。</w:t>
      </w:r>
    </w:p>
    <w:p w14:paraId="5916897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write_file 将</w:t>
      </w:r>
      <w:proofErr w:type="gramStart"/>
      <w:r w:rsidRPr="005E7B64">
        <w:rPr>
          <w:rFonts w:ascii="宋体" w:eastAsia="宋体" w:hAnsi="宋体" w:cs="宋体"/>
          <w:kern w:val="0"/>
          <w:sz w:val="24"/>
          <w:szCs w:val="24"/>
          <w14:ligatures w14:val="none"/>
        </w:rPr>
        <w:t>回测或</w:t>
      </w:r>
      <w:proofErr w:type="gramEnd"/>
      <w:r w:rsidRPr="005E7B64">
        <w:rPr>
          <w:rFonts w:ascii="宋体" w:eastAsia="宋体" w:hAnsi="宋体" w:cs="宋体"/>
          <w:kern w:val="0"/>
          <w:sz w:val="24"/>
          <w:szCs w:val="24"/>
          <w14:ligatures w14:val="none"/>
        </w:rPr>
        <w:t>模拟交易数据写入到投资研究文件中</w:t>
      </w:r>
    </w:p>
    <w:p w14:paraId="50A425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write_</w:t>
      </w:r>
      <w:proofErr w:type="gramStart"/>
      <w:r w:rsidRPr="005E7B64">
        <w:rPr>
          <w:rFonts w:ascii="Source Code Pro" w:eastAsia="宋体" w:hAnsi="Source Code Pro" w:cs="宋体"/>
          <w:color w:val="000000"/>
          <w:kern w:val="0"/>
          <w:sz w:val="24"/>
          <w:szCs w:val="24"/>
          <w:shd w:val="clear" w:color="auto" w:fill="F0F0F0"/>
          <w14:ligatures w14:val="none"/>
        </w:rPr>
        <w:t>file(</w:t>
      </w:r>
      <w:proofErr w:type="gramEnd"/>
      <w:r w:rsidRPr="005E7B64">
        <w:rPr>
          <w:rFonts w:ascii="Source Code Pro" w:eastAsia="宋体" w:hAnsi="Source Code Pro" w:cs="宋体"/>
          <w:color w:val="000000"/>
          <w:kern w:val="0"/>
          <w:sz w:val="24"/>
          <w:szCs w:val="24"/>
          <w:shd w:val="clear" w:color="auto" w:fill="F0F0F0"/>
          <w14:ligatures w14:val="none"/>
        </w:rPr>
        <w:t>path, content, append=</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4446EF7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将</w:t>
      </w:r>
      <w:proofErr w:type="gramStart"/>
      <w:r w:rsidRPr="005E7B64">
        <w:rPr>
          <w:rFonts w:ascii="宋体" w:eastAsia="宋体" w:hAnsi="宋体" w:cs="宋体"/>
          <w:kern w:val="0"/>
          <w:sz w:val="24"/>
          <w:szCs w:val="24"/>
          <w14:ligatures w14:val="none"/>
        </w:rPr>
        <w:t>回测或者</w:t>
      </w:r>
      <w:proofErr w:type="gramEnd"/>
      <w:r w:rsidRPr="005E7B64">
        <w:rPr>
          <w:rFonts w:ascii="宋体" w:eastAsia="宋体" w:hAnsi="宋体" w:cs="宋体"/>
          <w:kern w:val="0"/>
          <w:sz w:val="24"/>
          <w:szCs w:val="24"/>
          <w14:ligatures w14:val="none"/>
        </w:rPr>
        <w:t>模拟交易的数据写入</w:t>
      </w:r>
      <w:hyperlink r:id="rId198" w:history="1">
        <w:r w:rsidRPr="005E7B64">
          <w:rPr>
            <w:rFonts w:ascii="宋体" w:eastAsia="宋体" w:hAnsi="宋体" w:cs="宋体"/>
            <w:color w:val="0E90D2"/>
            <w:kern w:val="0"/>
            <w:sz w:val="24"/>
            <w:szCs w:val="24"/>
            <w:u w:val="single"/>
            <w14:ligatures w14:val="none"/>
          </w:rPr>
          <w:t>投资研究</w:t>
        </w:r>
      </w:hyperlink>
      <w:r w:rsidRPr="005E7B64">
        <w:rPr>
          <w:rFonts w:ascii="宋体" w:eastAsia="宋体" w:hAnsi="宋体" w:cs="宋体"/>
          <w:kern w:val="0"/>
          <w:sz w:val="24"/>
          <w:szCs w:val="24"/>
          <w14:ligatures w14:val="none"/>
        </w:rPr>
        <w:t>path文件, 写入后, 您可以立即在研究模块中看到这个文件,默认在投资研究的根目录</w:t>
      </w:r>
      <w:r w:rsidRPr="005E7B64">
        <w:rPr>
          <w:rFonts w:ascii="宋体" w:eastAsia="宋体" w:hAnsi="宋体" w:cs="宋体"/>
          <w:kern w:val="0"/>
          <w:sz w:val="24"/>
          <w:szCs w:val="24"/>
          <w14:ligatures w14:val="none"/>
        </w:rPr>
        <w:br/>
      </w:r>
      <w:hyperlink r:id="rId199" w:history="1">
        <w:proofErr w:type="gramStart"/>
        <w:r w:rsidRPr="005E7B64">
          <w:rPr>
            <w:rFonts w:ascii="宋体" w:eastAsia="宋体" w:hAnsi="宋体" w:cs="宋体"/>
            <w:color w:val="0E90D2"/>
            <w:kern w:val="0"/>
            <w:sz w:val="24"/>
            <w:szCs w:val="24"/>
            <w:u w:val="single"/>
            <w14:ligatures w14:val="none"/>
          </w:rPr>
          <w:t>在回测及</w:t>
        </w:r>
        <w:proofErr w:type="gramEnd"/>
        <w:r w:rsidRPr="005E7B64">
          <w:rPr>
            <w:rFonts w:ascii="宋体" w:eastAsia="宋体" w:hAnsi="宋体" w:cs="宋体"/>
            <w:color w:val="0E90D2"/>
            <w:kern w:val="0"/>
            <w:sz w:val="24"/>
            <w:szCs w:val="24"/>
            <w:u w:val="single"/>
            <w14:ligatures w14:val="none"/>
          </w:rPr>
          <w:t>模拟交易中读取/写入研究中不同格式的文件</w:t>
        </w:r>
      </w:hyperlink>
    </w:p>
    <w:p w14:paraId="705E4F5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6D17DBDB" w14:textId="77777777" w:rsidR="005E7B64" w:rsidRPr="005E7B64" w:rsidRDefault="005E7B64" w:rsidP="005E7B64">
      <w:pPr>
        <w:widowControl/>
        <w:numPr>
          <w:ilvl w:val="0"/>
          <w:numId w:val="1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path: 相对路径, 相对于您的私有空间的根目录的路径</w:t>
      </w:r>
    </w:p>
    <w:p w14:paraId="475A5393" w14:textId="77777777" w:rsidR="005E7B64" w:rsidRPr="005E7B64" w:rsidRDefault="005E7B64" w:rsidP="005E7B64">
      <w:pPr>
        <w:widowControl/>
        <w:numPr>
          <w:ilvl w:val="0"/>
          <w:numId w:val="1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content: 文件内容, str或者unicode, 如果是unicode, 则会使用UTF-8</w:t>
      </w:r>
      <w:proofErr w:type="gramStart"/>
      <w:r w:rsidRPr="005E7B64">
        <w:rPr>
          <w:rFonts w:ascii="宋体" w:eastAsia="宋体" w:hAnsi="宋体" w:cs="宋体"/>
          <w:kern w:val="0"/>
          <w:sz w:val="24"/>
          <w:szCs w:val="24"/>
          <w14:ligatures w14:val="none"/>
        </w:rPr>
        <w:t>编码再</w:t>
      </w:r>
      <w:proofErr w:type="gramEnd"/>
      <w:r w:rsidRPr="005E7B64">
        <w:rPr>
          <w:rFonts w:ascii="宋体" w:eastAsia="宋体" w:hAnsi="宋体" w:cs="宋体"/>
          <w:kern w:val="0"/>
          <w:sz w:val="24"/>
          <w:szCs w:val="24"/>
          <w14:ligatures w14:val="none"/>
        </w:rPr>
        <w:t>存储.可以是二进制内容.</w:t>
      </w:r>
    </w:p>
    <w:p w14:paraId="6F450158" w14:textId="77777777" w:rsidR="005E7B64" w:rsidRPr="005E7B64" w:rsidRDefault="005E7B64" w:rsidP="005E7B64">
      <w:pPr>
        <w:widowControl/>
        <w:numPr>
          <w:ilvl w:val="0"/>
          <w:numId w:val="175"/>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append: 是否是追加模式, 当为False会清除原有文件内容，默认为False.</w:t>
      </w:r>
    </w:p>
    <w:p w14:paraId="4551901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None 如果写入失败(一般是因为路径不合法), 会抛出异常</w:t>
      </w:r>
    </w:p>
    <w:p w14:paraId="6511BDC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74A9C1E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write_</w:t>
      </w:r>
      <w:proofErr w:type="gramStart"/>
      <w:r w:rsidRPr="005E7B64">
        <w:rPr>
          <w:rFonts w:ascii="Source Code Pro" w:eastAsia="宋体" w:hAnsi="Source Code Pro" w:cs="宋体"/>
          <w:color w:val="000000"/>
          <w:kern w:val="0"/>
          <w:sz w:val="24"/>
          <w:szCs w:val="24"/>
          <w:shd w:val="clear" w:color="auto" w:fill="F0F0F0"/>
          <w14:ligatures w14:val="none"/>
        </w:rPr>
        <w:t>file(</w:t>
      </w:r>
      <w:proofErr w:type="gramEnd"/>
      <w:r w:rsidRPr="005E7B64">
        <w:rPr>
          <w:rFonts w:ascii="Source Code Pro" w:eastAsia="宋体" w:hAnsi="Source Code Pro" w:cs="宋体"/>
          <w:color w:val="880000"/>
          <w:kern w:val="0"/>
          <w:sz w:val="24"/>
          <w:szCs w:val="24"/>
          <w:shd w:val="clear" w:color="auto" w:fill="F0F0F0"/>
          <w14:ligatures w14:val="none"/>
        </w:rPr>
        <w:t>"test.txt"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"hello world"</w:t>
      </w:r>
      <w:r w:rsidRPr="005E7B64">
        <w:rPr>
          <w:rFonts w:ascii="Source Code Pro" w:eastAsia="宋体" w:hAnsi="Source Code Pro" w:cs="宋体"/>
          <w:color w:val="000000"/>
          <w:kern w:val="0"/>
          <w:sz w:val="24"/>
          <w:szCs w:val="24"/>
          <w:shd w:val="clear" w:color="auto" w:fill="F0F0F0"/>
          <w14:ligatures w14:val="none"/>
        </w:rPr>
        <w:t>)</w:t>
      </w:r>
    </w:p>
    <w:p w14:paraId="2F8069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C4EB3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写入沪深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的股票到</w:t>
      </w:r>
      <w:r w:rsidRPr="005E7B64">
        <w:rPr>
          <w:rFonts w:ascii="Source Code Pro" w:eastAsia="宋体" w:hAnsi="Source Code Pro" w:cs="宋体"/>
          <w:color w:val="888888"/>
          <w:kern w:val="0"/>
          <w:sz w:val="24"/>
          <w:szCs w:val="24"/>
          <w:shd w:val="clear" w:color="auto" w:fill="F0F0F0"/>
          <w14:ligatures w14:val="none"/>
        </w:rPr>
        <w:t>HS300.stocks.json</w:t>
      </w:r>
      <w:r w:rsidRPr="005E7B64">
        <w:rPr>
          <w:rFonts w:ascii="Source Code Pro" w:eastAsia="宋体" w:hAnsi="Source Code Pro" w:cs="宋体"/>
          <w:color w:val="888888"/>
          <w:kern w:val="0"/>
          <w:sz w:val="24"/>
          <w:szCs w:val="24"/>
          <w:shd w:val="clear" w:color="auto" w:fill="F0F0F0"/>
          <w14:ligatures w14:val="none"/>
        </w:rPr>
        <w:t>文件中</w:t>
      </w:r>
    </w:p>
    <w:p w14:paraId="2248B6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json</w:t>
      </w:r>
    </w:p>
    <w:p w14:paraId="5A95C7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write_</w:t>
      </w:r>
      <w:proofErr w:type="gramStart"/>
      <w:r w:rsidRPr="005E7B64">
        <w:rPr>
          <w:rFonts w:ascii="Source Code Pro" w:eastAsia="宋体" w:hAnsi="Source Code Pro" w:cs="宋体"/>
          <w:color w:val="000000"/>
          <w:kern w:val="0"/>
          <w:sz w:val="24"/>
          <w:szCs w:val="24"/>
          <w:shd w:val="clear" w:color="auto" w:fill="F0F0F0"/>
          <w14:ligatures w14:val="none"/>
        </w:rPr>
        <w:t>file(</w:t>
      </w:r>
      <w:proofErr w:type="gramEnd"/>
      <w:r w:rsidRPr="005E7B64">
        <w:rPr>
          <w:rFonts w:ascii="Source Code Pro" w:eastAsia="宋体" w:hAnsi="Source Code Pro" w:cs="宋体"/>
          <w:color w:val="880000"/>
          <w:kern w:val="0"/>
          <w:sz w:val="24"/>
          <w:szCs w:val="24"/>
          <w:shd w:val="clear" w:color="auto" w:fill="F0F0F0"/>
          <w14:ligatures w14:val="none"/>
        </w:rPr>
        <w:t>'HS300.stocks.json'</w:t>
      </w:r>
      <w:r w:rsidRPr="005E7B64">
        <w:rPr>
          <w:rFonts w:ascii="Source Code Pro" w:eastAsia="宋体" w:hAnsi="Source Code Pro" w:cs="宋体"/>
          <w:color w:val="000000"/>
          <w:kern w:val="0"/>
          <w:sz w:val="24"/>
          <w:szCs w:val="24"/>
          <w:shd w:val="clear" w:color="auto" w:fill="F0F0F0"/>
          <w14:ligatures w14:val="none"/>
        </w:rPr>
        <w:t>, json.dumps(get_index_stocks(</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3F0A7E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0A4E0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把</w:t>
      </w:r>
      <w:r w:rsidRPr="005E7B64">
        <w:rPr>
          <w:rFonts w:ascii="Source Code Pro" w:eastAsia="宋体" w:hAnsi="Source Code Pro" w:cs="宋体"/>
          <w:color w:val="888888"/>
          <w:kern w:val="0"/>
          <w:sz w:val="24"/>
          <w:szCs w:val="24"/>
          <w:shd w:val="clear" w:color="auto" w:fill="F0F0F0"/>
          <w14:ligatures w14:val="none"/>
        </w:rPr>
        <w:t xml:space="preserve"> DataFrame </w:t>
      </w:r>
      <w:r w:rsidRPr="005E7B64">
        <w:rPr>
          <w:rFonts w:ascii="Source Code Pro" w:eastAsia="宋体" w:hAnsi="Source Code Pro" w:cs="宋体"/>
          <w:color w:val="888888"/>
          <w:kern w:val="0"/>
          <w:sz w:val="24"/>
          <w:szCs w:val="24"/>
          <w:shd w:val="clear" w:color="auto" w:fill="F0F0F0"/>
          <w14:ligatures w14:val="none"/>
        </w:rPr>
        <w:t>表保存到文件</w:t>
      </w:r>
    </w:p>
    <w:p w14:paraId="204298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df = attribute_history(</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获取</w:t>
      </w:r>
      <w:r w:rsidRPr="005E7B64">
        <w:rPr>
          <w:rFonts w:ascii="Source Code Pro" w:eastAsia="宋体" w:hAnsi="Source Code Pro" w:cs="宋体"/>
          <w:color w:val="888888"/>
          <w:kern w:val="0"/>
          <w:sz w:val="24"/>
          <w:szCs w:val="24"/>
          <w:shd w:val="clear" w:color="auto" w:fill="F0F0F0"/>
          <w14:ligatures w14:val="none"/>
        </w:rPr>
        <w:t>DataFrame</w:t>
      </w:r>
      <w:r w:rsidRPr="005E7B64">
        <w:rPr>
          <w:rFonts w:ascii="Source Code Pro" w:eastAsia="宋体" w:hAnsi="Source Code Pro" w:cs="宋体"/>
          <w:color w:val="888888"/>
          <w:kern w:val="0"/>
          <w:sz w:val="24"/>
          <w:szCs w:val="24"/>
          <w:shd w:val="clear" w:color="auto" w:fill="F0F0F0"/>
          <w14:ligatures w14:val="none"/>
        </w:rPr>
        <w:t>表</w:t>
      </w:r>
    </w:p>
    <w:p w14:paraId="35D5DE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write_file(</w:t>
      </w:r>
      <w:r w:rsidRPr="005E7B64">
        <w:rPr>
          <w:rFonts w:ascii="Source Code Pro" w:eastAsia="宋体" w:hAnsi="Source Code Pro" w:cs="宋体"/>
          <w:color w:val="880000"/>
          <w:kern w:val="0"/>
          <w:sz w:val="24"/>
          <w:szCs w:val="24"/>
          <w:shd w:val="clear" w:color="auto" w:fill="F0F0F0"/>
          <w14:ligatures w14:val="none"/>
        </w:rPr>
        <w:t>'df.csv'</w:t>
      </w:r>
      <w:r w:rsidRPr="005E7B64">
        <w:rPr>
          <w:rFonts w:ascii="Source Code Pro" w:eastAsia="宋体" w:hAnsi="Source Code Pro" w:cs="宋体"/>
          <w:color w:val="000000"/>
          <w:kern w:val="0"/>
          <w:sz w:val="24"/>
          <w:szCs w:val="24"/>
          <w:shd w:val="clear" w:color="auto" w:fill="F0F0F0"/>
          <w14:ligatures w14:val="none"/>
        </w:rPr>
        <w:t>, df.to_csv(), append=</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写到文件中</w:t>
      </w:r>
    </w:p>
    <w:p w14:paraId="68BB41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2BA308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详细用法可以参考文档：</w:t>
      </w:r>
      <w:r w:rsidRPr="005E7B64">
        <w:rPr>
          <w:rFonts w:ascii="Source Code Pro" w:eastAsia="宋体" w:hAnsi="Source Code Pro" w:cs="宋体"/>
          <w:color w:val="888888"/>
          <w:kern w:val="0"/>
          <w:sz w:val="24"/>
          <w:szCs w:val="24"/>
          <w:shd w:val="clear" w:color="auto" w:fill="F0F0F0"/>
          <w14:ligatures w14:val="none"/>
        </w:rPr>
        <w:t xml:space="preserve">https://www.joinquant.com/post/580 </w:t>
      </w:r>
      <w:r w:rsidRPr="005E7B64">
        <w:rPr>
          <w:rFonts w:ascii="Source Code Pro" w:eastAsia="宋体" w:hAnsi="Source Code Pro" w:cs="宋体"/>
          <w:color w:val="888888"/>
          <w:kern w:val="0"/>
          <w:sz w:val="24"/>
          <w:szCs w:val="24"/>
          <w:shd w:val="clear" w:color="auto" w:fill="F0F0F0"/>
          <w14:ligatures w14:val="none"/>
        </w:rPr>
        <w:t>以及</w:t>
      </w:r>
      <w:r w:rsidRPr="005E7B64">
        <w:rPr>
          <w:rFonts w:ascii="Source Code Pro" w:eastAsia="宋体" w:hAnsi="Source Code Pro" w:cs="宋体"/>
          <w:color w:val="888888"/>
          <w:kern w:val="0"/>
          <w:sz w:val="24"/>
          <w:szCs w:val="24"/>
          <w:shd w:val="clear" w:color="auto" w:fill="F0F0F0"/>
          <w14:ligatures w14:val="none"/>
        </w:rPr>
        <w:t xml:space="preserve"> https://www.joinquant.com/view/community/detail/a9f7577b37265f78ffc2c6bb2467d47e?type=1</w:t>
      </w:r>
    </w:p>
    <w:p w14:paraId="6BE3E74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read_file 在</w:t>
      </w:r>
      <w:proofErr w:type="gramStart"/>
      <w:r w:rsidRPr="005E7B64">
        <w:rPr>
          <w:rFonts w:ascii="宋体" w:eastAsia="宋体" w:hAnsi="宋体" w:cs="宋体"/>
          <w:kern w:val="0"/>
          <w:sz w:val="24"/>
          <w:szCs w:val="24"/>
          <w14:ligatures w14:val="none"/>
        </w:rPr>
        <w:t>回测或者</w:t>
      </w:r>
      <w:proofErr w:type="gramEnd"/>
      <w:r w:rsidRPr="005E7B64">
        <w:rPr>
          <w:rFonts w:ascii="宋体" w:eastAsia="宋体" w:hAnsi="宋体" w:cs="宋体"/>
          <w:kern w:val="0"/>
          <w:sz w:val="24"/>
          <w:szCs w:val="24"/>
          <w14:ligatures w14:val="none"/>
        </w:rPr>
        <w:t>模拟交易中读取您研究中文件</w:t>
      </w:r>
    </w:p>
    <w:p w14:paraId="212D93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read_file(path)</w:t>
      </w:r>
    </w:p>
    <w:p w14:paraId="6C89DC54"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kern w:val="0"/>
          <w:sz w:val="24"/>
          <w:szCs w:val="24"/>
          <w14:ligatures w14:val="none"/>
        </w:rPr>
        <w:t>在回测及</w:t>
      </w:r>
      <w:proofErr w:type="gramEnd"/>
      <w:r w:rsidRPr="005E7B64">
        <w:rPr>
          <w:rFonts w:ascii="宋体" w:eastAsia="宋体" w:hAnsi="宋体" w:cs="宋体"/>
          <w:kern w:val="0"/>
          <w:sz w:val="24"/>
          <w:szCs w:val="24"/>
          <w14:ligatures w14:val="none"/>
        </w:rPr>
        <w:t>模拟交易中读取你的私有文件(您的私有文件可以在研究模块中看到)</w:t>
      </w:r>
      <w:r w:rsidRPr="005E7B64">
        <w:rPr>
          <w:rFonts w:ascii="宋体" w:eastAsia="宋体" w:hAnsi="宋体" w:cs="宋体"/>
          <w:kern w:val="0"/>
          <w:sz w:val="24"/>
          <w:szCs w:val="24"/>
          <w14:ligatures w14:val="none"/>
        </w:rPr>
        <w:br/>
      </w:r>
      <w:hyperlink r:id="rId200" w:history="1">
        <w:proofErr w:type="gramStart"/>
        <w:r w:rsidRPr="005E7B64">
          <w:rPr>
            <w:rFonts w:ascii="宋体" w:eastAsia="宋体" w:hAnsi="宋体" w:cs="宋体"/>
            <w:color w:val="0E90D2"/>
            <w:kern w:val="0"/>
            <w:sz w:val="24"/>
            <w:szCs w:val="24"/>
            <w:u w:val="single"/>
            <w14:ligatures w14:val="none"/>
          </w:rPr>
          <w:t>在回测及</w:t>
        </w:r>
        <w:proofErr w:type="gramEnd"/>
        <w:r w:rsidRPr="005E7B64">
          <w:rPr>
            <w:rFonts w:ascii="宋体" w:eastAsia="宋体" w:hAnsi="宋体" w:cs="宋体"/>
            <w:color w:val="0E90D2"/>
            <w:kern w:val="0"/>
            <w:sz w:val="24"/>
            <w:szCs w:val="24"/>
            <w:u w:val="single"/>
            <w14:ligatures w14:val="none"/>
          </w:rPr>
          <w:t>模拟交易中读取/写入研究中不同格式的文件</w:t>
        </w:r>
      </w:hyperlink>
    </w:p>
    <w:p w14:paraId="7FD6697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r w:rsidRPr="005E7B64">
        <w:rPr>
          <w:rFonts w:ascii="宋体" w:eastAsia="宋体" w:hAnsi="宋体" w:cs="宋体"/>
          <w:kern w:val="0"/>
          <w:sz w:val="24"/>
          <w:szCs w:val="24"/>
          <w14:ligatures w14:val="none"/>
        </w:rPr>
        <w:t> path: 相对路径, 相对于您的私有空间的根目录的路径</w:t>
      </w:r>
    </w:p>
    <w:p w14:paraId="5F98EA3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r w:rsidRPr="005E7B64">
        <w:rPr>
          <w:rFonts w:ascii="宋体" w:eastAsia="宋体" w:hAnsi="宋体" w:cs="宋体"/>
          <w:kern w:val="0"/>
          <w:sz w:val="24"/>
          <w:szCs w:val="24"/>
          <w14:ligatures w14:val="none"/>
        </w:rPr>
        <w:t> 返回文件的原始内容, 不做任何decode.</w:t>
      </w:r>
    </w:p>
    <w:p w14:paraId="085F620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示例</w:t>
      </w:r>
    </w:p>
    <w:p w14:paraId="4E3FA8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解析</w:t>
      </w:r>
      <w:r w:rsidRPr="005E7B64">
        <w:rPr>
          <w:rFonts w:ascii="Source Code Pro" w:eastAsia="宋体" w:hAnsi="Source Code Pro" w:cs="宋体"/>
          <w:color w:val="888888"/>
          <w:kern w:val="0"/>
          <w:sz w:val="24"/>
          <w:szCs w:val="24"/>
          <w:shd w:val="clear" w:color="auto" w:fill="F0F0F0"/>
          <w14:ligatures w14:val="none"/>
        </w:rPr>
        <w:t>json</w:t>
      </w:r>
      <w:r w:rsidRPr="005E7B64">
        <w:rPr>
          <w:rFonts w:ascii="Source Code Pro" w:eastAsia="宋体" w:hAnsi="Source Code Pro" w:cs="宋体"/>
          <w:color w:val="888888"/>
          <w:kern w:val="0"/>
          <w:sz w:val="24"/>
          <w:szCs w:val="24"/>
          <w:shd w:val="clear" w:color="auto" w:fill="F0F0F0"/>
          <w14:ligatures w14:val="none"/>
        </w:rPr>
        <w:t>文件</w:t>
      </w:r>
    </w:p>
    <w:p w14:paraId="7B3095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json</w:t>
      </w:r>
    </w:p>
    <w:p w14:paraId="11F204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content = read_file(</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HS300.stocks.json</w:t>
      </w:r>
      <w:proofErr w:type="gramEnd"/>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
    <w:p w14:paraId="0CAFB5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securities = </w:t>
      </w:r>
      <w:proofErr w:type="gramStart"/>
      <w:r w:rsidRPr="005E7B64">
        <w:rPr>
          <w:rFonts w:ascii="Source Code Pro" w:eastAsia="宋体" w:hAnsi="Source Code Pro" w:cs="宋体"/>
          <w:color w:val="000000"/>
          <w:kern w:val="0"/>
          <w:sz w:val="24"/>
          <w:szCs w:val="24"/>
          <w:shd w:val="clear" w:color="auto" w:fill="F0F0F0"/>
          <w14:ligatures w14:val="none"/>
        </w:rPr>
        <w:t>json.loads</w:t>
      </w:r>
      <w:proofErr w:type="gramEnd"/>
      <w:r w:rsidRPr="005E7B64">
        <w:rPr>
          <w:rFonts w:ascii="Source Code Pro" w:eastAsia="宋体" w:hAnsi="Source Code Pro" w:cs="宋体"/>
          <w:color w:val="000000"/>
          <w:kern w:val="0"/>
          <w:sz w:val="24"/>
          <w:szCs w:val="24"/>
          <w:shd w:val="clear" w:color="auto" w:fill="F0F0F0"/>
          <w14:ligatures w14:val="none"/>
        </w:rPr>
        <w:t>(content)</w:t>
      </w:r>
    </w:p>
    <w:p w14:paraId="4BCCCE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log.info(securities)</w:t>
      </w:r>
    </w:p>
    <w:p w14:paraId="0B1FD2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ED2B4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解析</w:t>
      </w:r>
      <w:r w:rsidRPr="005E7B64">
        <w:rPr>
          <w:rFonts w:ascii="Source Code Pro" w:eastAsia="宋体" w:hAnsi="Source Code Pro" w:cs="宋体"/>
          <w:color w:val="888888"/>
          <w:kern w:val="0"/>
          <w:sz w:val="24"/>
          <w:szCs w:val="24"/>
          <w:shd w:val="clear" w:color="auto" w:fill="F0F0F0"/>
          <w14:ligatures w14:val="none"/>
        </w:rPr>
        <w:t>csv</w:t>
      </w:r>
      <w:r w:rsidRPr="005E7B64">
        <w:rPr>
          <w:rFonts w:ascii="Source Code Pro" w:eastAsia="宋体" w:hAnsi="Source Code Pro" w:cs="宋体"/>
          <w:color w:val="888888"/>
          <w:kern w:val="0"/>
          <w:sz w:val="24"/>
          <w:szCs w:val="24"/>
          <w:shd w:val="clear" w:color="auto" w:fill="F0F0F0"/>
          <w14:ligatures w14:val="none"/>
        </w:rPr>
        <w:t>文件（</w:t>
      </w:r>
      <w:r w:rsidRPr="005E7B64">
        <w:rPr>
          <w:rFonts w:ascii="Source Code Pro" w:eastAsia="宋体" w:hAnsi="Source Code Pro" w:cs="宋体"/>
          <w:color w:val="888888"/>
          <w:kern w:val="0"/>
          <w:sz w:val="24"/>
          <w:szCs w:val="24"/>
          <w:shd w:val="clear" w:color="auto" w:fill="F0F0F0"/>
          <w14:ligatures w14:val="none"/>
        </w:rPr>
        <w:t>python2</w:t>
      </w:r>
      <w:r w:rsidRPr="005E7B64">
        <w:rPr>
          <w:rFonts w:ascii="Source Code Pro" w:eastAsia="宋体" w:hAnsi="Source Code Pro" w:cs="宋体"/>
          <w:color w:val="888888"/>
          <w:kern w:val="0"/>
          <w:sz w:val="24"/>
          <w:szCs w:val="24"/>
          <w:shd w:val="clear" w:color="auto" w:fill="F0F0F0"/>
          <w14:ligatures w14:val="none"/>
        </w:rPr>
        <w:t>环境）</w:t>
      </w:r>
    </w:p>
    <w:p w14:paraId="546FE3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638A12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six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StringIO</w:t>
      </w:r>
    </w:p>
    <w:p w14:paraId="42F50E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body=read_file(</w:t>
      </w:r>
      <w:r w:rsidRPr="005E7B64">
        <w:rPr>
          <w:rFonts w:ascii="Source Code Pro" w:eastAsia="宋体" w:hAnsi="Source Code Pro" w:cs="宋体"/>
          <w:color w:val="880000"/>
          <w:kern w:val="0"/>
          <w:sz w:val="24"/>
          <w:szCs w:val="24"/>
          <w:shd w:val="clear" w:color="auto" w:fill="F0F0F0"/>
          <w14:ligatures w14:val="none"/>
        </w:rPr>
        <w:t>"open.csv"</w:t>
      </w:r>
      <w:r w:rsidRPr="005E7B64">
        <w:rPr>
          <w:rFonts w:ascii="Source Code Pro" w:eastAsia="宋体" w:hAnsi="Source Code Pro" w:cs="宋体"/>
          <w:color w:val="000000"/>
          <w:kern w:val="0"/>
          <w:sz w:val="24"/>
          <w:szCs w:val="24"/>
          <w:shd w:val="clear" w:color="auto" w:fill="F0F0F0"/>
          <w14:ligatures w14:val="none"/>
        </w:rPr>
        <w:t>)</w:t>
      </w:r>
    </w:p>
    <w:p w14:paraId="4E484E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data=</w:t>
      </w:r>
      <w:proofErr w:type="gramStart"/>
      <w:r w:rsidRPr="005E7B64">
        <w:rPr>
          <w:rFonts w:ascii="Source Code Pro" w:eastAsia="宋体" w:hAnsi="Source Code Pro" w:cs="宋体"/>
          <w:color w:val="000000"/>
          <w:kern w:val="0"/>
          <w:sz w:val="24"/>
          <w:szCs w:val="24"/>
          <w:shd w:val="clear" w:color="auto" w:fill="F0F0F0"/>
          <w14:ligatures w14:val="none"/>
        </w:rPr>
        <w:t>pd.read</w:t>
      </w:r>
      <w:proofErr w:type="gramEnd"/>
      <w:r w:rsidRPr="005E7B64">
        <w:rPr>
          <w:rFonts w:ascii="Source Code Pro" w:eastAsia="宋体" w:hAnsi="Source Code Pro" w:cs="宋体"/>
          <w:color w:val="000000"/>
          <w:kern w:val="0"/>
          <w:sz w:val="24"/>
          <w:szCs w:val="24"/>
          <w:shd w:val="clear" w:color="auto" w:fill="F0F0F0"/>
          <w14:ligatures w14:val="none"/>
        </w:rPr>
        <w:t>_csv(StringIO(body))</w:t>
      </w:r>
    </w:p>
    <w:p w14:paraId="46F224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26DC04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解析</w:t>
      </w:r>
      <w:r w:rsidRPr="005E7B64">
        <w:rPr>
          <w:rFonts w:ascii="Source Code Pro" w:eastAsia="宋体" w:hAnsi="Source Code Pro" w:cs="宋体"/>
          <w:color w:val="888888"/>
          <w:kern w:val="0"/>
          <w:sz w:val="24"/>
          <w:szCs w:val="24"/>
          <w:shd w:val="clear" w:color="auto" w:fill="F0F0F0"/>
          <w14:ligatures w14:val="none"/>
        </w:rPr>
        <w:t>csv</w:t>
      </w:r>
      <w:r w:rsidRPr="005E7B64">
        <w:rPr>
          <w:rFonts w:ascii="Source Code Pro" w:eastAsia="宋体" w:hAnsi="Source Code Pro" w:cs="宋体"/>
          <w:color w:val="888888"/>
          <w:kern w:val="0"/>
          <w:sz w:val="24"/>
          <w:szCs w:val="24"/>
          <w:shd w:val="clear" w:color="auto" w:fill="F0F0F0"/>
          <w14:ligatures w14:val="none"/>
        </w:rPr>
        <w:t>文件（</w:t>
      </w:r>
      <w:r w:rsidRPr="005E7B64">
        <w:rPr>
          <w:rFonts w:ascii="Source Code Pro" w:eastAsia="宋体" w:hAnsi="Source Code Pro" w:cs="宋体"/>
          <w:color w:val="888888"/>
          <w:kern w:val="0"/>
          <w:sz w:val="24"/>
          <w:szCs w:val="24"/>
          <w:shd w:val="clear" w:color="auto" w:fill="F0F0F0"/>
          <w14:ligatures w14:val="none"/>
        </w:rPr>
        <w:t>python3</w:t>
      </w:r>
      <w:r w:rsidRPr="005E7B64">
        <w:rPr>
          <w:rFonts w:ascii="Source Code Pro" w:eastAsia="宋体" w:hAnsi="Source Code Pro" w:cs="宋体"/>
          <w:color w:val="888888"/>
          <w:kern w:val="0"/>
          <w:sz w:val="24"/>
          <w:szCs w:val="24"/>
          <w:shd w:val="clear" w:color="auto" w:fill="F0F0F0"/>
          <w14:ligatures w14:val="none"/>
        </w:rPr>
        <w:t>环境）</w:t>
      </w:r>
    </w:p>
    <w:p w14:paraId="5776FF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pandas </w:t>
      </w:r>
      <w:r w:rsidRPr="005E7B64">
        <w:rPr>
          <w:rFonts w:ascii="Source Code Pro" w:eastAsia="宋体" w:hAnsi="Source Code Pro" w:cs="宋体"/>
          <w:b/>
          <w:bCs/>
          <w:color w:val="000000"/>
          <w:kern w:val="0"/>
          <w:sz w:val="24"/>
          <w:szCs w:val="24"/>
          <w:shd w:val="clear" w:color="auto" w:fill="F0F0F0"/>
          <w14:ligatures w14:val="none"/>
        </w:rPr>
        <w:t>as</w:t>
      </w:r>
      <w:r w:rsidRPr="005E7B64">
        <w:rPr>
          <w:rFonts w:ascii="Source Code Pro" w:eastAsia="宋体" w:hAnsi="Source Code Pro" w:cs="宋体"/>
          <w:color w:val="000000"/>
          <w:kern w:val="0"/>
          <w:sz w:val="24"/>
          <w:szCs w:val="24"/>
          <w:shd w:val="clear" w:color="auto" w:fill="F0F0F0"/>
          <w14:ligatures w14:val="none"/>
        </w:rPr>
        <w:t xml:space="preserve"> pd</w:t>
      </w:r>
    </w:p>
    <w:p w14:paraId="0B47B20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six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BytesIO</w:t>
      </w:r>
    </w:p>
    <w:p w14:paraId="5886837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body=read_file(</w:t>
      </w:r>
      <w:r w:rsidRPr="005E7B64">
        <w:rPr>
          <w:rFonts w:ascii="Source Code Pro" w:eastAsia="宋体" w:hAnsi="Source Code Pro" w:cs="宋体"/>
          <w:color w:val="880000"/>
          <w:kern w:val="0"/>
          <w:sz w:val="24"/>
          <w:szCs w:val="24"/>
          <w:shd w:val="clear" w:color="auto" w:fill="F0F0F0"/>
          <w14:ligatures w14:val="none"/>
        </w:rPr>
        <w:t>"open.csv"</w:t>
      </w:r>
      <w:r w:rsidRPr="005E7B64">
        <w:rPr>
          <w:rFonts w:ascii="Source Code Pro" w:eastAsia="宋体" w:hAnsi="Source Code Pro" w:cs="宋体"/>
          <w:color w:val="000000"/>
          <w:kern w:val="0"/>
          <w:sz w:val="24"/>
          <w:szCs w:val="24"/>
          <w:shd w:val="clear" w:color="auto" w:fill="F0F0F0"/>
          <w14:ligatures w14:val="none"/>
        </w:rPr>
        <w:t>)</w:t>
      </w:r>
    </w:p>
    <w:p w14:paraId="3B6DAD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data=</w:t>
      </w:r>
      <w:proofErr w:type="gramStart"/>
      <w:r w:rsidRPr="005E7B64">
        <w:rPr>
          <w:rFonts w:ascii="Source Code Pro" w:eastAsia="宋体" w:hAnsi="Source Code Pro" w:cs="宋体"/>
          <w:color w:val="000000"/>
          <w:kern w:val="0"/>
          <w:sz w:val="24"/>
          <w:szCs w:val="24"/>
          <w:shd w:val="clear" w:color="auto" w:fill="F0F0F0"/>
          <w14:ligatures w14:val="none"/>
        </w:rPr>
        <w:t>pd.read</w:t>
      </w:r>
      <w:proofErr w:type="gramEnd"/>
      <w:r w:rsidRPr="005E7B64">
        <w:rPr>
          <w:rFonts w:ascii="Source Code Pro" w:eastAsia="宋体" w:hAnsi="Source Code Pro" w:cs="宋体"/>
          <w:color w:val="000000"/>
          <w:kern w:val="0"/>
          <w:sz w:val="24"/>
          <w:szCs w:val="24"/>
          <w:shd w:val="clear" w:color="auto" w:fill="F0F0F0"/>
          <w14:ligatures w14:val="none"/>
        </w:rPr>
        <w:t>_csv(BytesIO(body))</w:t>
      </w:r>
    </w:p>
    <w:p w14:paraId="79AF19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D63EF4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详细用法可以参考文档：</w:t>
      </w:r>
      <w:r w:rsidRPr="005E7B64">
        <w:rPr>
          <w:rFonts w:ascii="Source Code Pro" w:eastAsia="宋体" w:hAnsi="Source Code Pro" w:cs="宋体"/>
          <w:color w:val="888888"/>
          <w:kern w:val="0"/>
          <w:sz w:val="24"/>
          <w:szCs w:val="24"/>
          <w:shd w:val="clear" w:color="auto" w:fill="F0F0F0"/>
          <w14:ligatures w14:val="none"/>
        </w:rPr>
        <w:t>https://www.joinquant.com/post/580</w:t>
      </w:r>
    </w:p>
    <w:p w14:paraId="0DDFBDB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5B7E6C39" w14:textId="77777777" w:rsidR="005E7B64" w:rsidRPr="005E7B64" w:rsidRDefault="005E7B64" w:rsidP="005E7B64">
      <w:pPr>
        <w:widowControl/>
        <w:numPr>
          <w:ilvl w:val="0"/>
          <w:numId w:val="17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不能在</w:t>
      </w:r>
      <w:proofErr w:type="gramStart"/>
      <w:r w:rsidRPr="005E7B64">
        <w:rPr>
          <w:rFonts w:ascii="宋体" w:eastAsia="宋体" w:hAnsi="宋体" w:cs="宋体"/>
          <w:kern w:val="0"/>
          <w:sz w:val="24"/>
          <w:szCs w:val="24"/>
          <w14:ligatures w14:val="none"/>
        </w:rPr>
        <w:t>官网的回测</w:t>
      </w:r>
      <w:proofErr w:type="gramEnd"/>
      <w:r w:rsidRPr="005E7B64">
        <w:rPr>
          <w:rFonts w:ascii="宋体" w:eastAsia="宋体" w:hAnsi="宋体" w:cs="宋体"/>
          <w:kern w:val="0"/>
          <w:sz w:val="24"/>
          <w:szCs w:val="24"/>
          <w14:ligatures w14:val="none"/>
        </w:rPr>
        <w:t>及模拟中读取您本地的文件，本地文件需要上</w:t>
      </w:r>
      <w:proofErr w:type="gramStart"/>
      <w:r w:rsidRPr="005E7B64">
        <w:rPr>
          <w:rFonts w:ascii="宋体" w:eastAsia="宋体" w:hAnsi="宋体" w:cs="宋体"/>
          <w:kern w:val="0"/>
          <w:sz w:val="24"/>
          <w:szCs w:val="24"/>
          <w14:ligatures w14:val="none"/>
        </w:rPr>
        <w:t>传到官网的</w:t>
      </w:r>
      <w:proofErr w:type="gramEnd"/>
      <w:r w:rsidRPr="005E7B64">
        <w:rPr>
          <w:rFonts w:ascii="宋体" w:eastAsia="宋体" w:hAnsi="宋体" w:cs="宋体" w:hint="eastAsia"/>
          <w:kern w:val="0"/>
          <w:sz w:val="24"/>
          <w:szCs w:val="24"/>
          <w14:ligatures w14:val="none"/>
        </w:rPr>
        <w:fldChar w:fldCharType="begin"/>
      </w:r>
      <w:r w:rsidRPr="005E7B64">
        <w:rPr>
          <w:rFonts w:ascii="宋体" w:eastAsia="宋体" w:hAnsi="宋体" w:cs="宋体" w:hint="eastAsia"/>
          <w:kern w:val="0"/>
          <w:sz w:val="24"/>
          <w:szCs w:val="24"/>
          <w14:ligatures w14:val="none"/>
        </w:rPr>
        <w:instrText>HYPERLINK "https://www.joinquant.com/research"</w:instrText>
      </w:r>
      <w:r w:rsidRPr="005E7B64">
        <w:rPr>
          <w:rFonts w:ascii="宋体" w:eastAsia="宋体" w:hAnsi="宋体" w:cs="宋体" w:hint="eastAsia"/>
          <w:kern w:val="0"/>
          <w:sz w:val="24"/>
          <w:szCs w:val="24"/>
          <w14:ligatures w14:val="none"/>
        </w:rPr>
      </w:r>
      <w:r w:rsidRPr="005E7B64">
        <w:rPr>
          <w:rFonts w:ascii="宋体" w:eastAsia="宋体" w:hAnsi="宋体" w:cs="宋体" w:hint="eastAsia"/>
          <w:kern w:val="0"/>
          <w:sz w:val="24"/>
          <w:szCs w:val="24"/>
          <w14:ligatures w14:val="none"/>
        </w:rPr>
        <w:fldChar w:fldCharType="separate"/>
      </w:r>
      <w:r w:rsidRPr="005E7B64">
        <w:rPr>
          <w:rFonts w:ascii="宋体" w:eastAsia="宋体" w:hAnsi="宋体" w:cs="宋体"/>
          <w:color w:val="0E90D2"/>
          <w:kern w:val="0"/>
          <w:sz w:val="24"/>
          <w:szCs w:val="24"/>
          <w:u w:val="single"/>
          <w14:ligatures w14:val="none"/>
        </w:rPr>
        <w:t>投资研究</w:t>
      </w:r>
      <w:r w:rsidRPr="005E7B64">
        <w:rPr>
          <w:rFonts w:ascii="宋体" w:eastAsia="宋体" w:hAnsi="宋体" w:cs="宋体" w:hint="eastAsia"/>
          <w:kern w:val="0"/>
          <w:sz w:val="24"/>
          <w:szCs w:val="24"/>
          <w14:ligatures w14:val="none"/>
        </w:rPr>
        <w:fldChar w:fldCharType="end"/>
      </w:r>
      <w:r w:rsidRPr="005E7B64">
        <w:rPr>
          <w:rFonts w:ascii="宋体" w:eastAsia="宋体" w:hAnsi="宋体" w:cs="宋体"/>
          <w:kern w:val="0"/>
          <w:sz w:val="24"/>
          <w:szCs w:val="24"/>
          <w14:ligatures w14:val="none"/>
        </w:rPr>
        <w:t>中；</w:t>
      </w:r>
    </w:p>
    <w:p w14:paraId="1C0AB6E1" w14:textId="77777777" w:rsidR="005E7B64" w:rsidRPr="005E7B64" w:rsidRDefault="005E7B64" w:rsidP="005E7B64">
      <w:pPr>
        <w:widowControl/>
        <w:numPr>
          <w:ilvl w:val="0"/>
          <w:numId w:val="17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支持读取csv, excel, json等格式文件，具体教程参考</w:t>
      </w:r>
      <w:hyperlink r:id="rId201" w:history="1">
        <w:proofErr w:type="gramStart"/>
        <w:r w:rsidRPr="005E7B64">
          <w:rPr>
            <w:rFonts w:ascii="宋体" w:eastAsia="宋体" w:hAnsi="宋体" w:cs="宋体"/>
            <w:color w:val="0E90D2"/>
            <w:kern w:val="0"/>
            <w:sz w:val="24"/>
            <w:szCs w:val="24"/>
            <w:u w:val="single"/>
            <w14:ligatures w14:val="none"/>
          </w:rPr>
          <w:t>在回测及</w:t>
        </w:r>
        <w:proofErr w:type="gramEnd"/>
        <w:r w:rsidRPr="005E7B64">
          <w:rPr>
            <w:rFonts w:ascii="宋体" w:eastAsia="宋体" w:hAnsi="宋体" w:cs="宋体"/>
            <w:color w:val="0E90D2"/>
            <w:kern w:val="0"/>
            <w:sz w:val="24"/>
            <w:szCs w:val="24"/>
            <w:u w:val="single"/>
            <w14:ligatures w14:val="none"/>
          </w:rPr>
          <w:t>模拟交易中读取研究中不同格式的文件</w:t>
        </w:r>
      </w:hyperlink>
      <w:r w:rsidRPr="005E7B64">
        <w:rPr>
          <w:rFonts w:ascii="宋体" w:eastAsia="宋体" w:hAnsi="宋体" w:cs="宋体"/>
          <w:kern w:val="0"/>
          <w:sz w:val="24"/>
          <w:szCs w:val="24"/>
          <w14:ligatures w14:val="none"/>
        </w:rPr>
        <w:t>；</w:t>
      </w:r>
    </w:p>
    <w:p w14:paraId="621685FE" w14:textId="77777777" w:rsidR="005E7B64" w:rsidRPr="005E7B64" w:rsidRDefault="005E7B64" w:rsidP="005E7B64">
      <w:pPr>
        <w:widowControl/>
        <w:numPr>
          <w:ilvl w:val="0"/>
          <w:numId w:val="176"/>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注意区分Python2和Python3，</w:t>
      </w:r>
    </w:p>
    <w:p w14:paraId="151F3A3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自定义python库 自定义私人的Python库文件</w:t>
      </w:r>
    </w:p>
    <w:p w14:paraId="6A091AC2"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您可以在把.py文件放在'研究'的根目录, 然后</w:t>
      </w:r>
      <w:proofErr w:type="gramStart"/>
      <w:r w:rsidRPr="005E7B64">
        <w:rPr>
          <w:rFonts w:ascii="宋体" w:eastAsia="宋体" w:hAnsi="宋体" w:cs="宋体"/>
          <w:kern w:val="0"/>
          <w:sz w:val="24"/>
          <w:szCs w:val="24"/>
          <w14:ligatures w14:val="none"/>
        </w:rPr>
        <w:t>在回测中</w:t>
      </w:r>
      <w:proofErr w:type="gramEnd"/>
      <w:r w:rsidRPr="005E7B64">
        <w:rPr>
          <w:rFonts w:ascii="宋体" w:eastAsia="宋体" w:hAnsi="宋体" w:cs="宋体"/>
          <w:kern w:val="0"/>
          <w:sz w:val="24"/>
          <w:szCs w:val="24"/>
          <w14:ligatures w14:val="none"/>
        </w:rPr>
        <w:t>就可以通过import的方式来引用此文件. 比如</w:t>
      </w:r>
    </w:p>
    <w:p w14:paraId="7A5468F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研究根目录/mylib.py:</w:t>
      </w:r>
    </w:p>
    <w:p w14:paraId="134B48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coding: utf-8 -*-</w:t>
      </w:r>
    </w:p>
    <w:p w14:paraId="4A3223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如果你的文件包含中文</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请在文件的第一行使用上面的语句指定你的文件编码</w:t>
      </w:r>
    </w:p>
    <w:p w14:paraId="0099D7F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8FF5C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用到策略及数据相关</w:t>
      </w:r>
      <w:r w:rsidRPr="005E7B64">
        <w:rPr>
          <w:rFonts w:ascii="Source Code Pro" w:eastAsia="宋体" w:hAnsi="Source Code Pro" w:cs="宋体"/>
          <w:color w:val="000000"/>
          <w:kern w:val="0"/>
          <w:sz w:val="24"/>
          <w:szCs w:val="24"/>
          <w:shd w:val="clear" w:color="auto" w:fill="F0F0F0"/>
          <w14:ligatures w14:val="none"/>
        </w:rPr>
        <w:t>API</w:t>
      </w:r>
      <w:r w:rsidRPr="005E7B64">
        <w:rPr>
          <w:rFonts w:ascii="Source Code Pro" w:eastAsia="宋体" w:hAnsi="Source Code Pro" w:cs="宋体"/>
          <w:color w:val="000000"/>
          <w:kern w:val="0"/>
          <w:sz w:val="24"/>
          <w:szCs w:val="24"/>
          <w:shd w:val="clear" w:color="auto" w:fill="F0F0F0"/>
          <w14:ligatures w14:val="none"/>
        </w:rPr>
        <w:t>请加入下面的语句</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如果要兼容研究使用可以使用</w:t>
      </w:r>
      <w:r w:rsidRPr="005E7B64">
        <w:rPr>
          <w:rFonts w:ascii="Source Code Pro" w:eastAsia="宋体" w:hAnsi="Source Code Pro" w:cs="宋体"/>
          <w:color w:val="000000"/>
          <w:kern w:val="0"/>
          <w:sz w:val="24"/>
          <w:szCs w:val="24"/>
          <w:shd w:val="clear" w:color="auto" w:fill="F0F0F0"/>
          <w14:ligatures w14:val="none"/>
        </w:rPr>
        <w:t xml:space="preserve"> try except</w:t>
      </w:r>
      <w:r w:rsidRPr="005E7B64">
        <w:rPr>
          <w:rFonts w:ascii="Source Code Pro" w:eastAsia="宋体" w:hAnsi="Source Code Pro" w:cs="宋体"/>
          <w:color w:val="000000"/>
          <w:kern w:val="0"/>
          <w:sz w:val="24"/>
          <w:szCs w:val="24"/>
          <w:shd w:val="clear" w:color="auto" w:fill="F0F0F0"/>
          <w14:ligatures w14:val="none"/>
        </w:rPr>
        <w:t>导入</w:t>
      </w:r>
      <w:r w:rsidRPr="005E7B64">
        <w:rPr>
          <w:rFonts w:ascii="Source Code Pro" w:eastAsia="宋体" w:hAnsi="Source Code Pro" w:cs="宋体"/>
          <w:color w:val="000000"/>
          <w:kern w:val="0"/>
          <w:sz w:val="24"/>
          <w:szCs w:val="24"/>
          <w:shd w:val="clear" w:color="auto" w:fill="F0F0F0"/>
          <w14:ligatures w14:val="none"/>
        </w:rPr>
        <w:t xml:space="preserve"> </w:t>
      </w:r>
    </w:p>
    <w:p w14:paraId="6781DE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from kuanke.user_space_api import *</w:t>
      </w:r>
    </w:p>
    <w:p w14:paraId="7C49AF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1E210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my_stocks = get_index_</w:t>
      </w:r>
      <w:proofErr w:type="gramStart"/>
      <w:r w:rsidRPr="005E7B64">
        <w:rPr>
          <w:rFonts w:ascii="Source Code Pro" w:eastAsia="宋体" w:hAnsi="Source Code Pro" w:cs="宋体"/>
          <w:color w:val="000000"/>
          <w:kern w:val="0"/>
          <w:sz w:val="24"/>
          <w:szCs w:val="24"/>
          <w:shd w:val="clear" w:color="auto" w:fill="F0F0F0"/>
          <w14:ligatures w14:val="none"/>
        </w:rPr>
        <w:t>stocks(</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4898D2F6"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在策略代码中:</w:t>
      </w:r>
    </w:p>
    <w:p w14:paraId="29E1F18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导入自己创建的库</w:t>
      </w:r>
    </w:p>
    <w:p w14:paraId="5BFC5AF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from</w:t>
      </w:r>
      <w:r w:rsidRPr="005E7B64">
        <w:rPr>
          <w:rFonts w:ascii="Source Code Pro" w:eastAsia="宋体" w:hAnsi="Source Code Pro" w:cs="宋体"/>
          <w:color w:val="000000"/>
          <w:kern w:val="0"/>
          <w:sz w:val="24"/>
          <w:szCs w:val="24"/>
          <w:shd w:val="clear" w:color="auto" w:fill="F0F0F0"/>
          <w14:ligatures w14:val="none"/>
        </w:rPr>
        <w:t xml:space="preserve"> mylib </w:t>
      </w: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w:t>
      </w:r>
    </w:p>
    <w:p w14:paraId="7B3A2D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1EA2F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1023C9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log.info(my_stocks)</w:t>
      </w:r>
    </w:p>
    <w:p w14:paraId="48063F7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注意</w:t>
      </w:r>
    </w:p>
    <w:p w14:paraId="32BED709" w14:textId="77777777" w:rsidR="005E7B64" w:rsidRPr="005E7B64" w:rsidRDefault="005E7B64" w:rsidP="005E7B64">
      <w:pPr>
        <w:widowControl/>
        <w:numPr>
          <w:ilvl w:val="0"/>
          <w:numId w:val="17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此方法主要用来读取研究根目录中的.py文件，读取其他格式的文件请参考</w:t>
      </w:r>
      <w:hyperlink r:id="rId202" w:anchor="read_file" w:history="1">
        <w:r w:rsidRPr="005E7B64">
          <w:rPr>
            <w:rFonts w:ascii="宋体" w:eastAsia="宋体" w:hAnsi="宋体" w:cs="宋体"/>
            <w:color w:val="0E90D2"/>
            <w:kern w:val="0"/>
            <w:sz w:val="24"/>
            <w:szCs w:val="24"/>
            <w:u w:val="single"/>
            <w14:ligatures w14:val="none"/>
          </w:rPr>
          <w:t>read_file</w:t>
        </w:r>
      </w:hyperlink>
      <w:r w:rsidRPr="005E7B64">
        <w:rPr>
          <w:rFonts w:ascii="宋体" w:eastAsia="宋体" w:hAnsi="宋体" w:cs="宋体"/>
          <w:kern w:val="0"/>
          <w:sz w:val="24"/>
          <w:szCs w:val="24"/>
          <w14:ligatures w14:val="none"/>
        </w:rPr>
        <w:t>;</w:t>
      </w:r>
    </w:p>
    <w:p w14:paraId="5E4C3D53" w14:textId="77777777" w:rsidR="005E7B64" w:rsidRPr="005E7B64" w:rsidRDefault="005E7B64" w:rsidP="005E7B64">
      <w:pPr>
        <w:widowControl/>
        <w:numPr>
          <w:ilvl w:val="0"/>
          <w:numId w:val="177"/>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暂时只能import研究根目录下的.py文件, 还不能import子目录下的文件(比如通过 import a.b.c 来引用a/b/c.py)</w:t>
      </w:r>
    </w:p>
    <w:p w14:paraId="2DD976D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create_backtest 通过一个策略ID从研究中</w:t>
      </w:r>
      <w:proofErr w:type="gramStart"/>
      <w:r w:rsidRPr="005E7B64">
        <w:rPr>
          <w:rFonts w:ascii="宋体" w:eastAsia="宋体" w:hAnsi="宋体" w:cs="宋体"/>
          <w:kern w:val="0"/>
          <w:sz w:val="24"/>
          <w:szCs w:val="24"/>
          <w14:ligatures w14:val="none"/>
        </w:rPr>
        <w:t>创建回测</w:t>
      </w:r>
      <w:proofErr w:type="gramEnd"/>
    </w:p>
    <w:p w14:paraId="0AAFE55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create_</w:t>
      </w:r>
      <w:proofErr w:type="gramStart"/>
      <w:r w:rsidRPr="005E7B64">
        <w:rPr>
          <w:rFonts w:ascii="Source Code Pro" w:eastAsia="宋体" w:hAnsi="Source Code Pro" w:cs="宋体"/>
          <w:color w:val="000000"/>
          <w:kern w:val="0"/>
          <w:sz w:val="24"/>
          <w:szCs w:val="24"/>
          <w:shd w:val="clear" w:color="auto" w:fill="F0F0F0"/>
          <w14:ligatures w14:val="none"/>
        </w:rPr>
        <w:t>backtest(</w:t>
      </w:r>
      <w:proofErr w:type="gramEnd"/>
      <w:r w:rsidRPr="005E7B64">
        <w:rPr>
          <w:rFonts w:ascii="Source Code Pro" w:eastAsia="宋体" w:hAnsi="Source Code Pro" w:cs="宋体"/>
          <w:color w:val="000000"/>
          <w:kern w:val="0"/>
          <w:sz w:val="24"/>
          <w:szCs w:val="24"/>
          <w:shd w:val="clear" w:color="auto" w:fill="F0F0F0"/>
          <w14:ligatures w14:val="none"/>
        </w:rPr>
        <w:t>algorithm_id, start_date, end_date, frequency=</w:t>
      </w:r>
      <w:r w:rsidRPr="005E7B64">
        <w:rPr>
          <w:rFonts w:ascii="Source Code Pro" w:eastAsia="宋体" w:hAnsi="Source Code Pro" w:cs="宋体"/>
          <w:color w:val="880000"/>
          <w:kern w:val="0"/>
          <w:sz w:val="24"/>
          <w:szCs w:val="24"/>
          <w:shd w:val="clear" w:color="auto" w:fill="F0F0F0"/>
          <w14:ligatures w14:val="none"/>
        </w:rPr>
        <w:t>"day"</w:t>
      </w:r>
      <w:r w:rsidRPr="005E7B64">
        <w:rPr>
          <w:rFonts w:ascii="Source Code Pro" w:eastAsia="宋体" w:hAnsi="Source Code Pro" w:cs="宋体"/>
          <w:color w:val="000000"/>
          <w:kern w:val="0"/>
          <w:sz w:val="24"/>
          <w:szCs w:val="24"/>
          <w:shd w:val="clear" w:color="auto" w:fill="F0F0F0"/>
          <w14:ligatures w14:val="none"/>
        </w:rPr>
        <w:t>, initial_cash=</w:t>
      </w:r>
      <w:r w:rsidRPr="005E7B64">
        <w:rPr>
          <w:rFonts w:ascii="Source Code Pro" w:eastAsia="宋体" w:hAnsi="Source Code Pro" w:cs="宋体"/>
          <w:color w:val="008800"/>
          <w:kern w:val="0"/>
          <w:sz w:val="24"/>
          <w:szCs w:val="24"/>
          <w:shd w:val="clear" w:color="auto" w:fill="F0F0F0"/>
          <w14:ligatures w14:val="none"/>
        </w:rPr>
        <w:t>10000</w:t>
      </w:r>
      <w:r w:rsidRPr="005E7B64">
        <w:rPr>
          <w:rFonts w:ascii="Source Code Pro" w:eastAsia="宋体" w:hAnsi="Source Code Pro" w:cs="宋体"/>
          <w:color w:val="000000"/>
          <w:kern w:val="0"/>
          <w:sz w:val="24"/>
          <w:szCs w:val="24"/>
          <w:shd w:val="clear" w:color="auto" w:fill="F0F0F0"/>
          <w14:ligatures w14:val="none"/>
        </w:rPr>
        <w:t>, initial_positions=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extras=</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name=</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code=</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 benchmark=</w:t>
      </w:r>
      <w:r w:rsidRPr="005E7B64">
        <w:rPr>
          <w:rFonts w:ascii="Source Code Pro" w:eastAsia="宋体" w:hAnsi="Source Code Pro" w:cs="宋体"/>
          <w:b/>
          <w:bCs/>
          <w:color w:val="000000"/>
          <w:kern w:val="0"/>
          <w:sz w:val="24"/>
          <w:szCs w:val="24"/>
          <w:shd w:val="clear" w:color="auto" w:fill="F0F0F0"/>
          <w14:ligatures w14:val="none"/>
        </w:rPr>
        <w:t>None</w:t>
      </w:r>
      <w:r w:rsidRPr="005E7B64">
        <w:rPr>
          <w:rFonts w:ascii="Source Code Pro" w:eastAsia="宋体" w:hAnsi="Source Code Pro" w:cs="宋体"/>
          <w:color w:val="000000"/>
          <w:kern w:val="0"/>
          <w:sz w:val="24"/>
          <w:szCs w:val="24"/>
          <w:shd w:val="clear" w:color="auto" w:fill="F0F0F0"/>
          <w14:ligatures w14:val="none"/>
        </w:rPr>
        <w:t>, python_version=</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use_credit=</w:t>
      </w:r>
      <w:r w:rsidRPr="005E7B64">
        <w:rPr>
          <w:rFonts w:ascii="Source Code Pro" w:eastAsia="宋体" w:hAnsi="Source Code Pro" w:cs="宋体"/>
          <w:b/>
          <w:bCs/>
          <w:color w:val="000000"/>
          <w:kern w:val="0"/>
          <w:sz w:val="24"/>
          <w:szCs w:val="24"/>
          <w:shd w:val="clear" w:color="auto" w:fill="F0F0F0"/>
          <w14:ligatures w14:val="none"/>
        </w:rPr>
        <w:t>False</w:t>
      </w:r>
      <w:r w:rsidRPr="005E7B64">
        <w:rPr>
          <w:rFonts w:ascii="Source Code Pro" w:eastAsia="宋体" w:hAnsi="Source Code Pro" w:cs="宋体"/>
          <w:color w:val="000000"/>
          <w:kern w:val="0"/>
          <w:sz w:val="24"/>
          <w:szCs w:val="24"/>
          <w:shd w:val="clear" w:color="auto" w:fill="F0F0F0"/>
          <w14:ligatures w14:val="none"/>
        </w:rPr>
        <w:t>)</w:t>
      </w:r>
    </w:p>
    <w:p w14:paraId="18FE74BB"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通过一个策略ID从研究中</w:t>
      </w:r>
      <w:proofErr w:type="gramStart"/>
      <w:r w:rsidRPr="005E7B64">
        <w:rPr>
          <w:rFonts w:ascii="宋体" w:eastAsia="宋体" w:hAnsi="宋体" w:cs="宋体"/>
          <w:kern w:val="0"/>
          <w:sz w:val="24"/>
          <w:szCs w:val="24"/>
          <w14:ligatures w14:val="none"/>
        </w:rPr>
        <w:t>创建回测</w:t>
      </w:r>
      <w:proofErr w:type="gramEnd"/>
      <w:r w:rsidRPr="005E7B64">
        <w:rPr>
          <w:rFonts w:ascii="宋体" w:eastAsia="宋体" w:hAnsi="宋体" w:cs="宋体"/>
          <w:kern w:val="0"/>
          <w:sz w:val="24"/>
          <w:szCs w:val="24"/>
          <w14:ligatures w14:val="none"/>
        </w:rPr>
        <w:t>，只能在研究中使用，目前不支持</w:t>
      </w:r>
      <w:proofErr w:type="gramStart"/>
      <w:r w:rsidRPr="005E7B64">
        <w:rPr>
          <w:rFonts w:ascii="宋体" w:eastAsia="宋体" w:hAnsi="宋体" w:cs="宋体"/>
          <w:kern w:val="0"/>
          <w:sz w:val="24"/>
          <w:szCs w:val="24"/>
          <w14:ligatures w14:val="none"/>
        </w:rPr>
        <w:t>在回测及</w:t>
      </w:r>
      <w:proofErr w:type="gramEnd"/>
      <w:r w:rsidRPr="005E7B64">
        <w:rPr>
          <w:rFonts w:ascii="宋体" w:eastAsia="宋体" w:hAnsi="宋体" w:cs="宋体"/>
          <w:kern w:val="0"/>
          <w:sz w:val="24"/>
          <w:szCs w:val="24"/>
          <w14:ligatures w14:val="none"/>
        </w:rPr>
        <w:t>模拟交易中使用；</w:t>
      </w:r>
    </w:p>
    <w:p w14:paraId="74D0E4E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参数：</w:t>
      </w:r>
    </w:p>
    <w:p w14:paraId="0CEA49E3"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algorithm_id: 策略ID，从策略编辑页的 url 中获取, 比如 '/algorithm/index/edit?algorithmId=xxxx'，则策略ID为: xxxx。如下图所示：</w:t>
      </w:r>
      <w:r w:rsidRPr="005E7B64">
        <w:rPr>
          <w:rFonts w:ascii="宋体" w:eastAsia="宋体" w:hAnsi="宋体" w:cs="宋体"/>
          <w:kern w:val="0"/>
          <w:sz w:val="24"/>
          <w:szCs w:val="24"/>
          <w14:ligatures w14:val="none"/>
        </w:rPr>
        <w:br/>
      </w:r>
      <w:r w:rsidRPr="005E7B64">
        <w:rPr>
          <w:rFonts w:ascii="宋体" w:eastAsia="宋体" w:hAnsi="宋体" w:cs="宋体" w:hint="eastAsia"/>
          <w:noProof/>
          <w:kern w:val="0"/>
          <w:sz w:val="24"/>
          <w:szCs w:val="24"/>
          <w14:ligatures w14:val="none"/>
        </w:rPr>
        <w:drawing>
          <wp:inline distT="0" distB="0" distL="0" distR="0" wp14:anchorId="6632F211" wp14:editId="4B7D758E">
            <wp:extent cx="10981055" cy="1888490"/>
            <wp:effectExtent l="0" t="0" r="0"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0981055" cy="1888490"/>
                    </a:xfrm>
                    <a:prstGeom prst="rect">
                      <a:avLst/>
                    </a:prstGeom>
                    <a:noFill/>
                    <a:ln>
                      <a:noFill/>
                    </a:ln>
                  </pic:spPr>
                </pic:pic>
              </a:graphicData>
            </a:graphic>
          </wp:inline>
        </w:drawing>
      </w:r>
    </w:p>
    <w:p w14:paraId="13214689"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start_date: </w:t>
      </w:r>
      <w:proofErr w:type="gramStart"/>
      <w:r w:rsidRPr="005E7B64">
        <w:rPr>
          <w:rFonts w:ascii="宋体" w:eastAsia="宋体" w:hAnsi="宋体" w:cs="宋体"/>
          <w:kern w:val="0"/>
          <w:sz w:val="24"/>
          <w:szCs w:val="24"/>
          <w14:ligatures w14:val="none"/>
        </w:rPr>
        <w:t>回测开始</w:t>
      </w:r>
      <w:proofErr w:type="gramEnd"/>
      <w:r w:rsidRPr="005E7B64">
        <w:rPr>
          <w:rFonts w:ascii="宋体" w:eastAsia="宋体" w:hAnsi="宋体" w:cs="宋体"/>
          <w:kern w:val="0"/>
          <w:sz w:val="24"/>
          <w:szCs w:val="24"/>
          <w14:ligatures w14:val="none"/>
        </w:rPr>
        <w:t>日期</w:t>
      </w:r>
    </w:p>
    <w:p w14:paraId="7E9BAAAA"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end_date: </w:t>
      </w:r>
      <w:proofErr w:type="gramStart"/>
      <w:r w:rsidRPr="005E7B64">
        <w:rPr>
          <w:rFonts w:ascii="宋体" w:eastAsia="宋体" w:hAnsi="宋体" w:cs="宋体"/>
          <w:kern w:val="0"/>
          <w:sz w:val="24"/>
          <w:szCs w:val="24"/>
          <w14:ligatures w14:val="none"/>
        </w:rPr>
        <w:t>回测结束</w:t>
      </w:r>
      <w:proofErr w:type="gramEnd"/>
      <w:r w:rsidRPr="005E7B64">
        <w:rPr>
          <w:rFonts w:ascii="宋体" w:eastAsia="宋体" w:hAnsi="宋体" w:cs="宋体"/>
          <w:kern w:val="0"/>
          <w:sz w:val="24"/>
          <w:szCs w:val="24"/>
          <w14:ligatures w14:val="none"/>
        </w:rPr>
        <w:t>日期</w:t>
      </w:r>
    </w:p>
    <w:p w14:paraId="34EF451A"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frequency: 数据频率，支持 day, minute, tick</w:t>
      </w:r>
    </w:p>
    <w:p w14:paraId="5A3ACE56"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initial_cash: 初始资金</w:t>
      </w:r>
    </w:p>
    <w:p w14:paraId="1D0A958E"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extras: 额外参数，一个 dict， 用于设置全局的 g 变量，如 extras={'x':1, 'y':2}，</w:t>
      </w:r>
      <w:proofErr w:type="gramStart"/>
      <w:r w:rsidRPr="005E7B64">
        <w:rPr>
          <w:rFonts w:ascii="宋体" w:eastAsia="宋体" w:hAnsi="宋体" w:cs="宋体"/>
          <w:kern w:val="0"/>
          <w:sz w:val="24"/>
          <w:szCs w:val="24"/>
          <w14:ligatures w14:val="none"/>
        </w:rPr>
        <w:t>则回测中</w:t>
      </w:r>
      <w:proofErr w:type="gramEnd"/>
      <w:r w:rsidRPr="005E7B64">
        <w:rPr>
          <w:rFonts w:ascii="宋体" w:eastAsia="宋体" w:hAnsi="宋体" w:cs="宋体"/>
          <w:kern w:val="0"/>
          <w:sz w:val="24"/>
          <w:szCs w:val="24"/>
          <w14:ligatures w14:val="none"/>
        </w:rPr>
        <w:t xml:space="preserve"> g.x = 1, g.y = 2，需要注意的是，该参数的值是</w:t>
      </w:r>
      <w:r w:rsidRPr="005E7B64">
        <w:rPr>
          <w:rFonts w:ascii="Source Code Pro" w:eastAsia="宋体" w:hAnsi="Source Code Pro" w:cs="宋体"/>
          <w:color w:val="000000"/>
          <w:kern w:val="0"/>
          <w:sz w:val="22"/>
          <w:shd w:val="clear" w:color="auto" w:fill="F0F0F0"/>
          <w14:ligatures w14:val="none"/>
        </w:rPr>
        <w:t>在</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b/>
          <w:bCs/>
          <w:color w:val="000000"/>
          <w:kern w:val="0"/>
          <w:sz w:val="22"/>
          <w:shd w:val="clear" w:color="auto" w:fill="F0F0F0"/>
          <w14:ligatures w14:val="none"/>
        </w:rPr>
        <w:t>initialize</w:t>
      </w:r>
      <w:r w:rsidRPr="005E7B64">
        <w:rPr>
          <w:rFonts w:ascii="Cambria" w:eastAsia="宋体" w:hAnsi="Cambria" w:cs="Cambria"/>
          <w:color w:val="000000"/>
          <w:kern w:val="0"/>
          <w:sz w:val="22"/>
          <w:shd w:val="clear" w:color="auto" w:fill="F0F0F0"/>
          <w14:ligatures w14:val="none"/>
        </w:rPr>
        <w:t> </w:t>
      </w:r>
      <w:r w:rsidRPr="005E7B64">
        <w:rPr>
          <w:rFonts w:ascii="Source Code Pro" w:eastAsia="宋体" w:hAnsi="Source Code Pro" w:cs="宋体"/>
          <w:color w:val="000000"/>
          <w:kern w:val="0"/>
          <w:sz w:val="22"/>
          <w:shd w:val="clear" w:color="auto" w:fill="F0F0F0"/>
          <w14:ligatures w14:val="none"/>
        </w:rPr>
        <w:t>函数执行之后</w:t>
      </w:r>
      <w:r w:rsidRPr="005E7B64">
        <w:rPr>
          <w:rFonts w:ascii="宋体" w:eastAsia="宋体" w:hAnsi="宋体" w:cs="宋体"/>
          <w:kern w:val="0"/>
          <w:sz w:val="24"/>
          <w:szCs w:val="24"/>
          <w14:ligatures w14:val="none"/>
        </w:rPr>
        <w:t>才设置给 g 变量的，所以这会覆盖掉 initialize 函数中 g 变量同名属性的值</w:t>
      </w:r>
    </w:p>
    <w:p w14:paraId="3A183A09"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name: </w:t>
      </w:r>
      <w:proofErr w:type="gramStart"/>
      <w:r w:rsidRPr="005E7B64">
        <w:rPr>
          <w:rFonts w:ascii="宋体" w:eastAsia="宋体" w:hAnsi="宋体" w:cs="宋体"/>
          <w:kern w:val="0"/>
          <w:sz w:val="24"/>
          <w:szCs w:val="24"/>
          <w14:ligatures w14:val="none"/>
        </w:rPr>
        <w:t>回测名</w:t>
      </w:r>
      <w:proofErr w:type="gramEnd"/>
      <w:r w:rsidRPr="005E7B64">
        <w:rPr>
          <w:rFonts w:ascii="宋体" w:eastAsia="宋体" w:hAnsi="宋体" w:cs="宋体"/>
          <w:kern w:val="0"/>
          <w:sz w:val="24"/>
          <w:szCs w:val="24"/>
          <w14:ligatures w14:val="none"/>
        </w:rPr>
        <w:t>, 用于</w:t>
      </w:r>
      <w:proofErr w:type="gramStart"/>
      <w:r w:rsidRPr="005E7B64">
        <w:rPr>
          <w:rFonts w:ascii="宋体" w:eastAsia="宋体" w:hAnsi="宋体" w:cs="宋体"/>
          <w:kern w:val="0"/>
          <w:sz w:val="24"/>
          <w:szCs w:val="24"/>
          <w14:ligatures w14:val="none"/>
        </w:rPr>
        <w:t>指定回测</w:t>
      </w:r>
      <w:proofErr w:type="gramEnd"/>
      <w:r w:rsidRPr="005E7B64">
        <w:rPr>
          <w:rFonts w:ascii="宋体" w:eastAsia="宋体" w:hAnsi="宋体" w:cs="宋体"/>
          <w:kern w:val="0"/>
          <w:sz w:val="24"/>
          <w:szCs w:val="24"/>
          <w14:ligatures w14:val="none"/>
        </w:rPr>
        <w:t>名称, 如果没有指定则默认采用策略名作为回测名</w:t>
      </w:r>
    </w:p>
    <w:p w14:paraId="4E772FC1" w14:textId="77777777" w:rsidR="005E7B64" w:rsidRPr="005E7B64" w:rsidRDefault="005E7B64" w:rsidP="005E7B64">
      <w:pPr>
        <w:widowControl/>
        <w:numPr>
          <w:ilvl w:val="0"/>
          <w:numId w:val="178"/>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initial_positions: 初始持仓。持仓会根据价格换成现金加到初始资金中，如果没有给定价格则默认获取股票最近的价格。格式如下:</w:t>
      </w:r>
    </w:p>
    <w:p w14:paraId="4D6FD9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initial_positions = [</w:t>
      </w:r>
    </w:p>
    <w:p w14:paraId="56FF99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269E2B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1CF23A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13B703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6F119B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1198F9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'000063.XSHE'</w:t>
      </w:r>
      <w:r w:rsidRPr="005E7B64">
        <w:rPr>
          <w:rFonts w:ascii="Source Code Pro" w:eastAsia="宋体" w:hAnsi="Source Code Pro" w:cs="宋体"/>
          <w:color w:val="000000"/>
          <w:kern w:val="0"/>
          <w:sz w:val="24"/>
          <w:szCs w:val="24"/>
          <w:shd w:val="clear" w:color="auto" w:fill="F0F0F0"/>
          <w14:ligatures w14:val="none"/>
        </w:rPr>
        <w:t>,</w:t>
      </w:r>
    </w:p>
    <w:p w14:paraId="34AD06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6CE7EFB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avg</w:t>
      </w:r>
      <w:proofErr w:type="gramEnd"/>
      <w:r w:rsidRPr="005E7B64">
        <w:rPr>
          <w:rFonts w:ascii="Source Code Pro" w:eastAsia="宋体" w:hAnsi="Source Code Pro" w:cs="宋体"/>
          <w:color w:val="880000"/>
          <w:kern w:val="0"/>
          <w:sz w:val="24"/>
          <w:szCs w:val="24"/>
          <w:shd w:val="clear" w:color="auto" w:fill="F0F0F0"/>
          <w14:ligatures w14:val="none"/>
        </w:rPr>
        <w:t>_cost'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'1.0'</w:t>
      </w:r>
    </w:p>
    <w:p w14:paraId="18E48A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12A0AD4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39236F08" w14:textId="77777777" w:rsidR="005E7B64" w:rsidRPr="005E7B64" w:rsidRDefault="005E7B64" w:rsidP="005E7B64">
      <w:pPr>
        <w:widowControl/>
        <w:numPr>
          <w:ilvl w:val="0"/>
          <w:numId w:val="1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code：策略代码。现在支持从研究中传入策略代码进行回测。指定之后将使用传入的代码来</w:t>
      </w:r>
      <w:proofErr w:type="gramStart"/>
      <w:r w:rsidRPr="005E7B64">
        <w:rPr>
          <w:rFonts w:ascii="宋体" w:eastAsia="宋体" w:hAnsi="宋体" w:cs="宋体"/>
          <w:kern w:val="0"/>
          <w:sz w:val="24"/>
          <w:szCs w:val="24"/>
          <w14:ligatures w14:val="none"/>
        </w:rPr>
        <w:t>创建回测</w:t>
      </w:r>
      <w:proofErr w:type="gramEnd"/>
      <w:r w:rsidRPr="005E7B64">
        <w:rPr>
          <w:rFonts w:ascii="宋体" w:eastAsia="宋体" w:hAnsi="宋体" w:cs="宋体"/>
          <w:kern w:val="0"/>
          <w:sz w:val="24"/>
          <w:szCs w:val="24"/>
          <w14:ligatures w14:val="none"/>
        </w:rPr>
        <w:t>。</w:t>
      </w:r>
    </w:p>
    <w:p w14:paraId="1F674646" w14:textId="77777777" w:rsidR="005E7B64" w:rsidRPr="005E7B64" w:rsidRDefault="005E7B64" w:rsidP="005E7B64">
      <w:pPr>
        <w:widowControl/>
        <w:numPr>
          <w:ilvl w:val="0"/>
          <w:numId w:val="1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 为回</w:t>
      </w:r>
      <w:proofErr w:type="gramStart"/>
      <w:r w:rsidRPr="005E7B64">
        <w:rPr>
          <w:rFonts w:ascii="宋体" w:eastAsia="宋体" w:hAnsi="宋体" w:cs="宋体"/>
          <w:kern w:val="0"/>
          <w:sz w:val="24"/>
          <w:szCs w:val="24"/>
          <w14:ligatures w14:val="none"/>
        </w:rPr>
        <w:t>测设置</w:t>
      </w:r>
      <w:proofErr w:type="gramEnd"/>
      <w:r w:rsidRPr="005E7B64">
        <w:rPr>
          <w:rFonts w:ascii="宋体" w:eastAsia="宋体" w:hAnsi="宋体" w:cs="宋体"/>
          <w:kern w:val="0"/>
          <w:sz w:val="24"/>
          <w:szCs w:val="24"/>
          <w14:ligatures w14:val="none"/>
        </w:rPr>
        <w:t>基准。默认为None，表示使用策略中原有set_benchmark设置的基准。若不为None，则表示使用当前传入的基准覆盖原策略的基准。benchmark支持的基准同set_benchmark</w:t>
      </w:r>
    </w:p>
    <w:p w14:paraId="57FFA007" w14:textId="77777777" w:rsidR="005E7B64" w:rsidRPr="005E7B64" w:rsidRDefault="005E7B64" w:rsidP="005E7B64">
      <w:pPr>
        <w:widowControl/>
        <w:numPr>
          <w:ilvl w:val="0"/>
          <w:numId w:val="1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python_version: </w:t>
      </w:r>
      <w:proofErr w:type="gramStart"/>
      <w:r w:rsidRPr="005E7B64">
        <w:rPr>
          <w:rFonts w:ascii="宋体" w:eastAsia="宋体" w:hAnsi="宋体" w:cs="宋体"/>
          <w:kern w:val="0"/>
          <w:sz w:val="24"/>
          <w:szCs w:val="24"/>
          <w14:ligatures w14:val="none"/>
        </w:rPr>
        <w:t>创建回测</w:t>
      </w:r>
      <w:proofErr w:type="gramEnd"/>
      <w:r w:rsidRPr="005E7B64">
        <w:rPr>
          <w:rFonts w:ascii="宋体" w:eastAsia="宋体" w:hAnsi="宋体" w:cs="宋体"/>
          <w:kern w:val="0"/>
          <w:sz w:val="24"/>
          <w:szCs w:val="24"/>
          <w14:ligatures w14:val="none"/>
        </w:rPr>
        <w:t>的python的版本，2或者3，默认为2(python2);注意客户端没有这个参数，默认python3的</w:t>
      </w:r>
    </w:p>
    <w:p w14:paraId="04AB1A04" w14:textId="77777777" w:rsidR="005E7B64" w:rsidRPr="005E7B64" w:rsidRDefault="005E7B64" w:rsidP="005E7B64">
      <w:pPr>
        <w:widowControl/>
        <w:numPr>
          <w:ilvl w:val="0"/>
          <w:numId w:val="179"/>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use_credit:是否允许消耗积分</w:t>
      </w:r>
      <w:proofErr w:type="gramStart"/>
      <w:r w:rsidRPr="005E7B64">
        <w:rPr>
          <w:rFonts w:ascii="宋体" w:eastAsia="宋体" w:hAnsi="宋体" w:cs="宋体"/>
          <w:kern w:val="0"/>
          <w:sz w:val="24"/>
          <w:szCs w:val="24"/>
          <w14:ligatures w14:val="none"/>
        </w:rPr>
        <w:t>新建回测</w:t>
      </w:r>
      <w:proofErr w:type="gramEnd"/>
      <w:r w:rsidRPr="005E7B64">
        <w:rPr>
          <w:rFonts w:ascii="宋体" w:eastAsia="宋体" w:hAnsi="宋体" w:cs="宋体"/>
          <w:kern w:val="0"/>
          <w:sz w:val="24"/>
          <w:szCs w:val="24"/>
          <w14:ligatures w14:val="none"/>
        </w:rPr>
        <w:t>。当每个自然日内编译运行、</w:t>
      </w:r>
      <w:proofErr w:type="gramStart"/>
      <w:r w:rsidRPr="005E7B64">
        <w:rPr>
          <w:rFonts w:ascii="宋体" w:eastAsia="宋体" w:hAnsi="宋体" w:cs="宋体"/>
          <w:kern w:val="0"/>
          <w:sz w:val="24"/>
          <w:szCs w:val="24"/>
          <w14:ligatures w14:val="none"/>
        </w:rPr>
        <w:t>回测超过</w:t>
      </w:r>
      <w:proofErr w:type="gramEnd"/>
      <w:r w:rsidRPr="005E7B64">
        <w:rPr>
          <w:rFonts w:ascii="宋体" w:eastAsia="宋体" w:hAnsi="宋体" w:cs="宋体"/>
          <w:kern w:val="0"/>
          <w:sz w:val="24"/>
          <w:szCs w:val="24"/>
          <w14:ligatures w14:val="none"/>
        </w:rPr>
        <w:t>免费时间时，继续运行每30分钟需消耗2积分。默认为False，表示不允许消耗积分</w:t>
      </w:r>
      <w:proofErr w:type="gramStart"/>
      <w:r w:rsidRPr="005E7B64">
        <w:rPr>
          <w:rFonts w:ascii="宋体" w:eastAsia="宋体" w:hAnsi="宋体" w:cs="宋体"/>
          <w:kern w:val="0"/>
          <w:sz w:val="24"/>
          <w:szCs w:val="24"/>
          <w14:ligatures w14:val="none"/>
        </w:rPr>
        <w:t>新建回测</w:t>
      </w:r>
      <w:proofErr w:type="gramEnd"/>
      <w:r w:rsidRPr="005E7B64">
        <w:rPr>
          <w:rFonts w:ascii="宋体" w:eastAsia="宋体" w:hAnsi="宋体" w:cs="宋体"/>
          <w:kern w:val="0"/>
          <w:sz w:val="24"/>
          <w:szCs w:val="24"/>
          <w14:ligatures w14:val="none"/>
        </w:rPr>
        <w:t>，设为True表示接受消耗积分</w:t>
      </w:r>
      <w:proofErr w:type="gramStart"/>
      <w:r w:rsidRPr="005E7B64">
        <w:rPr>
          <w:rFonts w:ascii="宋体" w:eastAsia="宋体" w:hAnsi="宋体" w:cs="宋体"/>
          <w:kern w:val="0"/>
          <w:sz w:val="24"/>
          <w:szCs w:val="24"/>
          <w14:ligatures w14:val="none"/>
        </w:rPr>
        <w:t>新建回测</w:t>
      </w:r>
      <w:proofErr w:type="gramEnd"/>
      <w:r w:rsidRPr="005E7B64">
        <w:rPr>
          <w:rFonts w:ascii="宋体" w:eastAsia="宋体" w:hAnsi="宋体" w:cs="宋体"/>
          <w:kern w:val="0"/>
          <w:sz w:val="24"/>
          <w:szCs w:val="24"/>
          <w14:ligatures w14:val="none"/>
        </w:rPr>
        <w:t>。需注意，对于已经在运行中的回测，此配置不生效。</w:t>
      </w:r>
    </w:p>
    <w:p w14:paraId="3311CD6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4D01492C"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一个字符串, 即 backtest_id</w:t>
      </w:r>
    </w:p>
    <w:p w14:paraId="456100A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roofErr w:type="gramStart"/>
      <w:r w:rsidRPr="005E7B64">
        <w:rPr>
          <w:rFonts w:ascii="宋体" w:eastAsia="宋体" w:hAnsi="宋体" w:cs="宋体"/>
          <w:b/>
          <w:bCs/>
          <w:kern w:val="0"/>
          <w:sz w:val="24"/>
          <w:szCs w:val="24"/>
          <w14:ligatures w14:val="none"/>
        </w:rPr>
        <w:t>一</w:t>
      </w:r>
      <w:proofErr w:type="gramEnd"/>
      <w:r w:rsidRPr="005E7B64">
        <w:rPr>
          <w:rFonts w:ascii="宋体" w:eastAsia="宋体" w:hAnsi="宋体" w:cs="宋体"/>
          <w:b/>
          <w:bCs/>
          <w:kern w:val="0"/>
          <w:sz w:val="24"/>
          <w:szCs w:val="24"/>
          <w14:ligatures w14:val="none"/>
        </w:rPr>
        <w:t>：</w:t>
      </w:r>
    </w:p>
    <w:p w14:paraId="35625D6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algorithm_id = </w:t>
      </w:r>
      <w:r w:rsidRPr="005E7B64">
        <w:rPr>
          <w:rFonts w:ascii="Source Code Pro" w:eastAsia="宋体" w:hAnsi="Source Code Pro" w:cs="宋体"/>
          <w:color w:val="880000"/>
          <w:kern w:val="0"/>
          <w:sz w:val="24"/>
          <w:szCs w:val="24"/>
          <w:shd w:val="clear" w:color="auto" w:fill="F0F0F0"/>
          <w14:ligatures w14:val="none"/>
        </w:rPr>
        <w:t>"xxxx"</w:t>
      </w:r>
    </w:p>
    <w:p w14:paraId="19A54F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extra_vars = {</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'd'</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75DCF0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initial_positions = [</w:t>
      </w:r>
    </w:p>
    <w:p w14:paraId="37FAEB4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3021A7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1619A6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7121DA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3AC53F0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3C1072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'000063.XSHE'</w:t>
      </w:r>
      <w:r w:rsidRPr="005E7B64">
        <w:rPr>
          <w:rFonts w:ascii="Source Code Pro" w:eastAsia="宋体" w:hAnsi="Source Code Pro" w:cs="宋体"/>
          <w:color w:val="000000"/>
          <w:kern w:val="0"/>
          <w:sz w:val="24"/>
          <w:szCs w:val="24"/>
          <w:shd w:val="clear" w:color="auto" w:fill="F0F0F0"/>
          <w14:ligatures w14:val="none"/>
        </w:rPr>
        <w:t>,</w:t>
      </w:r>
    </w:p>
    <w:p w14:paraId="5E0DE1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55A3D5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avg</w:t>
      </w:r>
      <w:proofErr w:type="gramEnd"/>
      <w:r w:rsidRPr="005E7B64">
        <w:rPr>
          <w:rFonts w:ascii="Source Code Pro" w:eastAsia="宋体" w:hAnsi="Source Code Pro" w:cs="宋体"/>
          <w:color w:val="880000"/>
          <w:kern w:val="0"/>
          <w:sz w:val="24"/>
          <w:szCs w:val="24"/>
          <w:shd w:val="clear" w:color="auto" w:fill="F0F0F0"/>
          <w14:ligatures w14:val="none"/>
        </w:rPr>
        <w:t>_cost'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'1.0'</w:t>
      </w:r>
    </w:p>
    <w:p w14:paraId="094AC4C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146B73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794005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817AF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params = {</w:t>
      </w:r>
    </w:p>
    <w:p w14:paraId="2FC386B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algorithm</w:t>
      </w:r>
      <w:proofErr w:type="gramEnd"/>
      <w:r w:rsidRPr="005E7B64">
        <w:rPr>
          <w:rFonts w:ascii="Source Code Pro" w:eastAsia="宋体" w:hAnsi="Source Code Pro" w:cs="宋体"/>
          <w:color w:val="880000"/>
          <w:kern w:val="0"/>
          <w:sz w:val="24"/>
          <w:szCs w:val="24"/>
          <w:shd w:val="clear" w:color="auto" w:fill="F0F0F0"/>
          <w14:ligatures w14:val="none"/>
        </w:rPr>
        <w:t>_id"</w:t>
      </w:r>
      <w:r w:rsidRPr="005E7B64">
        <w:rPr>
          <w:rFonts w:ascii="Source Code Pro" w:eastAsia="宋体" w:hAnsi="Source Code Pro" w:cs="宋体"/>
          <w:color w:val="000000"/>
          <w:kern w:val="0"/>
          <w:sz w:val="24"/>
          <w:szCs w:val="24"/>
          <w:shd w:val="clear" w:color="auto" w:fill="F0F0F0"/>
          <w14:ligatures w14:val="none"/>
        </w:rPr>
        <w:t>: algorithm_id,</w:t>
      </w:r>
    </w:p>
    <w:p w14:paraId="7B14AA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start</w:t>
      </w:r>
      <w:proofErr w:type="gramEnd"/>
      <w:r w:rsidRPr="005E7B64">
        <w:rPr>
          <w:rFonts w:ascii="Source Code Pro" w:eastAsia="宋体" w:hAnsi="Source Code Pro" w:cs="宋体"/>
          <w:color w:val="880000"/>
          <w:kern w:val="0"/>
          <w:sz w:val="24"/>
          <w:szCs w:val="24"/>
          <w:shd w:val="clear" w:color="auto" w:fill="F0F0F0"/>
          <w14:ligatures w14:val="none"/>
        </w:rPr>
        <w:t>_date"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"2015-10-01"</w:t>
      </w:r>
      <w:r w:rsidRPr="005E7B64">
        <w:rPr>
          <w:rFonts w:ascii="Source Code Pro" w:eastAsia="宋体" w:hAnsi="Source Code Pro" w:cs="宋体"/>
          <w:color w:val="000000"/>
          <w:kern w:val="0"/>
          <w:sz w:val="24"/>
          <w:szCs w:val="24"/>
          <w:shd w:val="clear" w:color="auto" w:fill="F0F0F0"/>
          <w14:ligatures w14:val="none"/>
        </w:rPr>
        <w:t>,</w:t>
      </w:r>
    </w:p>
    <w:p w14:paraId="62CB65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end</w:t>
      </w:r>
      <w:proofErr w:type="gramEnd"/>
      <w:r w:rsidRPr="005E7B64">
        <w:rPr>
          <w:rFonts w:ascii="Source Code Pro" w:eastAsia="宋体" w:hAnsi="Source Code Pro" w:cs="宋体"/>
          <w:color w:val="880000"/>
          <w:kern w:val="0"/>
          <w:sz w:val="24"/>
          <w:szCs w:val="24"/>
          <w:shd w:val="clear" w:color="auto" w:fill="F0F0F0"/>
          <w14:ligatures w14:val="none"/>
        </w:rPr>
        <w:t>_date"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"2016-07-31"</w:t>
      </w:r>
      <w:r w:rsidRPr="005E7B64">
        <w:rPr>
          <w:rFonts w:ascii="Source Code Pro" w:eastAsia="宋体" w:hAnsi="Source Code Pro" w:cs="宋体"/>
          <w:color w:val="000000"/>
          <w:kern w:val="0"/>
          <w:sz w:val="24"/>
          <w:szCs w:val="24"/>
          <w:shd w:val="clear" w:color="auto" w:fill="F0F0F0"/>
          <w14:ligatures w14:val="none"/>
        </w:rPr>
        <w:t>,</w:t>
      </w:r>
    </w:p>
    <w:p w14:paraId="300EFC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"frequency"</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"day"</w:t>
      </w:r>
      <w:r w:rsidRPr="005E7B64">
        <w:rPr>
          <w:rFonts w:ascii="Source Code Pro" w:eastAsia="宋体" w:hAnsi="Source Code Pro" w:cs="宋体"/>
          <w:color w:val="000000"/>
          <w:kern w:val="0"/>
          <w:sz w:val="24"/>
          <w:szCs w:val="24"/>
          <w:shd w:val="clear" w:color="auto" w:fill="F0F0F0"/>
          <w14:ligatures w14:val="none"/>
        </w:rPr>
        <w:t>,</w:t>
      </w:r>
    </w:p>
    <w:p w14:paraId="49EDACC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initial</w:t>
      </w:r>
      <w:proofErr w:type="gramEnd"/>
      <w:r w:rsidRPr="005E7B64">
        <w:rPr>
          <w:rFonts w:ascii="Source Code Pro" w:eastAsia="宋体" w:hAnsi="Source Code Pro" w:cs="宋体"/>
          <w:color w:val="880000"/>
          <w:kern w:val="0"/>
          <w:sz w:val="24"/>
          <w:szCs w:val="24"/>
          <w:shd w:val="clear" w:color="auto" w:fill="F0F0F0"/>
          <w14:ligatures w14:val="none"/>
        </w:rPr>
        <w:t>_cash"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"1000000"</w:t>
      </w:r>
      <w:r w:rsidRPr="005E7B64">
        <w:rPr>
          <w:rFonts w:ascii="Source Code Pro" w:eastAsia="宋体" w:hAnsi="Source Code Pro" w:cs="宋体"/>
          <w:color w:val="000000"/>
          <w:kern w:val="0"/>
          <w:sz w:val="24"/>
          <w:szCs w:val="24"/>
          <w:shd w:val="clear" w:color="auto" w:fill="F0F0F0"/>
          <w14:ligatures w14:val="none"/>
        </w:rPr>
        <w:t>,</w:t>
      </w:r>
    </w:p>
    <w:p w14:paraId="3E0A4B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initial</w:t>
      </w:r>
      <w:proofErr w:type="gramEnd"/>
      <w:r w:rsidRPr="005E7B64">
        <w:rPr>
          <w:rFonts w:ascii="Source Code Pro" w:eastAsia="宋体" w:hAnsi="Source Code Pro" w:cs="宋体"/>
          <w:color w:val="880000"/>
          <w:kern w:val="0"/>
          <w:sz w:val="24"/>
          <w:szCs w:val="24"/>
          <w:shd w:val="clear" w:color="auto" w:fill="F0F0F0"/>
          <w14:ligatures w14:val="none"/>
        </w:rPr>
        <w:t>_positions"</w:t>
      </w:r>
      <w:r w:rsidRPr="005E7B64">
        <w:rPr>
          <w:rFonts w:ascii="Source Code Pro" w:eastAsia="宋体" w:hAnsi="Source Code Pro" w:cs="宋体"/>
          <w:color w:val="000000"/>
          <w:kern w:val="0"/>
          <w:sz w:val="24"/>
          <w:szCs w:val="24"/>
          <w:shd w:val="clear" w:color="auto" w:fill="F0F0F0"/>
          <w14:ligatures w14:val="none"/>
        </w:rPr>
        <w:t>: initial_positions,</w:t>
      </w:r>
    </w:p>
    <w:p w14:paraId="2BF975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"extras"</w:t>
      </w:r>
      <w:r w:rsidRPr="005E7B64">
        <w:rPr>
          <w:rFonts w:ascii="Source Code Pro" w:eastAsia="宋体" w:hAnsi="Source Code Pro" w:cs="宋体"/>
          <w:color w:val="000000"/>
          <w:kern w:val="0"/>
          <w:sz w:val="24"/>
          <w:szCs w:val="24"/>
          <w:shd w:val="clear" w:color="auto" w:fill="F0F0F0"/>
          <w14:ligatures w14:val="none"/>
        </w:rPr>
        <w:t>: extra_vars,</w:t>
      </w:r>
    </w:p>
    <w:p w14:paraId="1C1392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35DBD3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D5027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created_bt_id = create_backtest(**params)</w:t>
      </w:r>
    </w:p>
    <w:p w14:paraId="1716EA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print(created_bt_id)</w:t>
      </w:r>
    </w:p>
    <w:p w14:paraId="652F5C2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示例二，在研究中</w:t>
      </w:r>
      <w:proofErr w:type="gramStart"/>
      <w:r w:rsidRPr="005E7B64">
        <w:rPr>
          <w:rFonts w:ascii="宋体" w:eastAsia="宋体" w:hAnsi="宋体" w:cs="宋体"/>
          <w:b/>
          <w:bCs/>
          <w:kern w:val="0"/>
          <w:sz w:val="24"/>
          <w:szCs w:val="24"/>
          <w14:ligatures w14:val="none"/>
        </w:rPr>
        <w:t>指定回测用</w:t>
      </w:r>
      <w:proofErr w:type="gramEnd"/>
      <w:r w:rsidRPr="005E7B64">
        <w:rPr>
          <w:rFonts w:ascii="宋体" w:eastAsia="宋体" w:hAnsi="宋体" w:cs="宋体"/>
          <w:b/>
          <w:bCs/>
          <w:kern w:val="0"/>
          <w:sz w:val="24"/>
          <w:szCs w:val="24"/>
          <w14:ligatures w14:val="none"/>
        </w:rPr>
        <w:t>策略代码：</w:t>
      </w:r>
    </w:p>
    <w:p w14:paraId="64EF70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code = </w:t>
      </w:r>
      <w:r w:rsidRPr="005E7B64">
        <w:rPr>
          <w:rFonts w:ascii="Source Code Pro" w:eastAsia="宋体" w:hAnsi="Source Code Pro" w:cs="宋体"/>
          <w:color w:val="880000"/>
          <w:kern w:val="0"/>
          <w:sz w:val="24"/>
          <w:szCs w:val="24"/>
          <w:shd w:val="clear" w:color="auto" w:fill="F0F0F0"/>
          <w14:ligatures w14:val="none"/>
        </w:rPr>
        <w:t>"""</w:t>
      </w:r>
    </w:p>
    <w:p w14:paraId="50AA96C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导入函数库</w:t>
      </w:r>
    </w:p>
    <w:p w14:paraId="3B6784B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from jqdata import *</w:t>
      </w:r>
    </w:p>
    <w:p w14:paraId="0D5B6F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07D7D16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初始化函数，设定基准等等</w:t>
      </w:r>
    </w:p>
    <w:p w14:paraId="7D8863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def initialize(context):</w:t>
      </w:r>
    </w:p>
    <w:p w14:paraId="745A7F9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设定沪深</w:t>
      </w:r>
      <w:r w:rsidRPr="005E7B64">
        <w:rPr>
          <w:rFonts w:ascii="Source Code Pro" w:eastAsia="宋体" w:hAnsi="Source Code Pro" w:cs="宋体"/>
          <w:color w:val="880000"/>
          <w:kern w:val="0"/>
          <w:sz w:val="24"/>
          <w:szCs w:val="24"/>
          <w:shd w:val="clear" w:color="auto" w:fill="F0F0F0"/>
          <w14:ligatures w14:val="none"/>
        </w:rPr>
        <w:t>300</w:t>
      </w:r>
      <w:r w:rsidRPr="005E7B64">
        <w:rPr>
          <w:rFonts w:ascii="Source Code Pro" w:eastAsia="宋体" w:hAnsi="Source Code Pro" w:cs="宋体"/>
          <w:color w:val="880000"/>
          <w:kern w:val="0"/>
          <w:sz w:val="24"/>
          <w:szCs w:val="24"/>
          <w:shd w:val="clear" w:color="auto" w:fill="F0F0F0"/>
          <w14:ligatures w14:val="none"/>
        </w:rPr>
        <w:t>作为基准</w:t>
      </w:r>
    </w:p>
    <w:p w14:paraId="4EDCE8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set_</w:t>
      </w:r>
      <w:proofErr w:type="gramStart"/>
      <w:r w:rsidRPr="005E7B64">
        <w:rPr>
          <w:rFonts w:ascii="Source Code Pro" w:eastAsia="宋体" w:hAnsi="Source Code Pro" w:cs="宋体"/>
          <w:color w:val="88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p>
    <w:p w14:paraId="0BCB406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开启动态复权模式</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真实价格</w:t>
      </w:r>
      <w:r w:rsidRPr="005E7B64">
        <w:rPr>
          <w:rFonts w:ascii="Source Code Pro" w:eastAsia="宋体" w:hAnsi="Source Code Pro" w:cs="宋体"/>
          <w:color w:val="880000"/>
          <w:kern w:val="0"/>
          <w:sz w:val="24"/>
          <w:szCs w:val="24"/>
          <w:shd w:val="clear" w:color="auto" w:fill="F0F0F0"/>
          <w14:ligatures w14:val="none"/>
        </w:rPr>
        <w:t>)</w:t>
      </w:r>
    </w:p>
    <w:p w14:paraId="0F71A81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set_</w:t>
      </w:r>
      <w:proofErr w:type="gramStart"/>
      <w:r w:rsidRPr="005E7B64">
        <w:rPr>
          <w:rFonts w:ascii="Source Code Pro" w:eastAsia="宋体" w:hAnsi="Source Code Pro" w:cs="宋体"/>
          <w:color w:val="88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 True)</w:t>
      </w:r>
    </w:p>
    <w:p w14:paraId="164A9F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输出内容到日志</w:t>
      </w:r>
      <w:r w:rsidRPr="005E7B64">
        <w:rPr>
          <w:rFonts w:ascii="Source Code Pro" w:eastAsia="宋体" w:hAnsi="Source Code Pro" w:cs="宋体"/>
          <w:color w:val="880000"/>
          <w:kern w:val="0"/>
          <w:sz w:val="24"/>
          <w:szCs w:val="24"/>
          <w:shd w:val="clear" w:color="auto" w:fill="F0F0F0"/>
          <w14:ligatures w14:val="none"/>
        </w:rPr>
        <w:t xml:space="preserve"> log.</w:t>
      </w:r>
      <w:proofErr w:type="gramStart"/>
      <w:r w:rsidRPr="005E7B64">
        <w:rPr>
          <w:rFonts w:ascii="Source Code Pro" w:eastAsia="宋体" w:hAnsi="Source Code Pro" w:cs="宋体"/>
          <w:color w:val="880000"/>
          <w:kern w:val="0"/>
          <w:sz w:val="24"/>
          <w:szCs w:val="24"/>
          <w:shd w:val="clear" w:color="auto" w:fill="F0F0F0"/>
          <w14:ligatures w14:val="none"/>
        </w:rPr>
        <w:t>info(</w:t>
      </w:r>
      <w:proofErr w:type="gramEnd"/>
      <w:r w:rsidRPr="005E7B64">
        <w:rPr>
          <w:rFonts w:ascii="Source Code Pro" w:eastAsia="宋体" w:hAnsi="Source Code Pro" w:cs="宋体"/>
          <w:color w:val="880000"/>
          <w:kern w:val="0"/>
          <w:sz w:val="24"/>
          <w:szCs w:val="24"/>
          <w:shd w:val="clear" w:color="auto" w:fill="F0F0F0"/>
          <w14:ligatures w14:val="none"/>
        </w:rPr>
        <w:t>)</w:t>
      </w:r>
    </w:p>
    <w:p w14:paraId="47CD12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初始函数开始运行且全局只运行一次</w:t>
      </w:r>
      <w:r w:rsidRPr="005E7B64">
        <w:rPr>
          <w:rFonts w:ascii="Source Code Pro" w:eastAsia="宋体" w:hAnsi="Source Code Pro" w:cs="宋体"/>
          <w:color w:val="880000"/>
          <w:kern w:val="0"/>
          <w:sz w:val="24"/>
          <w:szCs w:val="24"/>
          <w:shd w:val="clear" w:color="auto" w:fill="F0F0F0"/>
          <w14:ligatures w14:val="none"/>
        </w:rPr>
        <w:t>')</w:t>
      </w:r>
    </w:p>
    <w:p w14:paraId="214208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过滤掉</w:t>
      </w:r>
      <w:r w:rsidRPr="005E7B64">
        <w:rPr>
          <w:rFonts w:ascii="Source Code Pro" w:eastAsia="宋体" w:hAnsi="Source Code Pro" w:cs="宋体"/>
          <w:color w:val="880000"/>
          <w:kern w:val="0"/>
          <w:sz w:val="24"/>
          <w:szCs w:val="24"/>
          <w:shd w:val="clear" w:color="auto" w:fill="F0F0F0"/>
          <w14:ligatures w14:val="none"/>
        </w:rPr>
        <w:t>order</w:t>
      </w:r>
      <w:r w:rsidRPr="005E7B64">
        <w:rPr>
          <w:rFonts w:ascii="Source Code Pro" w:eastAsia="宋体" w:hAnsi="Source Code Pro" w:cs="宋体"/>
          <w:color w:val="880000"/>
          <w:kern w:val="0"/>
          <w:sz w:val="24"/>
          <w:szCs w:val="24"/>
          <w:shd w:val="clear" w:color="auto" w:fill="F0F0F0"/>
          <w14:ligatures w14:val="none"/>
        </w:rPr>
        <w:t>系列</w:t>
      </w:r>
      <w:r w:rsidRPr="005E7B64">
        <w:rPr>
          <w:rFonts w:ascii="Source Code Pro" w:eastAsia="宋体" w:hAnsi="Source Code Pro" w:cs="宋体"/>
          <w:color w:val="880000"/>
          <w:kern w:val="0"/>
          <w:sz w:val="24"/>
          <w:szCs w:val="24"/>
          <w:shd w:val="clear" w:color="auto" w:fill="F0F0F0"/>
          <w14:ligatures w14:val="none"/>
        </w:rPr>
        <w:t>API</w:t>
      </w:r>
      <w:r w:rsidRPr="005E7B64">
        <w:rPr>
          <w:rFonts w:ascii="Source Code Pro" w:eastAsia="宋体" w:hAnsi="Source Code Pro" w:cs="宋体"/>
          <w:color w:val="880000"/>
          <w:kern w:val="0"/>
          <w:sz w:val="24"/>
          <w:szCs w:val="24"/>
          <w:shd w:val="clear" w:color="auto" w:fill="F0F0F0"/>
          <w14:ligatures w14:val="none"/>
        </w:rPr>
        <w:t>产生的比</w:t>
      </w:r>
      <w:r w:rsidRPr="005E7B64">
        <w:rPr>
          <w:rFonts w:ascii="Source Code Pro" w:eastAsia="宋体" w:hAnsi="Source Code Pro" w:cs="宋体"/>
          <w:color w:val="880000"/>
          <w:kern w:val="0"/>
          <w:sz w:val="24"/>
          <w:szCs w:val="24"/>
          <w:shd w:val="clear" w:color="auto" w:fill="F0F0F0"/>
          <w14:ligatures w14:val="none"/>
        </w:rPr>
        <w:t>info</w:t>
      </w:r>
      <w:r w:rsidRPr="005E7B64">
        <w:rPr>
          <w:rFonts w:ascii="Source Code Pro" w:eastAsia="宋体" w:hAnsi="Source Code Pro" w:cs="宋体"/>
          <w:color w:val="880000"/>
          <w:kern w:val="0"/>
          <w:sz w:val="24"/>
          <w:szCs w:val="24"/>
          <w:shd w:val="clear" w:color="auto" w:fill="F0F0F0"/>
          <w14:ligatures w14:val="none"/>
        </w:rPr>
        <w:t>级别低的</w:t>
      </w:r>
      <w:r w:rsidRPr="005E7B64">
        <w:rPr>
          <w:rFonts w:ascii="Source Code Pro" w:eastAsia="宋体" w:hAnsi="Source Code Pro" w:cs="宋体"/>
          <w:color w:val="880000"/>
          <w:kern w:val="0"/>
          <w:sz w:val="24"/>
          <w:szCs w:val="24"/>
          <w:shd w:val="clear" w:color="auto" w:fill="F0F0F0"/>
          <w14:ligatures w14:val="none"/>
        </w:rPr>
        <w:t>log</w:t>
      </w:r>
    </w:p>
    <w:p w14:paraId="7D4FDB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log.set_</w:t>
      </w:r>
      <w:proofErr w:type="gramStart"/>
      <w:r w:rsidRPr="005E7B64">
        <w:rPr>
          <w:rFonts w:ascii="Source Code Pro" w:eastAsia="宋体" w:hAnsi="Source Code Pro" w:cs="宋体"/>
          <w:color w:val="880000"/>
          <w:kern w:val="0"/>
          <w:sz w:val="24"/>
          <w:szCs w:val="24"/>
          <w:shd w:val="clear" w:color="auto" w:fill="F0F0F0"/>
          <w14:ligatures w14:val="none"/>
        </w:rPr>
        <w:t>level(</w:t>
      </w:r>
      <w:proofErr w:type="gramEnd"/>
      <w:r w:rsidRPr="005E7B64">
        <w:rPr>
          <w:rFonts w:ascii="Source Code Pro" w:eastAsia="宋体" w:hAnsi="Source Code Pro" w:cs="宋体"/>
          <w:color w:val="880000"/>
          <w:kern w:val="0"/>
          <w:sz w:val="24"/>
          <w:szCs w:val="24"/>
          <w:shd w:val="clear" w:color="auto" w:fill="F0F0F0"/>
          <w14:ligatures w14:val="none"/>
        </w:rPr>
        <w:t>'order', 'info')</w:t>
      </w:r>
    </w:p>
    <w:p w14:paraId="7BAE21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623E7F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股票相关设定</w:t>
      </w:r>
      <w:r w:rsidRPr="005E7B64">
        <w:rPr>
          <w:rFonts w:ascii="Source Code Pro" w:eastAsia="宋体" w:hAnsi="Source Code Pro" w:cs="宋体"/>
          <w:color w:val="880000"/>
          <w:kern w:val="0"/>
          <w:sz w:val="24"/>
          <w:szCs w:val="24"/>
          <w:shd w:val="clear" w:color="auto" w:fill="F0F0F0"/>
          <w14:ligatures w14:val="none"/>
        </w:rPr>
        <w:t xml:space="preserve"> ###</w:t>
      </w:r>
    </w:p>
    <w:p w14:paraId="12B2DB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股票类每笔交易时的手续费是：买入时佣金万分之三，卖出时佣金万分之三加千分之一印花税</w:t>
      </w: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每笔交易佣金最低扣</w:t>
      </w:r>
      <w:r w:rsidRPr="005E7B64">
        <w:rPr>
          <w:rFonts w:ascii="Source Code Pro" w:eastAsia="宋体" w:hAnsi="Source Code Pro" w:cs="宋体"/>
          <w:color w:val="880000"/>
          <w:kern w:val="0"/>
          <w:sz w:val="24"/>
          <w:szCs w:val="24"/>
          <w:shd w:val="clear" w:color="auto" w:fill="F0F0F0"/>
          <w14:ligatures w14:val="none"/>
        </w:rPr>
        <w:t>5</w:t>
      </w:r>
      <w:r w:rsidRPr="005E7B64">
        <w:rPr>
          <w:rFonts w:ascii="Source Code Pro" w:eastAsia="宋体" w:hAnsi="Source Code Pro" w:cs="宋体"/>
          <w:color w:val="880000"/>
          <w:kern w:val="0"/>
          <w:sz w:val="24"/>
          <w:szCs w:val="24"/>
          <w:shd w:val="clear" w:color="auto" w:fill="F0F0F0"/>
          <w14:ligatures w14:val="none"/>
        </w:rPr>
        <w:t>块钱</w:t>
      </w:r>
    </w:p>
    <w:p w14:paraId="72A8A23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set_order_</w:t>
      </w:r>
      <w:proofErr w:type="gramStart"/>
      <w:r w:rsidRPr="005E7B64">
        <w:rPr>
          <w:rFonts w:ascii="Source Code Pro" w:eastAsia="宋体" w:hAnsi="Source Code Pro" w:cs="宋体"/>
          <w:color w:val="880000"/>
          <w:kern w:val="0"/>
          <w:sz w:val="24"/>
          <w:szCs w:val="24"/>
          <w:shd w:val="clear" w:color="auto" w:fill="F0F0F0"/>
          <w14:ligatures w14:val="none"/>
        </w:rPr>
        <w:t>cost(</w:t>
      </w:r>
      <w:proofErr w:type="gramEnd"/>
      <w:r w:rsidRPr="005E7B64">
        <w:rPr>
          <w:rFonts w:ascii="Source Code Pro" w:eastAsia="宋体" w:hAnsi="Source Code Pro" w:cs="宋体"/>
          <w:color w:val="880000"/>
          <w:kern w:val="0"/>
          <w:sz w:val="24"/>
          <w:szCs w:val="24"/>
          <w:shd w:val="clear" w:color="auto" w:fill="F0F0F0"/>
          <w14:ligatures w14:val="none"/>
        </w:rPr>
        <w:t>OrderCost(close_tax=0.001, open_commission=0.0003, close_commission=0.0003, min_commission=5), type='stock')</w:t>
      </w:r>
    </w:p>
    <w:p w14:paraId="4A64136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7C489D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运行函数（</w:t>
      </w:r>
      <w:r w:rsidRPr="005E7B64">
        <w:rPr>
          <w:rFonts w:ascii="Source Code Pro" w:eastAsia="宋体" w:hAnsi="Source Code Pro" w:cs="宋体"/>
          <w:color w:val="880000"/>
          <w:kern w:val="0"/>
          <w:sz w:val="24"/>
          <w:szCs w:val="24"/>
          <w:shd w:val="clear" w:color="auto" w:fill="F0F0F0"/>
          <w14:ligatures w14:val="none"/>
        </w:rPr>
        <w:t>reference_security</w:t>
      </w:r>
      <w:r w:rsidRPr="005E7B64">
        <w:rPr>
          <w:rFonts w:ascii="Source Code Pro" w:eastAsia="宋体" w:hAnsi="Source Code Pro" w:cs="宋体"/>
          <w:color w:val="880000"/>
          <w:kern w:val="0"/>
          <w:sz w:val="24"/>
          <w:szCs w:val="24"/>
          <w:shd w:val="clear" w:color="auto" w:fill="F0F0F0"/>
          <w14:ligatures w14:val="none"/>
        </w:rPr>
        <w:t>为运行时间的参考标的；传入的标的只做种类区分，因此传入</w:t>
      </w:r>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880000"/>
          <w:kern w:val="0"/>
          <w:sz w:val="24"/>
          <w:szCs w:val="24"/>
          <w:shd w:val="clear" w:color="auto" w:fill="F0F0F0"/>
          <w14:ligatures w14:val="none"/>
        </w:rPr>
        <w:t>或</w:t>
      </w:r>
      <w:r w:rsidRPr="005E7B64">
        <w:rPr>
          <w:rFonts w:ascii="Source Code Pro" w:eastAsia="宋体" w:hAnsi="Source Code Pro" w:cs="宋体"/>
          <w:color w:val="880000"/>
          <w:kern w:val="0"/>
          <w:sz w:val="24"/>
          <w:szCs w:val="24"/>
          <w:shd w:val="clear" w:color="auto" w:fill="F0F0F0"/>
          <w14:ligatures w14:val="none"/>
        </w:rPr>
        <w:t>'510300.XSHG'</w:t>
      </w:r>
      <w:r w:rsidRPr="005E7B64">
        <w:rPr>
          <w:rFonts w:ascii="Source Code Pro" w:eastAsia="宋体" w:hAnsi="Source Code Pro" w:cs="宋体"/>
          <w:color w:val="880000"/>
          <w:kern w:val="0"/>
          <w:sz w:val="24"/>
          <w:szCs w:val="24"/>
          <w:shd w:val="clear" w:color="auto" w:fill="F0F0F0"/>
          <w14:ligatures w14:val="none"/>
        </w:rPr>
        <w:t>是一样的）</w:t>
      </w:r>
    </w:p>
    <w:p w14:paraId="08BFA3A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开盘前运行</w:t>
      </w:r>
    </w:p>
    <w:p w14:paraId="3AF5C9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run_</w:t>
      </w:r>
      <w:proofErr w:type="gramStart"/>
      <w:r w:rsidRPr="005E7B64">
        <w:rPr>
          <w:rFonts w:ascii="Source Code Pro" w:eastAsia="宋体" w:hAnsi="Source Code Pro" w:cs="宋体"/>
          <w:color w:val="880000"/>
          <w:kern w:val="0"/>
          <w:sz w:val="24"/>
          <w:szCs w:val="24"/>
          <w:shd w:val="clear" w:color="auto" w:fill="F0F0F0"/>
          <w14:ligatures w14:val="none"/>
        </w:rPr>
        <w:t>daily(</w:t>
      </w:r>
      <w:proofErr w:type="gramEnd"/>
      <w:r w:rsidRPr="005E7B64">
        <w:rPr>
          <w:rFonts w:ascii="Source Code Pro" w:eastAsia="宋体" w:hAnsi="Source Code Pro" w:cs="宋体"/>
          <w:color w:val="880000"/>
          <w:kern w:val="0"/>
          <w:sz w:val="24"/>
          <w:szCs w:val="24"/>
          <w:shd w:val="clear" w:color="auto" w:fill="F0F0F0"/>
          <w14:ligatures w14:val="none"/>
        </w:rPr>
        <w:t xml:space="preserve">before_market_open, time='09:00', reference_security='000300.XSHG') </w:t>
      </w:r>
    </w:p>
    <w:p w14:paraId="02432E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开盘时运行</w:t>
      </w:r>
    </w:p>
    <w:p w14:paraId="6657CD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run_</w:t>
      </w:r>
      <w:proofErr w:type="gramStart"/>
      <w:r w:rsidRPr="005E7B64">
        <w:rPr>
          <w:rFonts w:ascii="Source Code Pro" w:eastAsia="宋体" w:hAnsi="Source Code Pro" w:cs="宋体"/>
          <w:color w:val="880000"/>
          <w:kern w:val="0"/>
          <w:sz w:val="24"/>
          <w:szCs w:val="24"/>
          <w:shd w:val="clear" w:color="auto" w:fill="F0F0F0"/>
          <w14:ligatures w14:val="none"/>
        </w:rPr>
        <w:t>daily(</w:t>
      </w:r>
      <w:proofErr w:type="gramEnd"/>
      <w:r w:rsidRPr="005E7B64">
        <w:rPr>
          <w:rFonts w:ascii="Source Code Pro" w:eastAsia="宋体" w:hAnsi="Source Code Pro" w:cs="宋体"/>
          <w:color w:val="880000"/>
          <w:kern w:val="0"/>
          <w:sz w:val="24"/>
          <w:szCs w:val="24"/>
          <w:shd w:val="clear" w:color="auto" w:fill="F0F0F0"/>
          <w14:ligatures w14:val="none"/>
        </w:rPr>
        <w:t>market_open, time='09:30', reference_security='000300.XSHG')</w:t>
      </w:r>
    </w:p>
    <w:p w14:paraId="51796E4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收盘后运行</w:t>
      </w:r>
    </w:p>
    <w:p w14:paraId="3A87F51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run_</w:t>
      </w:r>
      <w:proofErr w:type="gramStart"/>
      <w:r w:rsidRPr="005E7B64">
        <w:rPr>
          <w:rFonts w:ascii="Source Code Pro" w:eastAsia="宋体" w:hAnsi="Source Code Pro" w:cs="宋体"/>
          <w:color w:val="880000"/>
          <w:kern w:val="0"/>
          <w:sz w:val="24"/>
          <w:szCs w:val="24"/>
          <w:shd w:val="clear" w:color="auto" w:fill="F0F0F0"/>
          <w14:ligatures w14:val="none"/>
        </w:rPr>
        <w:t>daily(</w:t>
      </w:r>
      <w:proofErr w:type="gramEnd"/>
      <w:r w:rsidRPr="005E7B64">
        <w:rPr>
          <w:rFonts w:ascii="Source Code Pro" w:eastAsia="宋体" w:hAnsi="Source Code Pro" w:cs="宋体"/>
          <w:color w:val="880000"/>
          <w:kern w:val="0"/>
          <w:sz w:val="24"/>
          <w:szCs w:val="24"/>
          <w:shd w:val="clear" w:color="auto" w:fill="F0F0F0"/>
          <w14:ligatures w14:val="none"/>
        </w:rPr>
        <w:t>after_market_close, time='15:30', reference_security='000300.XSHG')</w:t>
      </w:r>
    </w:p>
    <w:p w14:paraId="0CD1D9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69A34F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开盘前运行函数</w:t>
      </w:r>
      <w:r w:rsidRPr="005E7B64">
        <w:rPr>
          <w:rFonts w:ascii="Source Code Pro" w:eastAsia="宋体" w:hAnsi="Source Code Pro" w:cs="宋体"/>
          <w:color w:val="880000"/>
          <w:kern w:val="0"/>
          <w:sz w:val="24"/>
          <w:szCs w:val="24"/>
          <w:shd w:val="clear" w:color="auto" w:fill="F0F0F0"/>
          <w14:ligatures w14:val="none"/>
        </w:rPr>
        <w:t xml:space="preserve">     </w:t>
      </w:r>
    </w:p>
    <w:p w14:paraId="3936E7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def before_market_open(context):</w:t>
      </w:r>
    </w:p>
    <w:p w14:paraId="0A53F5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输出运行时间</w:t>
      </w:r>
    </w:p>
    <w:p w14:paraId="52068D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lastRenderedPageBreak/>
        <w:t xml:space="preserve">    log.info('</w:t>
      </w:r>
      <w:r w:rsidRPr="005E7B64">
        <w:rPr>
          <w:rFonts w:ascii="Source Code Pro" w:eastAsia="宋体" w:hAnsi="Source Code Pro" w:cs="宋体"/>
          <w:color w:val="880000"/>
          <w:kern w:val="0"/>
          <w:sz w:val="24"/>
          <w:szCs w:val="24"/>
          <w:shd w:val="clear" w:color="auto" w:fill="F0F0F0"/>
          <w14:ligatures w14:val="none"/>
        </w:rPr>
        <w:t>函数运行时间</w:t>
      </w:r>
      <w:r w:rsidRPr="005E7B64">
        <w:rPr>
          <w:rFonts w:ascii="Source Code Pro" w:eastAsia="宋体" w:hAnsi="Source Code Pro" w:cs="宋体"/>
          <w:color w:val="880000"/>
          <w:kern w:val="0"/>
          <w:sz w:val="24"/>
          <w:szCs w:val="24"/>
          <w:shd w:val="clear" w:color="auto" w:fill="F0F0F0"/>
          <w14:ligatures w14:val="none"/>
        </w:rPr>
        <w:t>(before_market_open)</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'+str(context.current_dt.time()))</w:t>
      </w:r>
    </w:p>
    <w:p w14:paraId="605C2E3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4B64C49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proofErr w:type="gramStart"/>
      <w:r w:rsidRPr="005E7B64">
        <w:rPr>
          <w:rFonts w:ascii="Source Code Pro" w:eastAsia="宋体" w:hAnsi="Source Code Pro" w:cs="宋体"/>
          <w:color w:val="880000"/>
          <w:kern w:val="0"/>
          <w:sz w:val="24"/>
          <w:szCs w:val="24"/>
          <w:shd w:val="clear" w:color="auto" w:fill="F0F0F0"/>
          <w14:ligatures w14:val="none"/>
        </w:rPr>
        <w:t>给微信</w:t>
      </w:r>
      <w:proofErr w:type="gramEnd"/>
      <w:r w:rsidRPr="005E7B64">
        <w:rPr>
          <w:rFonts w:ascii="Source Code Pro" w:eastAsia="宋体" w:hAnsi="Source Code Pro" w:cs="宋体"/>
          <w:color w:val="880000"/>
          <w:kern w:val="0"/>
          <w:sz w:val="24"/>
          <w:szCs w:val="24"/>
          <w:shd w:val="clear" w:color="auto" w:fill="F0F0F0"/>
          <w14:ligatures w14:val="none"/>
        </w:rPr>
        <w:t>发送消息（添加模拟交易，并</w:t>
      </w:r>
      <w:proofErr w:type="gramStart"/>
      <w:r w:rsidRPr="005E7B64">
        <w:rPr>
          <w:rFonts w:ascii="Source Code Pro" w:eastAsia="宋体" w:hAnsi="Source Code Pro" w:cs="宋体"/>
          <w:color w:val="880000"/>
          <w:kern w:val="0"/>
          <w:sz w:val="24"/>
          <w:szCs w:val="24"/>
          <w:shd w:val="clear" w:color="auto" w:fill="F0F0F0"/>
          <w14:ligatures w14:val="none"/>
        </w:rPr>
        <w:t>绑定微信生效</w:t>
      </w:r>
      <w:proofErr w:type="gramEnd"/>
      <w:r w:rsidRPr="005E7B64">
        <w:rPr>
          <w:rFonts w:ascii="Source Code Pro" w:eastAsia="宋体" w:hAnsi="Source Code Pro" w:cs="宋体"/>
          <w:color w:val="880000"/>
          <w:kern w:val="0"/>
          <w:sz w:val="24"/>
          <w:szCs w:val="24"/>
          <w:shd w:val="clear" w:color="auto" w:fill="F0F0F0"/>
          <w14:ligatures w14:val="none"/>
        </w:rPr>
        <w:t>）</w:t>
      </w:r>
    </w:p>
    <w:p w14:paraId="73D60CC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send_message('</w:t>
      </w:r>
      <w:r w:rsidRPr="005E7B64">
        <w:rPr>
          <w:rFonts w:ascii="Source Code Pro" w:eastAsia="宋体" w:hAnsi="Source Code Pro" w:cs="宋体"/>
          <w:color w:val="880000"/>
          <w:kern w:val="0"/>
          <w:sz w:val="24"/>
          <w:szCs w:val="24"/>
          <w:shd w:val="clear" w:color="auto" w:fill="F0F0F0"/>
          <w14:ligatures w14:val="none"/>
        </w:rPr>
        <w:t>美好的一天</w:t>
      </w:r>
      <w:r w:rsidRPr="005E7B64">
        <w:rPr>
          <w:rFonts w:ascii="Source Code Pro" w:eastAsia="宋体" w:hAnsi="Source Code Pro" w:cs="宋体"/>
          <w:color w:val="880000"/>
          <w:kern w:val="0"/>
          <w:sz w:val="24"/>
          <w:szCs w:val="24"/>
          <w:shd w:val="clear" w:color="auto" w:fill="F0F0F0"/>
          <w14:ligatures w14:val="none"/>
        </w:rPr>
        <w:t>~')</w:t>
      </w:r>
    </w:p>
    <w:p w14:paraId="75B4EB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38C742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要操作的股票：平安银行（</w:t>
      </w:r>
      <w:r w:rsidRPr="005E7B64">
        <w:rPr>
          <w:rFonts w:ascii="Source Code Pro" w:eastAsia="宋体" w:hAnsi="Source Code Pro" w:cs="宋体"/>
          <w:color w:val="880000"/>
          <w:kern w:val="0"/>
          <w:sz w:val="24"/>
          <w:szCs w:val="24"/>
          <w:shd w:val="clear" w:color="auto" w:fill="F0F0F0"/>
          <w14:ligatures w14:val="none"/>
        </w:rPr>
        <w:t>g.</w:t>
      </w:r>
      <w:r w:rsidRPr="005E7B64">
        <w:rPr>
          <w:rFonts w:ascii="Source Code Pro" w:eastAsia="宋体" w:hAnsi="Source Code Pro" w:cs="宋体"/>
          <w:color w:val="880000"/>
          <w:kern w:val="0"/>
          <w:sz w:val="24"/>
          <w:szCs w:val="24"/>
          <w:shd w:val="clear" w:color="auto" w:fill="F0F0F0"/>
          <w14:ligatures w14:val="none"/>
        </w:rPr>
        <w:t>为全局变量）</w:t>
      </w:r>
    </w:p>
    <w:p w14:paraId="4F618E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proofErr w:type="gramStart"/>
      <w:r w:rsidRPr="005E7B64">
        <w:rPr>
          <w:rFonts w:ascii="Source Code Pro" w:eastAsia="宋体" w:hAnsi="Source Code Pro" w:cs="宋体"/>
          <w:color w:val="880000"/>
          <w:kern w:val="0"/>
          <w:sz w:val="24"/>
          <w:szCs w:val="24"/>
          <w:shd w:val="clear" w:color="auto" w:fill="F0F0F0"/>
          <w14:ligatures w14:val="none"/>
        </w:rPr>
        <w:t>g.security</w:t>
      </w:r>
      <w:proofErr w:type="gramEnd"/>
      <w:r w:rsidRPr="005E7B64">
        <w:rPr>
          <w:rFonts w:ascii="Source Code Pro" w:eastAsia="宋体" w:hAnsi="Source Code Pro" w:cs="宋体"/>
          <w:color w:val="880000"/>
          <w:kern w:val="0"/>
          <w:sz w:val="24"/>
          <w:szCs w:val="24"/>
          <w:shd w:val="clear" w:color="auto" w:fill="F0F0F0"/>
          <w14:ligatures w14:val="none"/>
        </w:rPr>
        <w:t xml:space="preserve"> = '000001.XSHE'</w:t>
      </w:r>
    </w:p>
    <w:p w14:paraId="6CB1D1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7CBA59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开盘时运行函数</w:t>
      </w:r>
    </w:p>
    <w:p w14:paraId="13F7D1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def market_open(context):</w:t>
      </w:r>
    </w:p>
    <w:p w14:paraId="252CB3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函数运行时间</w:t>
      </w:r>
      <w:r w:rsidRPr="005E7B64">
        <w:rPr>
          <w:rFonts w:ascii="Source Code Pro" w:eastAsia="宋体" w:hAnsi="Source Code Pro" w:cs="宋体"/>
          <w:color w:val="880000"/>
          <w:kern w:val="0"/>
          <w:sz w:val="24"/>
          <w:szCs w:val="24"/>
          <w:shd w:val="clear" w:color="auto" w:fill="F0F0F0"/>
          <w14:ligatures w14:val="none"/>
        </w:rPr>
        <w:t>(market_open):'+str(context.current_dt.time()))</w:t>
      </w:r>
    </w:p>
    <w:p w14:paraId="3EEB4E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security = </w:t>
      </w:r>
      <w:proofErr w:type="gramStart"/>
      <w:r w:rsidRPr="005E7B64">
        <w:rPr>
          <w:rFonts w:ascii="Source Code Pro" w:eastAsia="宋体" w:hAnsi="Source Code Pro" w:cs="宋体"/>
          <w:color w:val="880000"/>
          <w:kern w:val="0"/>
          <w:sz w:val="24"/>
          <w:szCs w:val="24"/>
          <w:shd w:val="clear" w:color="auto" w:fill="F0F0F0"/>
          <w14:ligatures w14:val="none"/>
        </w:rPr>
        <w:t>g.security</w:t>
      </w:r>
      <w:proofErr w:type="gramEnd"/>
    </w:p>
    <w:p w14:paraId="641F69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获取股票的收盘价</w:t>
      </w:r>
    </w:p>
    <w:p w14:paraId="241B4B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close_data = attribute_</w:t>
      </w:r>
      <w:proofErr w:type="gramStart"/>
      <w:r w:rsidRPr="005E7B64">
        <w:rPr>
          <w:rFonts w:ascii="Source Code Pro" w:eastAsia="宋体" w:hAnsi="Source Code Pro" w:cs="宋体"/>
          <w:color w:val="880000"/>
          <w:kern w:val="0"/>
          <w:sz w:val="24"/>
          <w:szCs w:val="24"/>
          <w:shd w:val="clear" w:color="auto" w:fill="F0F0F0"/>
          <w14:ligatures w14:val="none"/>
        </w:rPr>
        <w:t>history(</w:t>
      </w:r>
      <w:proofErr w:type="gramEnd"/>
      <w:r w:rsidRPr="005E7B64">
        <w:rPr>
          <w:rFonts w:ascii="Source Code Pro" w:eastAsia="宋体" w:hAnsi="Source Code Pro" w:cs="宋体"/>
          <w:color w:val="880000"/>
          <w:kern w:val="0"/>
          <w:sz w:val="24"/>
          <w:szCs w:val="24"/>
          <w:shd w:val="clear" w:color="auto" w:fill="F0F0F0"/>
          <w14:ligatures w14:val="none"/>
        </w:rPr>
        <w:t>security, 5, '1d', ['close'])</w:t>
      </w:r>
    </w:p>
    <w:p w14:paraId="463A47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取得过去五天的平均价格</w:t>
      </w:r>
    </w:p>
    <w:p w14:paraId="44C2FCE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MA5 = close_data['close'</w:t>
      </w:r>
      <w:proofErr w:type="gramStart"/>
      <w:r w:rsidRPr="005E7B64">
        <w:rPr>
          <w:rFonts w:ascii="Source Code Pro" w:eastAsia="宋体" w:hAnsi="Source Code Pro" w:cs="宋体"/>
          <w:color w:val="880000"/>
          <w:kern w:val="0"/>
          <w:sz w:val="24"/>
          <w:szCs w:val="24"/>
          <w:shd w:val="clear" w:color="auto" w:fill="F0F0F0"/>
          <w14:ligatures w14:val="none"/>
        </w:rPr>
        <w:t>].mean</w:t>
      </w:r>
      <w:proofErr w:type="gramEnd"/>
      <w:r w:rsidRPr="005E7B64">
        <w:rPr>
          <w:rFonts w:ascii="Source Code Pro" w:eastAsia="宋体" w:hAnsi="Source Code Pro" w:cs="宋体"/>
          <w:color w:val="880000"/>
          <w:kern w:val="0"/>
          <w:sz w:val="24"/>
          <w:szCs w:val="24"/>
          <w:shd w:val="clear" w:color="auto" w:fill="F0F0F0"/>
          <w14:ligatures w14:val="none"/>
        </w:rPr>
        <w:t>()</w:t>
      </w:r>
    </w:p>
    <w:p w14:paraId="076C25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取得上一时间点价格</w:t>
      </w:r>
    </w:p>
    <w:p w14:paraId="5AF3BA3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current_price = close_data['close</w:t>
      </w:r>
      <w:proofErr w:type="gramStart"/>
      <w:r w:rsidRPr="005E7B64">
        <w:rPr>
          <w:rFonts w:ascii="Source Code Pro" w:eastAsia="宋体" w:hAnsi="Source Code Pro" w:cs="宋体"/>
          <w:color w:val="880000"/>
          <w:kern w:val="0"/>
          <w:sz w:val="24"/>
          <w:szCs w:val="24"/>
          <w:shd w:val="clear" w:color="auto" w:fill="F0F0F0"/>
          <w14:ligatures w14:val="none"/>
        </w:rPr>
        <w:t>'][</w:t>
      </w:r>
      <w:proofErr w:type="gramEnd"/>
      <w:r w:rsidRPr="005E7B64">
        <w:rPr>
          <w:rFonts w:ascii="Source Code Pro" w:eastAsia="宋体" w:hAnsi="Source Code Pro" w:cs="宋体"/>
          <w:color w:val="880000"/>
          <w:kern w:val="0"/>
          <w:sz w:val="24"/>
          <w:szCs w:val="24"/>
          <w:shd w:val="clear" w:color="auto" w:fill="F0F0F0"/>
          <w14:ligatures w14:val="none"/>
        </w:rPr>
        <w:t>-1]</w:t>
      </w:r>
    </w:p>
    <w:p w14:paraId="533B8A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取得当前的现金</w:t>
      </w:r>
    </w:p>
    <w:p w14:paraId="2E2BE5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cash = </w:t>
      </w:r>
      <w:proofErr w:type="gramStart"/>
      <w:r w:rsidRPr="005E7B64">
        <w:rPr>
          <w:rFonts w:ascii="Source Code Pro" w:eastAsia="宋体" w:hAnsi="Source Code Pro" w:cs="宋体"/>
          <w:color w:val="880000"/>
          <w:kern w:val="0"/>
          <w:sz w:val="24"/>
          <w:szCs w:val="24"/>
          <w:shd w:val="clear" w:color="auto" w:fill="F0F0F0"/>
          <w14:ligatures w14:val="none"/>
        </w:rPr>
        <w:t>context.portfolio</w:t>
      </w:r>
      <w:proofErr w:type="gramEnd"/>
      <w:r w:rsidRPr="005E7B64">
        <w:rPr>
          <w:rFonts w:ascii="Source Code Pro" w:eastAsia="宋体" w:hAnsi="Source Code Pro" w:cs="宋体"/>
          <w:color w:val="880000"/>
          <w:kern w:val="0"/>
          <w:sz w:val="24"/>
          <w:szCs w:val="24"/>
          <w:shd w:val="clear" w:color="auto" w:fill="F0F0F0"/>
          <w14:ligatures w14:val="none"/>
        </w:rPr>
        <w:t>.available_cash</w:t>
      </w:r>
    </w:p>
    <w:p w14:paraId="651B8B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6CB4C6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如果上一时间点价格高出五天平均价</w:t>
      </w:r>
      <w:r w:rsidRPr="005E7B64">
        <w:rPr>
          <w:rFonts w:ascii="Source Code Pro" w:eastAsia="宋体" w:hAnsi="Source Code Pro" w:cs="宋体"/>
          <w:color w:val="880000"/>
          <w:kern w:val="0"/>
          <w:sz w:val="24"/>
          <w:szCs w:val="24"/>
          <w:shd w:val="clear" w:color="auto" w:fill="F0F0F0"/>
          <w14:ligatures w14:val="none"/>
        </w:rPr>
        <w:t xml:space="preserve">1%, </w:t>
      </w:r>
      <w:r w:rsidRPr="005E7B64">
        <w:rPr>
          <w:rFonts w:ascii="Source Code Pro" w:eastAsia="宋体" w:hAnsi="Source Code Pro" w:cs="宋体"/>
          <w:color w:val="880000"/>
          <w:kern w:val="0"/>
          <w:sz w:val="24"/>
          <w:szCs w:val="24"/>
          <w:shd w:val="clear" w:color="auto" w:fill="F0F0F0"/>
          <w14:ligatures w14:val="none"/>
        </w:rPr>
        <w:t>则全仓买入</w:t>
      </w:r>
    </w:p>
    <w:p w14:paraId="6E38BC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if current_price &gt; 1.01*MA5:</w:t>
      </w:r>
    </w:p>
    <w:p w14:paraId="11AB942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记录这次买入</w:t>
      </w:r>
    </w:p>
    <w:p w14:paraId="7E5FDC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价格高于均价</w:t>
      </w:r>
      <w:r w:rsidRPr="005E7B64">
        <w:rPr>
          <w:rFonts w:ascii="Source Code Pro" w:eastAsia="宋体" w:hAnsi="Source Code Pro" w:cs="宋体"/>
          <w:color w:val="880000"/>
          <w:kern w:val="0"/>
          <w:sz w:val="24"/>
          <w:szCs w:val="24"/>
          <w:shd w:val="clear" w:color="auto" w:fill="F0F0F0"/>
          <w14:ligatures w14:val="none"/>
        </w:rPr>
        <w:t xml:space="preserve"> 1%%, </w:t>
      </w:r>
      <w:r w:rsidRPr="005E7B64">
        <w:rPr>
          <w:rFonts w:ascii="Source Code Pro" w:eastAsia="宋体" w:hAnsi="Source Code Pro" w:cs="宋体"/>
          <w:color w:val="880000"/>
          <w:kern w:val="0"/>
          <w:sz w:val="24"/>
          <w:szCs w:val="24"/>
          <w:shd w:val="clear" w:color="auto" w:fill="F0F0F0"/>
          <w14:ligatures w14:val="none"/>
        </w:rPr>
        <w:t>买入</w:t>
      </w:r>
      <w:r w:rsidRPr="005E7B64">
        <w:rPr>
          <w:rFonts w:ascii="Source Code Pro" w:eastAsia="宋体" w:hAnsi="Source Code Pro" w:cs="宋体"/>
          <w:color w:val="880000"/>
          <w:kern w:val="0"/>
          <w:sz w:val="24"/>
          <w:szCs w:val="24"/>
          <w:shd w:val="clear" w:color="auto" w:fill="F0F0F0"/>
          <w14:ligatures w14:val="none"/>
        </w:rPr>
        <w:t xml:space="preserve"> %s" % (security))</w:t>
      </w:r>
    </w:p>
    <w:p w14:paraId="3E8FCC0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用所有</w:t>
      </w:r>
      <w:r w:rsidRPr="005E7B64">
        <w:rPr>
          <w:rFonts w:ascii="Source Code Pro" w:eastAsia="宋体" w:hAnsi="Source Code Pro" w:cs="宋体"/>
          <w:color w:val="880000"/>
          <w:kern w:val="0"/>
          <w:sz w:val="24"/>
          <w:szCs w:val="24"/>
          <w:shd w:val="clear" w:color="auto" w:fill="F0F0F0"/>
          <w14:ligatures w14:val="none"/>
        </w:rPr>
        <w:t xml:space="preserve"> cash </w:t>
      </w:r>
      <w:r w:rsidRPr="005E7B64">
        <w:rPr>
          <w:rFonts w:ascii="Source Code Pro" w:eastAsia="宋体" w:hAnsi="Source Code Pro" w:cs="宋体"/>
          <w:color w:val="880000"/>
          <w:kern w:val="0"/>
          <w:sz w:val="24"/>
          <w:szCs w:val="24"/>
          <w:shd w:val="clear" w:color="auto" w:fill="F0F0F0"/>
          <w14:ligatures w14:val="none"/>
        </w:rPr>
        <w:t>买入股票</w:t>
      </w:r>
    </w:p>
    <w:p w14:paraId="2D91E1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order_</w:t>
      </w:r>
      <w:proofErr w:type="gramStart"/>
      <w:r w:rsidRPr="005E7B64">
        <w:rPr>
          <w:rFonts w:ascii="Source Code Pro" w:eastAsia="宋体" w:hAnsi="Source Code Pro" w:cs="宋体"/>
          <w:color w:val="880000"/>
          <w:kern w:val="0"/>
          <w:sz w:val="24"/>
          <w:szCs w:val="24"/>
          <w:shd w:val="clear" w:color="auto" w:fill="F0F0F0"/>
          <w14:ligatures w14:val="none"/>
        </w:rPr>
        <w:t>value(</w:t>
      </w:r>
      <w:proofErr w:type="gramEnd"/>
      <w:r w:rsidRPr="005E7B64">
        <w:rPr>
          <w:rFonts w:ascii="Source Code Pro" w:eastAsia="宋体" w:hAnsi="Source Code Pro" w:cs="宋体"/>
          <w:color w:val="880000"/>
          <w:kern w:val="0"/>
          <w:sz w:val="24"/>
          <w:szCs w:val="24"/>
          <w:shd w:val="clear" w:color="auto" w:fill="F0F0F0"/>
          <w14:ligatures w14:val="none"/>
        </w:rPr>
        <w:t>security, cash)</w:t>
      </w:r>
    </w:p>
    <w:p w14:paraId="50832DF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如果上一时间点价格低于五天平均价</w:t>
      </w: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则空仓卖出</w:t>
      </w:r>
    </w:p>
    <w:p w14:paraId="5386CB6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elif current_price &lt; MA5 and </w:t>
      </w:r>
      <w:proofErr w:type="gramStart"/>
      <w:r w:rsidRPr="005E7B64">
        <w:rPr>
          <w:rFonts w:ascii="Source Code Pro" w:eastAsia="宋体" w:hAnsi="Source Code Pro" w:cs="宋体"/>
          <w:color w:val="880000"/>
          <w:kern w:val="0"/>
          <w:sz w:val="24"/>
          <w:szCs w:val="24"/>
          <w:shd w:val="clear" w:color="auto" w:fill="F0F0F0"/>
          <w14:ligatures w14:val="none"/>
        </w:rPr>
        <w:t>context.portfolio</w:t>
      </w:r>
      <w:proofErr w:type="gramEnd"/>
      <w:r w:rsidRPr="005E7B64">
        <w:rPr>
          <w:rFonts w:ascii="Source Code Pro" w:eastAsia="宋体" w:hAnsi="Source Code Pro" w:cs="宋体"/>
          <w:color w:val="880000"/>
          <w:kern w:val="0"/>
          <w:sz w:val="24"/>
          <w:szCs w:val="24"/>
          <w:shd w:val="clear" w:color="auto" w:fill="F0F0F0"/>
          <w14:ligatures w14:val="none"/>
        </w:rPr>
        <w:t>.positions[security].closeable_amount &gt; 0:</w:t>
      </w:r>
    </w:p>
    <w:p w14:paraId="7536C9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记录这次卖出</w:t>
      </w:r>
    </w:p>
    <w:p w14:paraId="51E2AFD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价格低于均价</w:t>
      </w: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卖出</w:t>
      </w:r>
      <w:r w:rsidRPr="005E7B64">
        <w:rPr>
          <w:rFonts w:ascii="Source Code Pro" w:eastAsia="宋体" w:hAnsi="Source Code Pro" w:cs="宋体"/>
          <w:color w:val="880000"/>
          <w:kern w:val="0"/>
          <w:sz w:val="24"/>
          <w:szCs w:val="24"/>
          <w:shd w:val="clear" w:color="auto" w:fill="F0F0F0"/>
          <w14:ligatures w14:val="none"/>
        </w:rPr>
        <w:t xml:space="preserve"> %s" % (security))</w:t>
      </w:r>
    </w:p>
    <w:p w14:paraId="00815A9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卖出所有股票</w:t>
      </w:r>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使这只股票的最终持有量为</w:t>
      </w:r>
      <w:r w:rsidRPr="005E7B64">
        <w:rPr>
          <w:rFonts w:ascii="Source Code Pro" w:eastAsia="宋体" w:hAnsi="Source Code Pro" w:cs="宋体"/>
          <w:color w:val="880000"/>
          <w:kern w:val="0"/>
          <w:sz w:val="24"/>
          <w:szCs w:val="24"/>
          <w:shd w:val="clear" w:color="auto" w:fill="F0F0F0"/>
          <w14:ligatures w14:val="none"/>
        </w:rPr>
        <w:t>0</w:t>
      </w:r>
    </w:p>
    <w:p w14:paraId="7D7C701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order_</w:t>
      </w:r>
      <w:proofErr w:type="gramStart"/>
      <w:r w:rsidRPr="005E7B64">
        <w:rPr>
          <w:rFonts w:ascii="Source Code Pro" w:eastAsia="宋体" w:hAnsi="Source Code Pro" w:cs="宋体"/>
          <w:color w:val="880000"/>
          <w:kern w:val="0"/>
          <w:sz w:val="24"/>
          <w:szCs w:val="24"/>
          <w:shd w:val="clear" w:color="auto" w:fill="F0F0F0"/>
          <w14:ligatures w14:val="none"/>
        </w:rPr>
        <w:t>target(</w:t>
      </w:r>
      <w:proofErr w:type="gramEnd"/>
      <w:r w:rsidRPr="005E7B64">
        <w:rPr>
          <w:rFonts w:ascii="Source Code Pro" w:eastAsia="宋体" w:hAnsi="Source Code Pro" w:cs="宋体"/>
          <w:color w:val="880000"/>
          <w:kern w:val="0"/>
          <w:sz w:val="24"/>
          <w:szCs w:val="24"/>
          <w:shd w:val="clear" w:color="auto" w:fill="F0F0F0"/>
          <w14:ligatures w14:val="none"/>
        </w:rPr>
        <w:t>security, 0)</w:t>
      </w:r>
    </w:p>
    <w:p w14:paraId="29E55F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5F9AFB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收盘后运行函数</w:t>
      </w:r>
      <w:r w:rsidRPr="005E7B64">
        <w:rPr>
          <w:rFonts w:ascii="Source Code Pro" w:eastAsia="宋体" w:hAnsi="Source Code Pro" w:cs="宋体"/>
          <w:color w:val="880000"/>
          <w:kern w:val="0"/>
          <w:sz w:val="24"/>
          <w:szCs w:val="24"/>
          <w:shd w:val="clear" w:color="auto" w:fill="F0F0F0"/>
          <w14:ligatures w14:val="none"/>
        </w:rPr>
        <w:t xml:space="preserve">  </w:t>
      </w:r>
    </w:p>
    <w:p w14:paraId="57AD28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def after_market_close(context):</w:t>
      </w:r>
    </w:p>
    <w:p w14:paraId="28FE03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log.info(str('</w:t>
      </w:r>
      <w:r w:rsidRPr="005E7B64">
        <w:rPr>
          <w:rFonts w:ascii="Source Code Pro" w:eastAsia="宋体" w:hAnsi="Source Code Pro" w:cs="宋体"/>
          <w:color w:val="880000"/>
          <w:kern w:val="0"/>
          <w:sz w:val="24"/>
          <w:szCs w:val="24"/>
          <w:shd w:val="clear" w:color="auto" w:fill="F0F0F0"/>
          <w14:ligatures w14:val="none"/>
        </w:rPr>
        <w:t>函数运行时间</w:t>
      </w:r>
      <w:r w:rsidRPr="005E7B64">
        <w:rPr>
          <w:rFonts w:ascii="Source Code Pro" w:eastAsia="宋体" w:hAnsi="Source Code Pro" w:cs="宋体"/>
          <w:color w:val="880000"/>
          <w:kern w:val="0"/>
          <w:sz w:val="24"/>
          <w:szCs w:val="24"/>
          <w:shd w:val="clear" w:color="auto" w:fill="F0F0F0"/>
          <w14:ligatures w14:val="none"/>
        </w:rPr>
        <w:t>(after_market_close):'+str(context.current_dt.time())))</w:t>
      </w:r>
    </w:p>
    <w:p w14:paraId="33D1C9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得到当天所有成交记录</w:t>
      </w:r>
    </w:p>
    <w:p w14:paraId="1234270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lastRenderedPageBreak/>
        <w:t xml:space="preserve">    trades = get_</w:t>
      </w:r>
      <w:proofErr w:type="gramStart"/>
      <w:r w:rsidRPr="005E7B64">
        <w:rPr>
          <w:rFonts w:ascii="Source Code Pro" w:eastAsia="宋体" w:hAnsi="Source Code Pro" w:cs="宋体"/>
          <w:color w:val="880000"/>
          <w:kern w:val="0"/>
          <w:sz w:val="24"/>
          <w:szCs w:val="24"/>
          <w:shd w:val="clear" w:color="auto" w:fill="F0F0F0"/>
          <w14:ligatures w14:val="none"/>
        </w:rPr>
        <w:t>trades(</w:t>
      </w:r>
      <w:proofErr w:type="gramEnd"/>
      <w:r w:rsidRPr="005E7B64">
        <w:rPr>
          <w:rFonts w:ascii="Source Code Pro" w:eastAsia="宋体" w:hAnsi="Source Code Pro" w:cs="宋体"/>
          <w:color w:val="880000"/>
          <w:kern w:val="0"/>
          <w:sz w:val="24"/>
          <w:szCs w:val="24"/>
          <w:shd w:val="clear" w:color="auto" w:fill="F0F0F0"/>
          <w14:ligatures w14:val="none"/>
        </w:rPr>
        <w:t>)</w:t>
      </w:r>
    </w:p>
    <w:p w14:paraId="75CB19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for _trade in </w:t>
      </w:r>
      <w:proofErr w:type="gramStart"/>
      <w:r w:rsidRPr="005E7B64">
        <w:rPr>
          <w:rFonts w:ascii="Source Code Pro" w:eastAsia="宋体" w:hAnsi="Source Code Pro" w:cs="宋体"/>
          <w:color w:val="880000"/>
          <w:kern w:val="0"/>
          <w:sz w:val="24"/>
          <w:szCs w:val="24"/>
          <w:shd w:val="clear" w:color="auto" w:fill="F0F0F0"/>
          <w14:ligatures w14:val="none"/>
        </w:rPr>
        <w:t>trades.values</w:t>
      </w:r>
      <w:proofErr w:type="gramEnd"/>
      <w:r w:rsidRPr="005E7B64">
        <w:rPr>
          <w:rFonts w:ascii="Source Code Pro" w:eastAsia="宋体" w:hAnsi="Source Code Pro" w:cs="宋体"/>
          <w:color w:val="880000"/>
          <w:kern w:val="0"/>
          <w:sz w:val="24"/>
          <w:szCs w:val="24"/>
          <w:shd w:val="clear" w:color="auto" w:fill="F0F0F0"/>
          <w14:ligatures w14:val="none"/>
        </w:rPr>
        <w:t>():</w:t>
      </w:r>
    </w:p>
    <w:p w14:paraId="0B8D072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成交记录：</w:t>
      </w:r>
      <w:r w:rsidRPr="005E7B64">
        <w:rPr>
          <w:rFonts w:ascii="Source Code Pro" w:eastAsia="宋体" w:hAnsi="Source Code Pro" w:cs="宋体"/>
          <w:color w:val="880000"/>
          <w:kern w:val="0"/>
          <w:sz w:val="24"/>
          <w:szCs w:val="24"/>
          <w:shd w:val="clear" w:color="auto" w:fill="F0F0F0"/>
          <w14:ligatures w14:val="none"/>
        </w:rPr>
        <w:t>'+str(_trade))</w:t>
      </w:r>
    </w:p>
    <w:p w14:paraId="3C59222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log.info('</w:t>
      </w:r>
      <w:r w:rsidRPr="005E7B64">
        <w:rPr>
          <w:rFonts w:ascii="Source Code Pro" w:eastAsia="宋体" w:hAnsi="Source Code Pro" w:cs="宋体"/>
          <w:color w:val="880000"/>
          <w:kern w:val="0"/>
          <w:sz w:val="24"/>
          <w:szCs w:val="24"/>
          <w:shd w:val="clear" w:color="auto" w:fill="F0F0F0"/>
          <w14:ligatures w14:val="none"/>
        </w:rPr>
        <w:t>一天结束</w:t>
      </w:r>
      <w:r w:rsidRPr="005E7B64">
        <w:rPr>
          <w:rFonts w:ascii="Source Code Pro" w:eastAsia="宋体" w:hAnsi="Source Code Pro" w:cs="宋体"/>
          <w:color w:val="880000"/>
          <w:kern w:val="0"/>
          <w:sz w:val="24"/>
          <w:szCs w:val="24"/>
          <w:shd w:val="clear" w:color="auto" w:fill="F0F0F0"/>
          <w14:ligatures w14:val="none"/>
        </w:rPr>
        <w:t>')</w:t>
      </w:r>
    </w:p>
    <w:p w14:paraId="427F7B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 xml:space="preserve">    </w:t>
      </w:r>
      <w:proofErr w:type="gramStart"/>
      <w:r w:rsidRPr="005E7B64">
        <w:rPr>
          <w:rFonts w:ascii="Source Code Pro" w:eastAsia="宋体" w:hAnsi="Source Code Pro" w:cs="宋体"/>
          <w:color w:val="88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w:t>
      </w:r>
    </w:p>
    <w:p w14:paraId="2FC1D3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880000"/>
          <w:kern w:val="0"/>
          <w:sz w:val="24"/>
          <w:szCs w:val="24"/>
          <w:shd w:val="clear" w:color="auto" w:fill="F0F0F0"/>
          <w14:ligatures w14:val="none"/>
        </w:rPr>
      </w:pPr>
    </w:p>
    <w:p w14:paraId="39CC08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0000"/>
          <w:kern w:val="0"/>
          <w:sz w:val="24"/>
          <w:szCs w:val="24"/>
          <w:shd w:val="clear" w:color="auto" w:fill="F0F0F0"/>
          <w14:ligatures w14:val="none"/>
        </w:rPr>
        <w:t>"""</w:t>
      </w:r>
    </w:p>
    <w:p w14:paraId="637691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6C11F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9EBF5C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algorithm_id = </w:t>
      </w:r>
      <w:r w:rsidRPr="005E7B64">
        <w:rPr>
          <w:rFonts w:ascii="Source Code Pro" w:eastAsia="宋体" w:hAnsi="Source Code Pro" w:cs="宋体"/>
          <w:color w:val="880000"/>
          <w:kern w:val="0"/>
          <w:sz w:val="24"/>
          <w:szCs w:val="24"/>
          <w:shd w:val="clear" w:color="auto" w:fill="F0F0F0"/>
          <w14:ligatures w14:val="none"/>
        </w:rPr>
        <w:t>"xxxx"</w:t>
      </w:r>
    </w:p>
    <w:p w14:paraId="7C406B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extra_vars = {</w:t>
      </w:r>
      <w:r w:rsidRPr="005E7B64">
        <w:rPr>
          <w:rFonts w:ascii="Source Code Pro" w:eastAsia="宋体" w:hAnsi="Source Code Pro" w:cs="宋体"/>
          <w:color w:val="880000"/>
          <w:kern w:val="0"/>
          <w:sz w:val="24"/>
          <w:szCs w:val="24"/>
          <w:shd w:val="clear" w:color="auto" w:fill="F0F0F0"/>
          <w14:ligatures w14:val="none"/>
        </w:rPr>
        <w:t>'a'</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'b'</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'c'</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'd'</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4E65D4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initial_positions = [</w:t>
      </w:r>
    </w:p>
    <w:p w14:paraId="3393D48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494D4B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354EF0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307650B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460420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275EBC8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'security'</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'000063.XSHE'</w:t>
      </w:r>
      <w:r w:rsidRPr="005E7B64">
        <w:rPr>
          <w:rFonts w:ascii="Source Code Pro" w:eastAsia="宋体" w:hAnsi="Source Code Pro" w:cs="宋体"/>
          <w:color w:val="000000"/>
          <w:kern w:val="0"/>
          <w:sz w:val="24"/>
          <w:szCs w:val="24"/>
          <w:shd w:val="clear" w:color="auto" w:fill="F0F0F0"/>
          <w14:ligatures w14:val="none"/>
        </w:rPr>
        <w:t>,</w:t>
      </w:r>
    </w:p>
    <w:p w14:paraId="7873DA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'amount'</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0F893E4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avg</w:t>
      </w:r>
      <w:proofErr w:type="gramEnd"/>
      <w:r w:rsidRPr="005E7B64">
        <w:rPr>
          <w:rFonts w:ascii="Source Code Pro" w:eastAsia="宋体" w:hAnsi="Source Code Pro" w:cs="宋体"/>
          <w:color w:val="880000"/>
          <w:kern w:val="0"/>
          <w:sz w:val="24"/>
          <w:szCs w:val="24"/>
          <w:shd w:val="clear" w:color="auto" w:fill="F0F0F0"/>
          <w14:ligatures w14:val="none"/>
        </w:rPr>
        <w:t>_cost'</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'1.0'</w:t>
      </w:r>
    </w:p>
    <w:p w14:paraId="1F268F5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
    <w:p w14:paraId="2555F8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6E210AC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4A6A31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params = {</w:t>
      </w:r>
    </w:p>
    <w:p w14:paraId="07CAC74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algorithm</w:t>
      </w:r>
      <w:proofErr w:type="gramEnd"/>
      <w:r w:rsidRPr="005E7B64">
        <w:rPr>
          <w:rFonts w:ascii="Source Code Pro" w:eastAsia="宋体" w:hAnsi="Source Code Pro" w:cs="宋体"/>
          <w:color w:val="880000"/>
          <w:kern w:val="0"/>
          <w:sz w:val="24"/>
          <w:szCs w:val="24"/>
          <w:shd w:val="clear" w:color="auto" w:fill="F0F0F0"/>
          <w14:ligatures w14:val="none"/>
        </w:rPr>
        <w:t>_id"</w:t>
      </w:r>
      <w:r w:rsidRPr="005E7B64">
        <w:rPr>
          <w:rFonts w:ascii="Source Code Pro" w:eastAsia="宋体" w:hAnsi="Source Code Pro" w:cs="宋体"/>
          <w:color w:val="000000"/>
          <w:kern w:val="0"/>
          <w:sz w:val="24"/>
          <w:szCs w:val="24"/>
          <w:shd w:val="clear" w:color="auto" w:fill="F0F0F0"/>
          <w14:ligatures w14:val="none"/>
        </w:rPr>
        <w:t>: algorithm_id,</w:t>
      </w:r>
    </w:p>
    <w:p w14:paraId="094BAB3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start</w:t>
      </w:r>
      <w:proofErr w:type="gramEnd"/>
      <w:r w:rsidRPr="005E7B64">
        <w:rPr>
          <w:rFonts w:ascii="Source Code Pro" w:eastAsia="宋体" w:hAnsi="Source Code Pro" w:cs="宋体"/>
          <w:color w:val="880000"/>
          <w:kern w:val="0"/>
          <w:sz w:val="24"/>
          <w:szCs w:val="24"/>
          <w:shd w:val="clear" w:color="auto" w:fill="F0F0F0"/>
          <w14:ligatures w14:val="none"/>
        </w:rPr>
        <w:t>_date"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"2015-10-01"</w:t>
      </w:r>
      <w:r w:rsidRPr="005E7B64">
        <w:rPr>
          <w:rFonts w:ascii="Source Code Pro" w:eastAsia="宋体" w:hAnsi="Source Code Pro" w:cs="宋体"/>
          <w:color w:val="000000"/>
          <w:kern w:val="0"/>
          <w:sz w:val="24"/>
          <w:szCs w:val="24"/>
          <w:shd w:val="clear" w:color="auto" w:fill="F0F0F0"/>
          <w14:ligatures w14:val="none"/>
        </w:rPr>
        <w:t>,</w:t>
      </w:r>
    </w:p>
    <w:p w14:paraId="36F313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end</w:t>
      </w:r>
      <w:proofErr w:type="gramEnd"/>
      <w:r w:rsidRPr="005E7B64">
        <w:rPr>
          <w:rFonts w:ascii="Source Code Pro" w:eastAsia="宋体" w:hAnsi="Source Code Pro" w:cs="宋体"/>
          <w:color w:val="880000"/>
          <w:kern w:val="0"/>
          <w:sz w:val="24"/>
          <w:szCs w:val="24"/>
          <w:shd w:val="clear" w:color="auto" w:fill="F0F0F0"/>
          <w14:ligatures w14:val="none"/>
        </w:rPr>
        <w:t>_date"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"2016-07-31"</w:t>
      </w:r>
      <w:r w:rsidRPr="005E7B64">
        <w:rPr>
          <w:rFonts w:ascii="Source Code Pro" w:eastAsia="宋体" w:hAnsi="Source Code Pro" w:cs="宋体"/>
          <w:color w:val="000000"/>
          <w:kern w:val="0"/>
          <w:sz w:val="24"/>
          <w:szCs w:val="24"/>
          <w:shd w:val="clear" w:color="auto" w:fill="F0F0F0"/>
          <w14:ligatures w14:val="none"/>
        </w:rPr>
        <w:t>,</w:t>
      </w:r>
    </w:p>
    <w:p w14:paraId="263A1F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"frequency"</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"day"</w:t>
      </w:r>
      <w:r w:rsidRPr="005E7B64">
        <w:rPr>
          <w:rFonts w:ascii="Source Code Pro" w:eastAsia="宋体" w:hAnsi="Source Code Pro" w:cs="宋体"/>
          <w:color w:val="000000"/>
          <w:kern w:val="0"/>
          <w:sz w:val="24"/>
          <w:szCs w:val="24"/>
          <w:shd w:val="clear" w:color="auto" w:fill="F0F0F0"/>
          <w14:ligatures w14:val="none"/>
        </w:rPr>
        <w:t>,</w:t>
      </w:r>
    </w:p>
    <w:p w14:paraId="1EC5971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initial</w:t>
      </w:r>
      <w:proofErr w:type="gramEnd"/>
      <w:r w:rsidRPr="005E7B64">
        <w:rPr>
          <w:rFonts w:ascii="Source Code Pro" w:eastAsia="宋体" w:hAnsi="Source Code Pro" w:cs="宋体"/>
          <w:color w:val="880000"/>
          <w:kern w:val="0"/>
          <w:sz w:val="24"/>
          <w:szCs w:val="24"/>
          <w:shd w:val="clear" w:color="auto" w:fill="F0F0F0"/>
          <w14:ligatures w14:val="none"/>
        </w:rPr>
        <w:t>_cash"</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"1000000"</w:t>
      </w:r>
      <w:r w:rsidRPr="005E7B64">
        <w:rPr>
          <w:rFonts w:ascii="Source Code Pro" w:eastAsia="宋体" w:hAnsi="Source Code Pro" w:cs="宋体"/>
          <w:color w:val="000000"/>
          <w:kern w:val="0"/>
          <w:sz w:val="24"/>
          <w:szCs w:val="24"/>
          <w:shd w:val="clear" w:color="auto" w:fill="F0F0F0"/>
          <w14:ligatures w14:val="none"/>
        </w:rPr>
        <w:t>,</w:t>
      </w:r>
    </w:p>
    <w:p w14:paraId="1D41A8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w:t>
      </w:r>
      <w:proofErr w:type="gramStart"/>
      <w:r w:rsidRPr="005E7B64">
        <w:rPr>
          <w:rFonts w:ascii="Source Code Pro" w:eastAsia="宋体" w:hAnsi="Source Code Pro" w:cs="宋体"/>
          <w:color w:val="880000"/>
          <w:kern w:val="0"/>
          <w:sz w:val="24"/>
          <w:szCs w:val="24"/>
          <w:shd w:val="clear" w:color="auto" w:fill="F0F0F0"/>
          <w14:ligatures w14:val="none"/>
        </w:rPr>
        <w:t>initial</w:t>
      </w:r>
      <w:proofErr w:type="gramEnd"/>
      <w:r w:rsidRPr="005E7B64">
        <w:rPr>
          <w:rFonts w:ascii="Source Code Pro" w:eastAsia="宋体" w:hAnsi="Source Code Pro" w:cs="宋体"/>
          <w:color w:val="880000"/>
          <w:kern w:val="0"/>
          <w:sz w:val="24"/>
          <w:szCs w:val="24"/>
          <w:shd w:val="clear" w:color="auto" w:fill="F0F0F0"/>
          <w14:ligatures w14:val="none"/>
        </w:rPr>
        <w:t>_positions"</w:t>
      </w:r>
      <w:r w:rsidRPr="005E7B64">
        <w:rPr>
          <w:rFonts w:ascii="Source Code Pro" w:eastAsia="宋体" w:hAnsi="Source Code Pro" w:cs="宋体"/>
          <w:color w:val="000000"/>
          <w:kern w:val="0"/>
          <w:sz w:val="24"/>
          <w:szCs w:val="24"/>
          <w:shd w:val="clear" w:color="auto" w:fill="F0F0F0"/>
          <w14:ligatures w14:val="none"/>
        </w:rPr>
        <w:t>: initial_positions,</w:t>
      </w:r>
    </w:p>
    <w:p w14:paraId="7AFAF4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"extras"</w:t>
      </w:r>
      <w:r w:rsidRPr="005E7B64">
        <w:rPr>
          <w:rFonts w:ascii="Source Code Pro" w:eastAsia="宋体" w:hAnsi="Source Code Pro" w:cs="宋体"/>
          <w:color w:val="000000"/>
          <w:kern w:val="0"/>
          <w:sz w:val="24"/>
          <w:szCs w:val="24"/>
          <w:shd w:val="clear" w:color="auto" w:fill="F0F0F0"/>
          <w14:ligatures w14:val="none"/>
        </w:rPr>
        <w:t>: extra_vars,</w:t>
      </w:r>
    </w:p>
    <w:p w14:paraId="088C43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080129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FB1DBC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created_bt_id = create_</w:t>
      </w:r>
      <w:proofErr w:type="gramStart"/>
      <w:r w:rsidRPr="005E7B64">
        <w:rPr>
          <w:rFonts w:ascii="Source Code Pro" w:eastAsia="宋体" w:hAnsi="Source Code Pro" w:cs="宋体"/>
          <w:color w:val="000000"/>
          <w:kern w:val="0"/>
          <w:sz w:val="24"/>
          <w:szCs w:val="24"/>
          <w:shd w:val="clear" w:color="auto" w:fill="F0F0F0"/>
          <w14:ligatures w14:val="none"/>
        </w:rPr>
        <w:t>backtest(</w:t>
      </w:r>
      <w:proofErr w:type="gramEnd"/>
      <w:r w:rsidRPr="005E7B64">
        <w:rPr>
          <w:rFonts w:ascii="Source Code Pro" w:eastAsia="宋体" w:hAnsi="Source Code Pro" w:cs="宋体"/>
          <w:color w:val="000000"/>
          <w:kern w:val="0"/>
          <w:sz w:val="24"/>
          <w:szCs w:val="24"/>
          <w:shd w:val="clear" w:color="auto" w:fill="F0F0F0"/>
          <w14:ligatures w14:val="none"/>
        </w:rPr>
        <w:t>code=code, **params)</w:t>
      </w:r>
    </w:p>
    <w:p w14:paraId="554894F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get_backtest 研究中</w:t>
      </w:r>
      <w:proofErr w:type="gramStart"/>
      <w:r w:rsidRPr="005E7B64">
        <w:rPr>
          <w:rFonts w:ascii="宋体" w:eastAsia="宋体" w:hAnsi="宋体" w:cs="宋体"/>
          <w:kern w:val="0"/>
          <w:sz w:val="24"/>
          <w:szCs w:val="24"/>
          <w14:ligatures w14:val="none"/>
        </w:rPr>
        <w:t>获取回测</w:t>
      </w:r>
      <w:proofErr w:type="gramEnd"/>
      <w:r w:rsidRPr="005E7B64">
        <w:rPr>
          <w:rFonts w:ascii="宋体" w:eastAsia="宋体" w:hAnsi="宋体" w:cs="宋体"/>
          <w:kern w:val="0"/>
          <w:sz w:val="24"/>
          <w:szCs w:val="24"/>
          <w14:ligatures w14:val="none"/>
        </w:rPr>
        <w:t>与模拟交易信息</w:t>
      </w:r>
    </w:p>
    <w:p w14:paraId="5C86B7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 = get_backtest(backtest_id)</w:t>
      </w:r>
    </w:p>
    <w:p w14:paraId="3748A314"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研究中</w:t>
      </w:r>
      <w:proofErr w:type="gramStart"/>
      <w:r w:rsidRPr="005E7B64">
        <w:rPr>
          <w:rFonts w:ascii="宋体" w:eastAsia="宋体" w:hAnsi="宋体" w:cs="宋体"/>
          <w:kern w:val="0"/>
          <w:sz w:val="24"/>
          <w:szCs w:val="24"/>
          <w14:ligatures w14:val="none"/>
        </w:rPr>
        <w:t>获取回测</w:t>
      </w:r>
      <w:proofErr w:type="gramEnd"/>
      <w:r w:rsidRPr="005E7B64">
        <w:rPr>
          <w:rFonts w:ascii="宋体" w:eastAsia="宋体" w:hAnsi="宋体" w:cs="宋体"/>
          <w:kern w:val="0"/>
          <w:sz w:val="24"/>
          <w:szCs w:val="24"/>
          <w14:ligatures w14:val="none"/>
        </w:rPr>
        <w:t>与模拟交易信息，只能在研究中使用，目前不支持</w:t>
      </w:r>
      <w:proofErr w:type="gramStart"/>
      <w:r w:rsidRPr="005E7B64">
        <w:rPr>
          <w:rFonts w:ascii="宋体" w:eastAsia="宋体" w:hAnsi="宋体" w:cs="宋体"/>
          <w:kern w:val="0"/>
          <w:sz w:val="24"/>
          <w:szCs w:val="24"/>
          <w14:ligatures w14:val="none"/>
        </w:rPr>
        <w:t>在回测及</w:t>
      </w:r>
      <w:proofErr w:type="gramEnd"/>
      <w:r w:rsidRPr="005E7B64">
        <w:rPr>
          <w:rFonts w:ascii="宋体" w:eastAsia="宋体" w:hAnsi="宋体" w:cs="宋体"/>
          <w:kern w:val="0"/>
          <w:sz w:val="24"/>
          <w:szCs w:val="24"/>
          <w14:ligatures w14:val="none"/>
        </w:rPr>
        <w:t>模拟交易中使用；使用方法及参考教程：</w:t>
      </w:r>
    </w:p>
    <w:p w14:paraId="78A51186" w14:textId="77777777" w:rsidR="005E7B64" w:rsidRPr="005E7B64" w:rsidRDefault="005E7B64" w:rsidP="005E7B64">
      <w:pPr>
        <w:widowControl/>
        <w:numPr>
          <w:ilvl w:val="0"/>
          <w:numId w:val="180"/>
        </w:numPr>
        <w:jc w:val="left"/>
        <w:rPr>
          <w:rFonts w:ascii="宋体" w:eastAsia="宋体" w:hAnsi="宋体" w:cs="宋体"/>
          <w:kern w:val="0"/>
          <w:sz w:val="24"/>
          <w:szCs w:val="24"/>
          <w14:ligatures w14:val="none"/>
        </w:rPr>
      </w:pPr>
      <w:hyperlink r:id="rId204" w:anchor="%E5%8F%82%E6%95%B0%E4%BC%98%E5%8C%96%E5%8F%8A%E5%B9%B6%E8%A1%8C%E5%9B%9E%E6%B5%8B" w:history="1">
        <w:r w:rsidRPr="005E7B64">
          <w:rPr>
            <w:rFonts w:ascii="宋体" w:eastAsia="宋体" w:hAnsi="宋体" w:cs="宋体"/>
            <w:color w:val="0E90D2"/>
            <w:kern w:val="0"/>
            <w:sz w:val="24"/>
            <w:szCs w:val="24"/>
            <w:u w:val="single"/>
            <w14:ligatures w14:val="none"/>
          </w:rPr>
          <w:t>参数优化及</w:t>
        </w:r>
        <w:proofErr w:type="gramStart"/>
        <w:r w:rsidRPr="005E7B64">
          <w:rPr>
            <w:rFonts w:ascii="宋体" w:eastAsia="宋体" w:hAnsi="宋体" w:cs="宋体"/>
            <w:color w:val="0E90D2"/>
            <w:kern w:val="0"/>
            <w:sz w:val="24"/>
            <w:szCs w:val="24"/>
            <w:u w:val="single"/>
            <w14:ligatures w14:val="none"/>
          </w:rPr>
          <w:t>并行回测</w:t>
        </w:r>
        <w:proofErr w:type="gramEnd"/>
        <w:r w:rsidRPr="005E7B64">
          <w:rPr>
            <w:rFonts w:ascii="宋体" w:eastAsia="宋体" w:hAnsi="宋体" w:cs="宋体"/>
            <w:color w:val="0E90D2"/>
            <w:kern w:val="0"/>
            <w:sz w:val="24"/>
            <w:szCs w:val="24"/>
            <w:u w:val="single"/>
            <w14:ligatures w14:val="none"/>
          </w:rPr>
          <w:t>参考教程</w:t>
        </w:r>
      </w:hyperlink>
    </w:p>
    <w:p w14:paraId="6F9E4B05" w14:textId="77777777" w:rsidR="005E7B64" w:rsidRPr="005E7B64" w:rsidRDefault="005E7B64" w:rsidP="005E7B64">
      <w:pPr>
        <w:widowControl/>
        <w:numPr>
          <w:ilvl w:val="0"/>
          <w:numId w:val="180"/>
        </w:numPr>
        <w:jc w:val="left"/>
        <w:rPr>
          <w:rFonts w:ascii="宋体" w:eastAsia="宋体" w:hAnsi="宋体" w:cs="宋体"/>
          <w:kern w:val="0"/>
          <w:sz w:val="24"/>
          <w:szCs w:val="24"/>
          <w14:ligatures w14:val="none"/>
        </w:rPr>
      </w:pPr>
      <w:hyperlink r:id="rId205" w:anchor="%E5%8F%82%E6%95%B0%E4%BC%98%E5%8C%96%E5%8F%8A%E5%B9%B6%E8%A1%8C%E5%9B%9E%E6%B5%8B" w:history="1">
        <w:r w:rsidRPr="005E7B64">
          <w:rPr>
            <w:rFonts w:ascii="宋体" w:eastAsia="宋体" w:hAnsi="宋体" w:cs="宋体"/>
            <w:color w:val="0E90D2"/>
            <w:kern w:val="0"/>
            <w:sz w:val="24"/>
            <w:szCs w:val="24"/>
            <w:u w:val="single"/>
            <w14:ligatures w14:val="none"/>
          </w:rPr>
          <w:t>区分create_backtest(策略ID)和get_backtest(</w:t>
        </w:r>
        <w:proofErr w:type="gramStart"/>
        <w:r w:rsidRPr="005E7B64">
          <w:rPr>
            <w:rFonts w:ascii="宋体" w:eastAsia="宋体" w:hAnsi="宋体" w:cs="宋体"/>
            <w:color w:val="0E90D2"/>
            <w:kern w:val="0"/>
            <w:sz w:val="24"/>
            <w:szCs w:val="24"/>
            <w:u w:val="single"/>
            <w14:ligatures w14:val="none"/>
          </w:rPr>
          <w:t>回测</w:t>
        </w:r>
        <w:proofErr w:type="gramEnd"/>
        <w:r w:rsidRPr="005E7B64">
          <w:rPr>
            <w:rFonts w:ascii="宋体" w:eastAsia="宋体" w:hAnsi="宋体" w:cs="宋体"/>
            <w:color w:val="0E90D2"/>
            <w:kern w:val="0"/>
            <w:sz w:val="24"/>
            <w:szCs w:val="24"/>
            <w:u w:val="single"/>
            <w14:ligatures w14:val="none"/>
          </w:rPr>
          <w:t>ID)</w:t>
        </w:r>
      </w:hyperlink>
    </w:p>
    <w:p w14:paraId="26B0FD13" w14:textId="77777777" w:rsidR="005E7B64" w:rsidRPr="005E7B64" w:rsidRDefault="005E7B64" w:rsidP="005E7B64">
      <w:pPr>
        <w:widowControl/>
        <w:numPr>
          <w:ilvl w:val="0"/>
          <w:numId w:val="180"/>
        </w:numPr>
        <w:jc w:val="left"/>
        <w:rPr>
          <w:rFonts w:ascii="宋体" w:eastAsia="宋体" w:hAnsi="宋体" w:cs="宋体"/>
          <w:kern w:val="0"/>
          <w:sz w:val="24"/>
          <w:szCs w:val="24"/>
          <w14:ligatures w14:val="none"/>
        </w:rPr>
      </w:pPr>
      <w:hyperlink r:id="rId206" w:history="1">
        <w:r w:rsidRPr="005E7B64">
          <w:rPr>
            <w:rFonts w:ascii="宋体" w:eastAsia="宋体" w:hAnsi="宋体" w:cs="宋体"/>
            <w:color w:val="0E90D2"/>
            <w:kern w:val="0"/>
            <w:sz w:val="24"/>
            <w:szCs w:val="24"/>
            <w:u w:val="single"/>
            <w14:ligatures w14:val="none"/>
          </w:rPr>
          <w:t>create_backtest与get_backtest</w:t>
        </w:r>
      </w:hyperlink>
    </w:p>
    <w:p w14:paraId="6EE977E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lastRenderedPageBreak/>
        <w:t>参数：</w:t>
      </w:r>
    </w:p>
    <w:p w14:paraId="0DAA9784" w14:textId="77777777" w:rsidR="005E7B64" w:rsidRPr="005E7B64" w:rsidRDefault="005E7B64" w:rsidP="005E7B64">
      <w:pPr>
        <w:widowControl/>
        <w:numPr>
          <w:ilvl w:val="0"/>
          <w:numId w:val="181"/>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backtest_id: </w:t>
      </w:r>
      <w:proofErr w:type="gramStart"/>
      <w:r w:rsidRPr="005E7B64">
        <w:rPr>
          <w:rFonts w:ascii="宋体" w:eastAsia="宋体" w:hAnsi="宋体" w:cs="宋体"/>
          <w:kern w:val="0"/>
          <w:sz w:val="24"/>
          <w:szCs w:val="24"/>
          <w14:ligatures w14:val="none"/>
        </w:rPr>
        <w:t>回测</w:t>
      </w:r>
      <w:proofErr w:type="gramEnd"/>
      <w:r w:rsidRPr="005E7B64">
        <w:rPr>
          <w:rFonts w:ascii="宋体" w:eastAsia="宋体" w:hAnsi="宋体" w:cs="宋体"/>
          <w:kern w:val="0"/>
          <w:sz w:val="24"/>
          <w:szCs w:val="24"/>
          <w14:ligatures w14:val="none"/>
        </w:rPr>
        <w:t>ID，从</w:t>
      </w:r>
      <w:proofErr w:type="gramStart"/>
      <w:r w:rsidRPr="005E7B64">
        <w:rPr>
          <w:rFonts w:ascii="宋体" w:eastAsia="宋体" w:hAnsi="宋体" w:cs="宋体"/>
          <w:kern w:val="0"/>
          <w:sz w:val="24"/>
          <w:szCs w:val="24"/>
          <w14:ligatures w14:val="none"/>
        </w:rPr>
        <w:t>回测详情页以及</w:t>
      </w:r>
      <w:proofErr w:type="gramEnd"/>
      <w:r w:rsidRPr="005E7B64">
        <w:rPr>
          <w:rFonts w:ascii="宋体" w:eastAsia="宋体" w:hAnsi="宋体" w:cs="宋体"/>
          <w:kern w:val="0"/>
          <w:sz w:val="24"/>
          <w:szCs w:val="24"/>
          <w14:ligatures w14:val="none"/>
        </w:rPr>
        <w:t>模拟交易详情页的 url 中获取, 比如 '/algorithm/backtest/detail?backtestId='以及'/algorithm/live/index?backtestId='，</w:t>
      </w:r>
      <w:proofErr w:type="gramStart"/>
      <w:r w:rsidRPr="005E7B64">
        <w:rPr>
          <w:rFonts w:ascii="宋体" w:eastAsia="宋体" w:hAnsi="宋体" w:cs="宋体"/>
          <w:kern w:val="0"/>
          <w:sz w:val="24"/>
          <w:szCs w:val="24"/>
          <w14:ligatures w14:val="none"/>
        </w:rPr>
        <w:t>则回测</w:t>
      </w:r>
      <w:proofErr w:type="gramEnd"/>
      <w:r w:rsidRPr="005E7B64">
        <w:rPr>
          <w:rFonts w:ascii="宋体" w:eastAsia="宋体" w:hAnsi="宋体" w:cs="宋体"/>
          <w:kern w:val="0"/>
          <w:sz w:val="24"/>
          <w:szCs w:val="24"/>
          <w14:ligatures w14:val="none"/>
        </w:rPr>
        <w:t>ID为:xxxx。如下图所示：</w:t>
      </w:r>
    </w:p>
    <w:p w14:paraId="64836351"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hint="eastAsia"/>
          <w:noProof/>
          <w:kern w:val="0"/>
          <w:sz w:val="24"/>
          <w:szCs w:val="24"/>
          <w14:ligatures w14:val="none"/>
        </w:rPr>
        <w:drawing>
          <wp:inline distT="0" distB="0" distL="0" distR="0" wp14:anchorId="27139A56" wp14:editId="36148F3D">
            <wp:extent cx="7971155" cy="2961640"/>
            <wp:effectExtent l="0" t="0" r="0" b="0"/>
            <wp:docPr id="22" name="图片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7971155" cy="2961640"/>
                    </a:xfrm>
                    <a:prstGeom prst="rect">
                      <a:avLst/>
                    </a:prstGeom>
                    <a:noFill/>
                    <a:ln>
                      <a:noFill/>
                    </a:ln>
                  </pic:spPr>
                </pic:pic>
              </a:graphicData>
            </a:graphic>
          </wp:inline>
        </w:drawing>
      </w:r>
    </w:p>
    <w:p w14:paraId="1F85F56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返回：</w:t>
      </w:r>
    </w:p>
    <w:p w14:paraId="7123C46F"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gt.get_status():</w:t>
      </w:r>
      <w:proofErr w:type="gramStart"/>
      <w:r w:rsidRPr="005E7B64">
        <w:rPr>
          <w:rFonts w:ascii="宋体" w:eastAsia="宋体" w:hAnsi="宋体" w:cs="宋体"/>
          <w:b/>
          <w:bCs/>
          <w:kern w:val="0"/>
          <w:sz w:val="24"/>
          <w:szCs w:val="24"/>
          <w14:ligatures w14:val="none"/>
        </w:rPr>
        <w:t>获取回测状态</w:t>
      </w:r>
      <w:proofErr w:type="gramEnd"/>
      <w:r w:rsidRPr="005E7B64">
        <w:rPr>
          <w:rFonts w:ascii="宋体" w:eastAsia="宋体" w:hAnsi="宋体" w:cs="宋体"/>
          <w:kern w:val="0"/>
          <w:sz w:val="24"/>
          <w:szCs w:val="24"/>
          <w14:ligatures w14:val="none"/>
        </w:rPr>
        <w:t>. 返回一个字符串，其含义分别为：</w:t>
      </w:r>
    </w:p>
    <w:p w14:paraId="0433BEA1"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none: 未开始</w:t>
      </w:r>
    </w:p>
    <w:p w14:paraId="5024D3F8"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running: 正在进行</w:t>
      </w:r>
    </w:p>
    <w:p w14:paraId="2FE4B4C0"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done: 完成</w:t>
      </w:r>
    </w:p>
    <w:p w14:paraId="73F6F38D"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failed: 失败</w:t>
      </w:r>
    </w:p>
    <w:p w14:paraId="63EA6534"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canceled: 取消</w:t>
      </w:r>
    </w:p>
    <w:p w14:paraId="323954D5"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paused: 暂停</w:t>
      </w:r>
    </w:p>
    <w:p w14:paraId="5C783A28"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deleted: 已删除</w:t>
      </w:r>
    </w:p>
    <w:p w14:paraId="0B5BF503"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gt.get_params()：</w:t>
      </w:r>
      <w:proofErr w:type="gramStart"/>
      <w:r w:rsidRPr="005E7B64">
        <w:rPr>
          <w:rFonts w:ascii="宋体" w:eastAsia="宋体" w:hAnsi="宋体" w:cs="宋体"/>
          <w:b/>
          <w:bCs/>
          <w:kern w:val="0"/>
          <w:sz w:val="24"/>
          <w:szCs w:val="24"/>
          <w14:ligatures w14:val="none"/>
        </w:rPr>
        <w:t>获得回测参数</w:t>
      </w:r>
      <w:proofErr w:type="gramEnd"/>
      <w:r w:rsidRPr="005E7B64">
        <w:rPr>
          <w:rFonts w:ascii="宋体" w:eastAsia="宋体" w:hAnsi="宋体" w:cs="宋体"/>
          <w:kern w:val="0"/>
          <w:sz w:val="24"/>
          <w:szCs w:val="24"/>
          <w14:ligatures w14:val="none"/>
        </w:rPr>
        <w:t>. 返回一个 dict, 包含调用 create_backtest 时传入的所有信息. (注： algorithm_id，initial_positions，extras 只有在研究中创建的</w:t>
      </w:r>
      <w:proofErr w:type="gramStart"/>
      <w:r w:rsidRPr="005E7B64">
        <w:rPr>
          <w:rFonts w:ascii="宋体" w:eastAsia="宋体" w:hAnsi="宋体" w:cs="宋体"/>
          <w:kern w:val="0"/>
          <w:sz w:val="24"/>
          <w:szCs w:val="24"/>
          <w14:ligatures w14:val="none"/>
        </w:rPr>
        <w:t>回测才能</w:t>
      </w:r>
      <w:proofErr w:type="gramEnd"/>
      <w:r w:rsidRPr="005E7B64">
        <w:rPr>
          <w:rFonts w:ascii="宋体" w:eastAsia="宋体" w:hAnsi="宋体" w:cs="宋体"/>
          <w:kern w:val="0"/>
          <w:sz w:val="24"/>
          <w:szCs w:val="24"/>
          <w14:ligatures w14:val="none"/>
        </w:rPr>
        <w:t>取到)</w:t>
      </w:r>
    </w:p>
    <w:p w14:paraId="61D33DD1"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gt.get_results()：</w:t>
      </w:r>
      <w:r w:rsidRPr="005E7B64">
        <w:rPr>
          <w:rFonts w:ascii="宋体" w:eastAsia="宋体" w:hAnsi="宋体" w:cs="宋体"/>
          <w:b/>
          <w:bCs/>
          <w:kern w:val="0"/>
          <w:sz w:val="24"/>
          <w:szCs w:val="24"/>
          <w14:ligatures w14:val="none"/>
        </w:rPr>
        <w:t>获得收益曲线</w:t>
      </w:r>
      <w:r w:rsidRPr="005E7B64">
        <w:rPr>
          <w:rFonts w:ascii="宋体" w:eastAsia="宋体" w:hAnsi="宋体" w:cs="宋体"/>
          <w:kern w:val="0"/>
          <w:sz w:val="24"/>
          <w:szCs w:val="24"/>
          <w14:ligatures w14:val="none"/>
        </w:rPr>
        <w:t>. 返回一个 list，每个交易日是一个 dict，键的含义如下：</w:t>
      </w:r>
    </w:p>
    <w:p w14:paraId="7FF770EF"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 时间</w:t>
      </w:r>
    </w:p>
    <w:p w14:paraId="52B4843F"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returns: 收益</w:t>
      </w:r>
    </w:p>
    <w:p w14:paraId="724255CD"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benchmark_returns: 基准收益</w:t>
      </w:r>
    </w:p>
    <w:p w14:paraId="75E28F68"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如果没有收益则返回一个空的 list</w:t>
      </w:r>
    </w:p>
    <w:p w14:paraId="0FA48564"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gt.get_positions(start_date=None, end_date=None)：</w:t>
      </w:r>
      <w:r w:rsidRPr="005E7B64">
        <w:rPr>
          <w:rFonts w:ascii="宋体" w:eastAsia="宋体" w:hAnsi="宋体" w:cs="宋体"/>
          <w:b/>
          <w:bCs/>
          <w:kern w:val="0"/>
          <w:sz w:val="24"/>
          <w:szCs w:val="24"/>
          <w14:ligatures w14:val="none"/>
        </w:rPr>
        <w:t>获得持仓详情</w:t>
      </w:r>
      <w:r w:rsidRPr="005E7B64">
        <w:rPr>
          <w:rFonts w:ascii="宋体" w:eastAsia="宋体" w:hAnsi="宋体" w:cs="宋体"/>
          <w:kern w:val="0"/>
          <w:sz w:val="24"/>
          <w:szCs w:val="24"/>
          <w14:ligatures w14:val="none"/>
        </w:rPr>
        <w:t>. 返回一个 list，默认取所有回测时间段内的数据。每个交易日为一个 dict，键的含义为：</w:t>
      </w:r>
    </w:p>
    <w:p w14:paraId="359E0381"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 时间</w:t>
      </w:r>
    </w:p>
    <w:p w14:paraId="09F92BDB"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持仓数量,</w:t>
      </w:r>
    </w:p>
    <w:p w14:paraId="371428AE"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avg_cost: 开场均价,</w:t>
      </w:r>
    </w:p>
    <w:p w14:paraId="1B6976ED"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closeable_amount: 可平仓数量,</w:t>
      </w:r>
    </w:p>
    <w:p w14:paraId="3804222A"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daily_gains: 当日收益,</w:t>
      </w:r>
    </w:p>
    <w:p w14:paraId="119F645A"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gains: 累积收益,</w:t>
      </w:r>
    </w:p>
    <w:p w14:paraId="2AD981ED"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hold_cost: 持仓成本（期货）,</w:t>
      </w:r>
    </w:p>
    <w:p w14:paraId="755A2188"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 保证金,</w:t>
      </w:r>
    </w:p>
    <w:p w14:paraId="1DC566B4"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price: 当前价格,</w:t>
      </w:r>
    </w:p>
    <w:p w14:paraId="3901CA74"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14C08D6C"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security_name: 标的名,</w:t>
      </w:r>
    </w:p>
    <w:p w14:paraId="39FE3470"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side: </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方向,</w:t>
      </w:r>
    </w:p>
    <w:p w14:paraId="682E7C1C"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today_amount: 今开仓量</w:t>
      </w:r>
    </w:p>
    <w:p w14:paraId="5A5C2CB1" w14:textId="77777777" w:rsidR="005E7B64" w:rsidRPr="005E7B64" w:rsidRDefault="005E7B64" w:rsidP="005E7B64">
      <w:pPr>
        <w:widowControl/>
        <w:numPr>
          <w:ilvl w:val="1"/>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如果没有持仓则返回一个空的 list</w:t>
      </w:r>
    </w:p>
    <w:p w14:paraId="1D2B5912"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gt.get_orders(start_date=None, end_date=None)：</w:t>
      </w:r>
      <w:r w:rsidRPr="005E7B64">
        <w:rPr>
          <w:rFonts w:ascii="宋体" w:eastAsia="宋体" w:hAnsi="宋体" w:cs="宋体"/>
          <w:b/>
          <w:bCs/>
          <w:kern w:val="0"/>
          <w:sz w:val="24"/>
          <w:szCs w:val="24"/>
          <w14:ligatures w14:val="none"/>
        </w:rPr>
        <w:t>获得交易详情</w:t>
      </w:r>
      <w:r w:rsidRPr="005E7B64">
        <w:rPr>
          <w:rFonts w:ascii="宋体" w:eastAsia="宋体" w:hAnsi="宋体" w:cs="宋体"/>
          <w:kern w:val="0"/>
          <w:sz w:val="24"/>
          <w:szCs w:val="24"/>
          <w14:ligatures w14:val="none"/>
        </w:rPr>
        <w:t>. 返回一个 list，默认取所有回测时间段内的数据。每个交易日为一个 dict，键的含义为：</w:t>
      </w:r>
    </w:p>
    <w:p w14:paraId="2304C80E"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 时间</w:t>
      </w:r>
    </w:p>
    <w:p w14:paraId="097B83A0"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action: 开平仓，'open'/'close',</w:t>
      </w:r>
    </w:p>
    <w:p w14:paraId="62754FFD"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amount: 数量,</w:t>
      </w:r>
    </w:p>
    <w:p w14:paraId="498A85F6"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commission: 手续费,</w:t>
      </w:r>
    </w:p>
    <w:p w14:paraId="6241FB2B"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filled: 已成交量,</w:t>
      </w:r>
    </w:p>
    <w:p w14:paraId="184D816E"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gains: 收益,</w:t>
      </w:r>
    </w:p>
    <w:p w14:paraId="706B2682"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limit_price: 限价单委托价,</w:t>
      </w:r>
    </w:p>
    <w:p w14:paraId="59B1495A"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match_time: 最新成交时间,</w:t>
      </w:r>
    </w:p>
    <w:p w14:paraId="0157F2EB"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price: 成交价,</w:t>
      </w:r>
    </w:p>
    <w:p w14:paraId="260EC018"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 标的代码,</w:t>
      </w:r>
    </w:p>
    <w:p w14:paraId="1EEC1E55"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security_name: 标的名,</w:t>
      </w:r>
    </w:p>
    <w:p w14:paraId="6354580A"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side: </w:t>
      </w:r>
      <w:proofErr w:type="gramStart"/>
      <w:r w:rsidRPr="005E7B64">
        <w:rPr>
          <w:rFonts w:ascii="宋体" w:eastAsia="宋体" w:hAnsi="宋体" w:cs="宋体"/>
          <w:kern w:val="0"/>
          <w:sz w:val="24"/>
          <w:szCs w:val="24"/>
          <w14:ligatures w14:val="none"/>
        </w:rPr>
        <w:t>仓位</w:t>
      </w:r>
      <w:proofErr w:type="gramEnd"/>
      <w:r w:rsidRPr="005E7B64">
        <w:rPr>
          <w:rFonts w:ascii="宋体" w:eastAsia="宋体" w:hAnsi="宋体" w:cs="宋体"/>
          <w:kern w:val="0"/>
          <w:sz w:val="24"/>
          <w:szCs w:val="24"/>
          <w14:ligatures w14:val="none"/>
        </w:rPr>
        <w:t>方向,</w:t>
      </w:r>
    </w:p>
    <w:p w14:paraId="35C25FD2"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status: 订单状态,</w:t>
      </w:r>
    </w:p>
    <w:p w14:paraId="7CE2D7E6"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time: 委托时间,</w:t>
      </w:r>
    </w:p>
    <w:p w14:paraId="25817FE1"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type: 委托方式，市价单/限价单</w:t>
      </w:r>
    </w:p>
    <w:p w14:paraId="74138ED0" w14:textId="77777777" w:rsidR="005E7B64" w:rsidRPr="005E7B64" w:rsidRDefault="005E7B64" w:rsidP="005E7B64">
      <w:pPr>
        <w:widowControl/>
        <w:numPr>
          <w:ilvl w:val="1"/>
          <w:numId w:val="182"/>
        </w:numPr>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如果没有交易则返回一个空的 list</w:t>
      </w:r>
    </w:p>
    <w:p w14:paraId="2D5AA49F"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gt.get_records()：</w:t>
      </w:r>
      <w:r w:rsidRPr="005E7B64">
        <w:rPr>
          <w:rFonts w:ascii="宋体" w:eastAsia="宋体" w:hAnsi="宋体" w:cs="宋体"/>
          <w:b/>
          <w:bCs/>
          <w:kern w:val="0"/>
          <w:sz w:val="24"/>
          <w:szCs w:val="24"/>
          <w14:ligatures w14:val="none"/>
        </w:rPr>
        <w:t>获得所有 record 记录</w:t>
      </w:r>
      <w:r w:rsidRPr="005E7B64">
        <w:rPr>
          <w:rFonts w:ascii="宋体" w:eastAsia="宋体" w:hAnsi="宋体" w:cs="宋体"/>
          <w:kern w:val="0"/>
          <w:sz w:val="24"/>
          <w:szCs w:val="24"/>
          <w14:ligatures w14:val="none"/>
        </w:rPr>
        <w:t>. 返回一个 list，每个交易日为一个 dict，键是 time 以及调用 record() 函数时设置的值.</w:t>
      </w:r>
    </w:p>
    <w:p w14:paraId="096A2056"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gt.get_risk()：</w:t>
      </w:r>
      <w:r w:rsidRPr="005E7B64">
        <w:rPr>
          <w:rFonts w:ascii="宋体" w:eastAsia="宋体" w:hAnsi="宋体" w:cs="宋体"/>
          <w:b/>
          <w:bCs/>
          <w:kern w:val="0"/>
          <w:sz w:val="24"/>
          <w:szCs w:val="24"/>
          <w14:ligatures w14:val="none"/>
        </w:rPr>
        <w:t>获得总的风险指标</w:t>
      </w:r>
      <w:r w:rsidRPr="005E7B64">
        <w:rPr>
          <w:rFonts w:ascii="宋体" w:eastAsia="宋体" w:hAnsi="宋体" w:cs="宋体"/>
          <w:kern w:val="0"/>
          <w:sz w:val="24"/>
          <w:szCs w:val="24"/>
          <w14:ligatures w14:val="none"/>
        </w:rPr>
        <w:t>. 返回一个 dict，键是各类收益指标数据，如果没有风险指标则返回一个空的 dict.</w:t>
      </w:r>
    </w:p>
    <w:p w14:paraId="47673C0A"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gt.get_period_risks()：</w:t>
      </w:r>
      <w:r w:rsidRPr="005E7B64">
        <w:rPr>
          <w:rFonts w:ascii="宋体" w:eastAsia="宋体" w:hAnsi="宋体" w:cs="宋体"/>
          <w:b/>
          <w:bCs/>
          <w:kern w:val="0"/>
          <w:sz w:val="24"/>
          <w:szCs w:val="24"/>
          <w14:ligatures w14:val="none"/>
        </w:rPr>
        <w:t>获得分月计算的风险指标</w:t>
      </w:r>
      <w:r w:rsidRPr="005E7B64">
        <w:rPr>
          <w:rFonts w:ascii="宋体" w:eastAsia="宋体" w:hAnsi="宋体" w:cs="宋体"/>
          <w:kern w:val="0"/>
          <w:sz w:val="24"/>
          <w:szCs w:val="24"/>
          <w14:ligatures w14:val="none"/>
        </w:rPr>
        <w:t>. 返回一个 dict，键是各类指标, 值为一个 pandas.DataFrame. 如果没有风险指标则返回一个空的 dict.</w:t>
      </w:r>
    </w:p>
    <w:p w14:paraId="5E771955" w14:textId="77777777" w:rsidR="005E7B64" w:rsidRPr="005E7B64" w:rsidRDefault="005E7B64" w:rsidP="005E7B64">
      <w:pPr>
        <w:widowControl/>
        <w:numPr>
          <w:ilvl w:val="0"/>
          <w:numId w:val="182"/>
        </w:numPr>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gt.get_balances(start_date=None, end_date=None): </w:t>
      </w:r>
      <w:proofErr w:type="gramStart"/>
      <w:r w:rsidRPr="005E7B64">
        <w:rPr>
          <w:rFonts w:ascii="宋体" w:eastAsia="宋体" w:hAnsi="宋体" w:cs="宋体"/>
          <w:b/>
          <w:bCs/>
          <w:kern w:val="0"/>
          <w:sz w:val="24"/>
          <w:szCs w:val="24"/>
          <w14:ligatures w14:val="none"/>
        </w:rPr>
        <w:t>获取回测</w:t>
      </w:r>
      <w:proofErr w:type="gramEnd"/>
      <w:r w:rsidRPr="005E7B64">
        <w:rPr>
          <w:rFonts w:ascii="宋体" w:eastAsia="宋体" w:hAnsi="宋体" w:cs="宋体"/>
          <w:b/>
          <w:bCs/>
          <w:kern w:val="0"/>
          <w:sz w:val="24"/>
          <w:szCs w:val="24"/>
          <w14:ligatures w14:val="none"/>
        </w:rPr>
        <w:t>每日市值</w:t>
      </w:r>
      <w:r w:rsidRPr="005E7B64">
        <w:rPr>
          <w:rFonts w:ascii="宋体" w:eastAsia="宋体" w:hAnsi="宋体" w:cs="宋体"/>
          <w:kern w:val="0"/>
          <w:sz w:val="24"/>
          <w:szCs w:val="24"/>
          <w14:ligatures w14:val="none"/>
        </w:rPr>
        <w:t>. 返回一个 list，默认取所有回测时间段内的数据。每个交易日为一个 dict</w:t>
      </w:r>
    </w:p>
    <w:p w14:paraId="1A13B99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01C34B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gt = get_backtest(</w:t>
      </w:r>
      <w:r w:rsidRPr="005E7B64">
        <w:rPr>
          <w:rFonts w:ascii="Source Code Pro" w:eastAsia="宋体" w:hAnsi="Source Code Pro" w:cs="宋体"/>
          <w:color w:val="880000"/>
          <w:kern w:val="0"/>
          <w:sz w:val="24"/>
          <w:szCs w:val="24"/>
          <w:shd w:val="clear" w:color="auto" w:fill="F0F0F0"/>
          <w14:ligatures w14:val="none"/>
        </w:rPr>
        <w:t>"xxxx"</w:t>
      </w:r>
      <w:r w:rsidRPr="005E7B64">
        <w:rPr>
          <w:rFonts w:ascii="Source Code Pro" w:eastAsia="宋体" w:hAnsi="Source Code Pro" w:cs="宋体"/>
          <w:color w:val="000000"/>
          <w:kern w:val="0"/>
          <w:sz w:val="24"/>
          <w:szCs w:val="24"/>
          <w:shd w:val="clear" w:color="auto" w:fill="F0F0F0"/>
          <w14:ligatures w14:val="none"/>
        </w:rPr>
        <w:t>)</w:t>
      </w:r>
    </w:p>
    <w:p w14:paraId="3C37BE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1854B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gt.get_status()        </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获取回测</w:t>
      </w:r>
      <w:proofErr w:type="gramEnd"/>
      <w:r w:rsidRPr="005E7B64">
        <w:rPr>
          <w:rFonts w:ascii="Source Code Pro" w:eastAsia="宋体" w:hAnsi="Source Code Pro" w:cs="宋体"/>
          <w:color w:val="888888"/>
          <w:kern w:val="0"/>
          <w:sz w:val="24"/>
          <w:szCs w:val="24"/>
          <w:shd w:val="clear" w:color="auto" w:fill="F0F0F0"/>
          <w14:ligatures w14:val="none"/>
        </w:rPr>
        <w:t>状态</w:t>
      </w:r>
    </w:p>
    <w:p w14:paraId="31B642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gt.get_params()        </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获取回测</w:t>
      </w:r>
      <w:proofErr w:type="gramEnd"/>
      <w:r w:rsidRPr="005E7B64">
        <w:rPr>
          <w:rFonts w:ascii="Source Code Pro" w:eastAsia="宋体" w:hAnsi="Source Code Pro" w:cs="宋体"/>
          <w:color w:val="888888"/>
          <w:kern w:val="0"/>
          <w:sz w:val="24"/>
          <w:szCs w:val="24"/>
          <w:shd w:val="clear" w:color="auto" w:fill="F0F0F0"/>
          <w14:ligatures w14:val="none"/>
        </w:rPr>
        <w:t>参数</w:t>
      </w:r>
    </w:p>
    <w:p w14:paraId="3815E0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gt.get_results()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获取收益曲线</w:t>
      </w:r>
    </w:p>
    <w:p w14:paraId="3A4C263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gt.get_positions()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获取所有持仓列表</w:t>
      </w:r>
    </w:p>
    <w:p w14:paraId="166330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gt.get_orders()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获取交易列表</w:t>
      </w:r>
    </w:p>
    <w:p w14:paraId="76495A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gt.get_records()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获取所有</w:t>
      </w:r>
      <w:r w:rsidRPr="005E7B64">
        <w:rPr>
          <w:rFonts w:ascii="Source Code Pro" w:eastAsia="宋体" w:hAnsi="Source Code Pro" w:cs="宋体"/>
          <w:color w:val="888888"/>
          <w:kern w:val="0"/>
          <w:sz w:val="24"/>
          <w:szCs w:val="24"/>
          <w:shd w:val="clear" w:color="auto" w:fill="F0F0F0"/>
          <w14:ligatures w14:val="none"/>
        </w:rPr>
        <w:t>record()</w:t>
      </w:r>
      <w:r w:rsidRPr="005E7B64">
        <w:rPr>
          <w:rFonts w:ascii="Source Code Pro" w:eastAsia="宋体" w:hAnsi="Source Code Pro" w:cs="宋体"/>
          <w:color w:val="888888"/>
          <w:kern w:val="0"/>
          <w:sz w:val="24"/>
          <w:szCs w:val="24"/>
          <w:shd w:val="clear" w:color="auto" w:fill="F0F0F0"/>
          <w14:ligatures w14:val="none"/>
        </w:rPr>
        <w:t>记录</w:t>
      </w:r>
    </w:p>
    <w:p w14:paraId="770F6D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gt.get_risk()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获取总的风险指标</w:t>
      </w:r>
    </w:p>
    <w:p w14:paraId="25F223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gt.get_period_risks()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获取分月计算的风险指标</w:t>
      </w:r>
    </w:p>
    <w:p w14:paraId="5535EF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gt.get_balances()      </w:t>
      </w: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获取回测</w:t>
      </w:r>
      <w:proofErr w:type="gramEnd"/>
      <w:r w:rsidRPr="005E7B64">
        <w:rPr>
          <w:rFonts w:ascii="Source Code Pro" w:eastAsia="宋体" w:hAnsi="Source Code Pro" w:cs="宋体"/>
          <w:color w:val="888888"/>
          <w:kern w:val="0"/>
          <w:sz w:val="24"/>
          <w:szCs w:val="24"/>
          <w:shd w:val="clear" w:color="auto" w:fill="F0F0F0"/>
          <w14:ligatures w14:val="none"/>
        </w:rPr>
        <w:t>每日市值</w:t>
      </w:r>
    </w:p>
    <w:p w14:paraId="113F35C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normalize_code 股票代码格式转换</w:t>
      </w:r>
    </w:p>
    <w:p w14:paraId="40FF7E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normalize_</w:t>
      </w:r>
      <w:proofErr w:type="gramStart"/>
      <w:r w:rsidRPr="005E7B64">
        <w:rPr>
          <w:rFonts w:ascii="Source Code Pro" w:eastAsia="宋体" w:hAnsi="Source Code Pro" w:cs="宋体"/>
          <w:color w:val="000000"/>
          <w:kern w:val="0"/>
          <w:sz w:val="24"/>
          <w:szCs w:val="24"/>
          <w:shd w:val="clear" w:color="auto" w:fill="F0F0F0"/>
          <w14:ligatures w14:val="none"/>
        </w:rPr>
        <w:t>code(</w:t>
      </w:r>
      <w:proofErr w:type="gramEnd"/>
      <w:r w:rsidRPr="005E7B64">
        <w:rPr>
          <w:rFonts w:ascii="Source Code Pro" w:eastAsia="宋体" w:hAnsi="Source Code Pro" w:cs="宋体"/>
          <w:color w:val="000000"/>
          <w:kern w:val="0"/>
          <w:sz w:val="24"/>
          <w:szCs w:val="24"/>
          <w:shd w:val="clear" w:color="auto" w:fill="F0F0F0"/>
          <w14:ligatures w14:val="none"/>
        </w:rPr>
        <w:t>)</w:t>
      </w:r>
    </w:p>
    <w:p w14:paraId="249348E9" w14:textId="77777777" w:rsidR="005E7B64" w:rsidRPr="005E7B64" w:rsidRDefault="005E7B64" w:rsidP="005E7B64">
      <w:pPr>
        <w:widowControl/>
        <w:spacing w:after="264"/>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将其他形式的股票代码转换</w:t>
      </w:r>
      <w:proofErr w:type="gramStart"/>
      <w:r w:rsidRPr="005E7B64">
        <w:rPr>
          <w:rFonts w:ascii="宋体" w:eastAsia="宋体" w:hAnsi="宋体" w:cs="宋体"/>
          <w:kern w:val="0"/>
          <w:sz w:val="24"/>
          <w:szCs w:val="24"/>
          <w14:ligatures w14:val="none"/>
        </w:rPr>
        <w:t>为聚宽可用</w:t>
      </w:r>
      <w:proofErr w:type="gramEnd"/>
      <w:r w:rsidRPr="005E7B64">
        <w:rPr>
          <w:rFonts w:ascii="宋体" w:eastAsia="宋体" w:hAnsi="宋体" w:cs="宋体"/>
          <w:kern w:val="0"/>
          <w:sz w:val="24"/>
          <w:szCs w:val="24"/>
          <w14:ligatures w14:val="none"/>
        </w:rPr>
        <w:t>的股票代码形式。</w:t>
      </w:r>
    </w:p>
    <w:p w14:paraId="4160CF1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仅适用于A股市</w:t>
      </w:r>
      <w:proofErr w:type="gramStart"/>
      <w:r w:rsidRPr="005E7B64">
        <w:rPr>
          <w:rFonts w:ascii="宋体" w:eastAsia="宋体" w:hAnsi="宋体" w:cs="宋体"/>
          <w:b/>
          <w:bCs/>
          <w:kern w:val="0"/>
          <w:sz w:val="24"/>
          <w:szCs w:val="24"/>
          <w14:ligatures w14:val="none"/>
        </w:rPr>
        <w:t>场股票</w:t>
      </w:r>
      <w:proofErr w:type="gramEnd"/>
      <w:r w:rsidRPr="005E7B64">
        <w:rPr>
          <w:rFonts w:ascii="宋体" w:eastAsia="宋体" w:hAnsi="宋体" w:cs="宋体"/>
          <w:b/>
          <w:bCs/>
          <w:kern w:val="0"/>
          <w:sz w:val="24"/>
          <w:szCs w:val="24"/>
          <w14:ligatures w14:val="none"/>
        </w:rPr>
        <w:t>代码、期货以及场内基金代码，输入字符串格式或int格式的其他形式标的代码,也支持list或tuple来转换多个标的代码</w:t>
      </w:r>
    </w:p>
    <w:p w14:paraId="39F6556A"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b/>
          <w:bCs/>
          <w:kern w:val="0"/>
          <w:sz w:val="24"/>
          <w:szCs w:val="24"/>
          <w14:ligatures w14:val="none"/>
        </w:rPr>
        <w:t>示例</w:t>
      </w:r>
    </w:p>
    <w:p w14:paraId="3A37A1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输入</w:t>
      </w:r>
    </w:p>
    <w:p w14:paraId="032BEA8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codes </w:t>
      </w:r>
      <w:proofErr w:type="gramStart"/>
      <w:r w:rsidRPr="005E7B64">
        <w:rPr>
          <w:rFonts w:ascii="Source Code Pro" w:eastAsia="宋体" w:hAnsi="Source Code Pro" w:cs="宋体"/>
          <w:color w:val="000000"/>
          <w:kern w:val="0"/>
          <w:sz w:val="24"/>
          <w:szCs w:val="24"/>
          <w:shd w:val="clear" w:color="auto" w:fill="F0F0F0"/>
          <w14:ligatures w14:val="none"/>
        </w:rPr>
        <w:t>=  (</w:t>
      </w:r>
      <w:proofErr w:type="gramEnd"/>
      <w:r w:rsidRPr="005E7B64">
        <w:rPr>
          <w:rFonts w:ascii="Source Code Pro" w:eastAsia="宋体" w:hAnsi="Source Code Pro" w:cs="宋体"/>
          <w:color w:val="8800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'SZ000001'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'000001SZ'</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'000001.sz'</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46D17B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roofErr w:type="gramStart"/>
      <w:r w:rsidRPr="005E7B64">
        <w:rPr>
          <w:rFonts w:ascii="Source Code Pro" w:eastAsia="宋体" w:hAnsi="Source Code Pro" w:cs="宋体"/>
          <w:color w:val="000000"/>
          <w:kern w:val="0"/>
          <w:sz w:val="24"/>
          <w:szCs w:val="24"/>
          <w:shd w:val="clear" w:color="auto" w:fill="F0F0F0"/>
          <w14:ligatures w14:val="none"/>
        </w:rPr>
        <w:t>print(</w:t>
      </w:r>
      <w:proofErr w:type="gramEnd"/>
      <w:r w:rsidRPr="005E7B64">
        <w:rPr>
          <w:rFonts w:ascii="Source Code Pro" w:eastAsia="宋体" w:hAnsi="Source Code Pro" w:cs="宋体"/>
          <w:color w:val="000000"/>
          <w:kern w:val="0"/>
          <w:sz w:val="24"/>
          <w:szCs w:val="24"/>
          <w:shd w:val="clear" w:color="auto" w:fill="F0F0F0"/>
          <w14:ligatures w14:val="none"/>
        </w:rPr>
        <w:t>normalize_code(codes ))</w:t>
      </w:r>
    </w:p>
    <w:p w14:paraId="6D7380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314BA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输出</w:t>
      </w:r>
    </w:p>
    <w:p w14:paraId="4D4F86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p>
    <w:p w14:paraId="7ED53A1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 xml:space="preserve">enable_profile </w:t>
      </w:r>
      <w:r w:rsidRPr="005E7B64">
        <w:rPr>
          <w:rFonts w:ascii="Segoe UI Symbol" w:eastAsia="宋体" w:hAnsi="Segoe UI Symbol" w:cs="Segoe UI Symbol"/>
          <w:kern w:val="0"/>
          <w:sz w:val="24"/>
          <w:szCs w:val="24"/>
          <w14:ligatures w14:val="none"/>
        </w:rPr>
        <w:t>♠</w:t>
      </w:r>
      <w:r w:rsidRPr="005E7B64">
        <w:rPr>
          <w:rFonts w:ascii="宋体" w:eastAsia="宋体" w:hAnsi="宋体" w:cs="宋体" w:hint="eastAsia"/>
          <w:kern w:val="0"/>
          <w:sz w:val="24"/>
          <w:szCs w:val="24"/>
          <w14:ligatures w14:val="none"/>
        </w:rPr>
        <w:t> </w:t>
      </w:r>
      <w:r w:rsidRPr="005E7B64">
        <w:rPr>
          <w:rFonts w:ascii="宋体" w:eastAsia="宋体" w:hAnsi="宋体" w:cs="宋体"/>
          <w:kern w:val="0"/>
          <w:sz w:val="24"/>
          <w:szCs w:val="24"/>
          <w14:ligatures w14:val="none"/>
        </w:rPr>
        <w:t>性能分析</w:t>
      </w:r>
    </w:p>
    <w:p w14:paraId="552298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enable_</w:t>
      </w:r>
      <w:proofErr w:type="gramStart"/>
      <w:r w:rsidRPr="005E7B64">
        <w:rPr>
          <w:rFonts w:ascii="Source Code Pro" w:eastAsia="宋体" w:hAnsi="Source Code Pro" w:cs="宋体"/>
          <w:color w:val="000000"/>
          <w:kern w:val="0"/>
          <w:sz w:val="24"/>
          <w:szCs w:val="24"/>
          <w:shd w:val="clear" w:color="auto" w:fill="F0F0F0"/>
          <w14:ligatures w14:val="none"/>
        </w:rPr>
        <w:t>profile(</w:t>
      </w:r>
      <w:proofErr w:type="gramEnd"/>
      <w:r w:rsidRPr="005E7B64">
        <w:rPr>
          <w:rFonts w:ascii="Source Code Pro" w:eastAsia="宋体" w:hAnsi="Source Code Pro" w:cs="宋体"/>
          <w:color w:val="000000"/>
          <w:kern w:val="0"/>
          <w:sz w:val="24"/>
          <w:szCs w:val="24"/>
          <w:shd w:val="clear" w:color="auto" w:fill="F0F0F0"/>
          <w14:ligatures w14:val="none"/>
        </w:rPr>
        <w:t>)</w:t>
      </w:r>
    </w:p>
    <w:p w14:paraId="2B3271DE" w14:textId="77777777" w:rsidR="005E7B64" w:rsidRPr="005E7B64" w:rsidRDefault="005E7B64" w:rsidP="005E7B64">
      <w:pPr>
        <w:widowControl/>
        <w:jc w:val="left"/>
        <w:rPr>
          <w:rFonts w:ascii="宋体" w:eastAsia="宋体" w:hAnsi="宋体" w:cs="宋体"/>
          <w:kern w:val="0"/>
          <w:sz w:val="24"/>
          <w:szCs w:val="24"/>
          <w14:ligatures w14:val="none"/>
        </w:rPr>
      </w:pPr>
      <w:proofErr w:type="gramStart"/>
      <w:r w:rsidRPr="005E7B64">
        <w:rPr>
          <w:rFonts w:ascii="宋体" w:eastAsia="宋体" w:hAnsi="宋体" w:cs="宋体"/>
          <w:b/>
          <w:bCs/>
          <w:kern w:val="0"/>
          <w:sz w:val="24"/>
          <w:szCs w:val="24"/>
          <w14:ligatures w14:val="none"/>
        </w:rPr>
        <w:t>回测环境</w:t>
      </w:r>
      <w:proofErr w:type="gramEnd"/>
      <w:r w:rsidRPr="005E7B64">
        <w:rPr>
          <w:rFonts w:ascii="宋体" w:eastAsia="宋体" w:hAnsi="宋体" w:cs="宋体"/>
          <w:b/>
          <w:bCs/>
          <w:kern w:val="0"/>
          <w:sz w:val="24"/>
          <w:szCs w:val="24"/>
          <w14:ligatures w14:val="none"/>
        </w:rPr>
        <w:t>专用API</w:t>
      </w:r>
    </w:p>
    <w:p w14:paraId="4947299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开启性能分析功能, </w:t>
      </w:r>
      <w:r w:rsidRPr="005E7B64">
        <w:rPr>
          <w:rFonts w:ascii="宋体" w:eastAsia="宋体" w:hAnsi="宋体" w:cs="宋体"/>
          <w:b/>
          <w:bCs/>
          <w:kern w:val="0"/>
          <w:sz w:val="24"/>
          <w:szCs w:val="24"/>
          <w14:ligatures w14:val="none"/>
        </w:rPr>
        <w:t>请在所有代码之前调用这句话(即在策略编译页面的代码</w:t>
      </w:r>
      <w:proofErr w:type="gramStart"/>
      <w:r w:rsidRPr="005E7B64">
        <w:rPr>
          <w:rFonts w:ascii="宋体" w:eastAsia="宋体" w:hAnsi="宋体" w:cs="宋体"/>
          <w:b/>
          <w:bCs/>
          <w:kern w:val="0"/>
          <w:sz w:val="24"/>
          <w:szCs w:val="24"/>
          <w14:ligatures w14:val="none"/>
        </w:rPr>
        <w:t>编辑框最上方</w:t>
      </w:r>
      <w:proofErr w:type="gramEnd"/>
      <w:r w:rsidRPr="005E7B64">
        <w:rPr>
          <w:rFonts w:ascii="宋体" w:eastAsia="宋体" w:hAnsi="宋体" w:cs="宋体"/>
          <w:b/>
          <w:bCs/>
          <w:kern w:val="0"/>
          <w:sz w:val="24"/>
          <w:szCs w:val="24"/>
          <w14:ligatures w14:val="none"/>
        </w:rPr>
        <w:t>放置该代码)</w:t>
      </w:r>
      <w:r w:rsidRPr="005E7B64">
        <w:rPr>
          <w:rFonts w:ascii="宋体" w:eastAsia="宋体" w:hAnsi="宋体" w:cs="宋体"/>
          <w:kern w:val="0"/>
          <w:sz w:val="24"/>
          <w:szCs w:val="24"/>
          <w14:ligatures w14:val="none"/>
        </w:rPr>
        <w:t>, 只在点击 '</w:t>
      </w:r>
      <w:proofErr w:type="gramStart"/>
      <w:r w:rsidRPr="005E7B64">
        <w:rPr>
          <w:rFonts w:ascii="宋体" w:eastAsia="宋体" w:hAnsi="宋体" w:cs="宋体"/>
          <w:kern w:val="0"/>
          <w:sz w:val="24"/>
          <w:szCs w:val="24"/>
          <w14:ligatures w14:val="none"/>
        </w:rPr>
        <w:t>运行回测</w:t>
      </w:r>
      <w:proofErr w:type="gramEnd"/>
      <w:r w:rsidRPr="005E7B64">
        <w:rPr>
          <w:rFonts w:ascii="宋体" w:eastAsia="宋体" w:hAnsi="宋体" w:cs="宋体"/>
          <w:kern w:val="0"/>
          <w:sz w:val="24"/>
          <w:szCs w:val="24"/>
          <w14:ligatures w14:val="none"/>
        </w:rPr>
        <w:t>' 运行的时候才能看到性能分析结果. 开启性能分析之后, 你会</w:t>
      </w:r>
      <w:proofErr w:type="gramStart"/>
      <w:r w:rsidRPr="005E7B64">
        <w:rPr>
          <w:rFonts w:ascii="宋体" w:eastAsia="宋体" w:hAnsi="宋体" w:cs="宋体"/>
          <w:kern w:val="0"/>
          <w:sz w:val="24"/>
          <w:szCs w:val="24"/>
          <w14:ligatures w14:val="none"/>
        </w:rPr>
        <w:t>在回测结果</w:t>
      </w:r>
      <w:proofErr w:type="gramEnd"/>
      <w:r w:rsidRPr="005E7B64">
        <w:rPr>
          <w:rFonts w:ascii="宋体" w:eastAsia="宋体" w:hAnsi="宋体" w:cs="宋体"/>
          <w:kern w:val="0"/>
          <w:sz w:val="24"/>
          <w:szCs w:val="24"/>
          <w14:ligatures w14:val="none"/>
        </w:rPr>
        <w:t xml:space="preserve">页面看到性能分析结果. 请注意, </w:t>
      </w:r>
      <w:r w:rsidRPr="005E7B64">
        <w:rPr>
          <w:rFonts w:ascii="宋体" w:eastAsia="宋体" w:hAnsi="宋体" w:cs="宋体"/>
          <w:kern w:val="0"/>
          <w:sz w:val="24"/>
          <w:szCs w:val="24"/>
          <w14:ligatures w14:val="none"/>
        </w:rPr>
        <w:lastRenderedPageBreak/>
        <w:t>不需要时, 请不要调用此函数, 因为它本身会影响程序性能. 对于耗时较长</w:t>
      </w:r>
      <w:proofErr w:type="gramStart"/>
      <w:r w:rsidRPr="005E7B64">
        <w:rPr>
          <w:rFonts w:ascii="宋体" w:eastAsia="宋体" w:hAnsi="宋体" w:cs="宋体"/>
          <w:kern w:val="0"/>
          <w:sz w:val="24"/>
          <w:szCs w:val="24"/>
          <w14:ligatures w14:val="none"/>
        </w:rPr>
        <w:t>的回测</w:t>
      </w:r>
      <w:proofErr w:type="gramEnd"/>
      <w:r w:rsidRPr="005E7B64">
        <w:rPr>
          <w:rFonts w:ascii="宋体" w:eastAsia="宋体" w:hAnsi="宋体" w:cs="宋体"/>
          <w:kern w:val="0"/>
          <w:sz w:val="24"/>
          <w:szCs w:val="24"/>
          <w14:ligatures w14:val="none"/>
        </w:rPr>
        <w:t>, 建议开启性能分析后先回测一个较短的周期比如一周来分析耗时优化代码, 避免运行时间过长 结果示例(真实输出中没有中文说明):</w:t>
      </w:r>
    </w:p>
    <w:p w14:paraId="4A144F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时间单位</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微秒</w:t>
      </w:r>
    </w:p>
    <w:p w14:paraId="0833A3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Timer unit: </w:t>
      </w:r>
      <w:r w:rsidRPr="005E7B64">
        <w:rPr>
          <w:rFonts w:ascii="Source Code Pro" w:eastAsia="宋体" w:hAnsi="Source Code Pro" w:cs="宋体"/>
          <w:color w:val="008800"/>
          <w:kern w:val="0"/>
          <w:sz w:val="24"/>
          <w:szCs w:val="24"/>
          <w:shd w:val="clear" w:color="auto" w:fill="F0F0F0"/>
          <w14:ligatures w14:val="none"/>
        </w:rPr>
        <w:t>1e-06</w:t>
      </w:r>
      <w:r w:rsidRPr="005E7B64">
        <w:rPr>
          <w:rFonts w:ascii="Source Code Pro" w:eastAsia="宋体" w:hAnsi="Source Code Pro" w:cs="宋体"/>
          <w:color w:val="000000"/>
          <w:kern w:val="0"/>
          <w:sz w:val="24"/>
          <w:szCs w:val="24"/>
          <w:shd w:val="clear" w:color="auto" w:fill="F0F0F0"/>
          <w14:ligatures w14:val="none"/>
        </w:rPr>
        <w:t xml:space="preserve"> s</w:t>
      </w:r>
    </w:p>
    <w:p w14:paraId="401DE7F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65912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函数执行总时间</w:t>
      </w:r>
    </w:p>
    <w:p w14:paraId="32287B1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Total time: </w:t>
      </w:r>
      <w:r w:rsidRPr="005E7B64">
        <w:rPr>
          <w:rFonts w:ascii="Source Code Pro" w:eastAsia="宋体" w:hAnsi="Source Code Pro" w:cs="宋体"/>
          <w:color w:val="008800"/>
          <w:kern w:val="0"/>
          <w:sz w:val="24"/>
          <w:szCs w:val="24"/>
          <w:shd w:val="clear" w:color="auto" w:fill="F0F0F0"/>
          <w14:ligatures w14:val="none"/>
        </w:rPr>
        <w:t>0.00277</w:t>
      </w:r>
      <w:r w:rsidRPr="005E7B64">
        <w:rPr>
          <w:rFonts w:ascii="Source Code Pro" w:eastAsia="宋体" w:hAnsi="Source Code Pro" w:cs="宋体"/>
          <w:color w:val="000000"/>
          <w:kern w:val="0"/>
          <w:sz w:val="24"/>
          <w:szCs w:val="24"/>
          <w:shd w:val="clear" w:color="auto" w:fill="F0F0F0"/>
          <w14:ligatures w14:val="none"/>
        </w:rPr>
        <w:t xml:space="preserve"> s</w:t>
      </w:r>
    </w:p>
    <w:p w14:paraId="560613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文件名</w:t>
      </w:r>
    </w:p>
    <w:p w14:paraId="422A6E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File: user_code.py</w:t>
      </w:r>
    </w:p>
    <w:p w14:paraId="70E1251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函数名</w:t>
      </w:r>
    </w:p>
    <w:p w14:paraId="0858D0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Function: initialize at line </w:t>
      </w:r>
      <w:r w:rsidRPr="005E7B64">
        <w:rPr>
          <w:rFonts w:ascii="Source Code Pro" w:eastAsia="宋体" w:hAnsi="Source Code Pro" w:cs="宋体"/>
          <w:color w:val="008800"/>
          <w:kern w:val="0"/>
          <w:sz w:val="24"/>
          <w:szCs w:val="24"/>
          <w:shd w:val="clear" w:color="auto" w:fill="F0F0F0"/>
          <w14:ligatures w14:val="none"/>
        </w:rPr>
        <w:t>3</w:t>
      </w:r>
    </w:p>
    <w:p w14:paraId="5250170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590425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行号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这一行执行次数</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总执行时间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每次执行时间</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这一行执行时间在整个函数的比例</w:t>
      </w:r>
    </w:p>
    <w:p w14:paraId="6A4E7C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Line #      Hits         </w:t>
      </w:r>
      <w:proofErr w:type="gramStart"/>
      <w:r w:rsidRPr="005E7B64">
        <w:rPr>
          <w:rFonts w:ascii="Source Code Pro" w:eastAsia="宋体" w:hAnsi="Source Code Pro" w:cs="宋体"/>
          <w:color w:val="000000"/>
          <w:kern w:val="0"/>
          <w:sz w:val="24"/>
          <w:szCs w:val="24"/>
          <w:shd w:val="clear" w:color="auto" w:fill="F0F0F0"/>
          <w14:ligatures w14:val="none"/>
        </w:rPr>
        <w:t>Time  Per</w:t>
      </w:r>
      <w:proofErr w:type="gramEnd"/>
      <w:r w:rsidRPr="005E7B64">
        <w:rPr>
          <w:rFonts w:ascii="Source Code Pro" w:eastAsia="宋体" w:hAnsi="Source Code Pro" w:cs="宋体"/>
          <w:color w:val="000000"/>
          <w:kern w:val="0"/>
          <w:sz w:val="24"/>
          <w:szCs w:val="24"/>
          <w:shd w:val="clear" w:color="auto" w:fill="F0F0F0"/>
          <w14:ligatures w14:val="none"/>
        </w:rPr>
        <w:t xml:space="preserve"> Hit   % Time  Line Contents</w:t>
      </w:r>
    </w:p>
    <w:p w14:paraId="600E9D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2BB9252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 xml:space="preserve">                                           def initialize(context):</w:t>
      </w:r>
    </w:p>
    <w:p w14:paraId="78D30D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定义一个全局变量</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保存要操作的股票</w:t>
      </w:r>
    </w:p>
    <w:p w14:paraId="53B9DA8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000001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股票</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平安银行</w:t>
      </w:r>
      <w:r w:rsidRPr="005E7B64">
        <w:rPr>
          <w:rFonts w:ascii="Source Code Pro" w:eastAsia="宋体" w:hAnsi="Source Code Pro" w:cs="宋体"/>
          <w:color w:val="000000"/>
          <w:kern w:val="0"/>
          <w:sz w:val="24"/>
          <w:szCs w:val="24"/>
          <w:shd w:val="clear" w:color="auto" w:fill="F0F0F0"/>
          <w14:ligatures w14:val="none"/>
        </w:rPr>
        <w:t>)</w:t>
      </w:r>
    </w:p>
    <w:p w14:paraId="1C00CCE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1.1</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65C170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7</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初始化此策略</w:t>
      </w:r>
    </w:p>
    <w:p w14:paraId="48FEA8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设置我们要操作的股票池</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这里我们</w:t>
      </w:r>
      <w:proofErr w:type="gramStart"/>
      <w:r w:rsidRPr="005E7B64">
        <w:rPr>
          <w:rFonts w:ascii="Source Code Pro" w:eastAsia="宋体" w:hAnsi="Source Code Pro" w:cs="宋体"/>
          <w:color w:val="000000"/>
          <w:kern w:val="0"/>
          <w:sz w:val="24"/>
          <w:szCs w:val="24"/>
          <w:shd w:val="clear" w:color="auto" w:fill="F0F0F0"/>
          <w14:ligatures w14:val="none"/>
        </w:rPr>
        <w:t>只操作</w:t>
      </w:r>
      <w:proofErr w:type="gramEnd"/>
      <w:r w:rsidRPr="005E7B64">
        <w:rPr>
          <w:rFonts w:ascii="Source Code Pro" w:eastAsia="宋体" w:hAnsi="Source Code Pro" w:cs="宋体"/>
          <w:color w:val="000000"/>
          <w:kern w:val="0"/>
          <w:sz w:val="24"/>
          <w:szCs w:val="24"/>
          <w:shd w:val="clear" w:color="auto" w:fill="F0F0F0"/>
          <w14:ligatures w14:val="none"/>
        </w:rPr>
        <w:t>一支股票</w:t>
      </w:r>
    </w:p>
    <w:p w14:paraId="6C8C23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2739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2739.0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98.9</w:t>
      </w:r>
      <w:r w:rsidRPr="005E7B64">
        <w:rPr>
          <w:rFonts w:ascii="Source Code Pro" w:eastAsia="宋体" w:hAnsi="Source Code Pro" w:cs="宋体"/>
          <w:color w:val="000000"/>
          <w:kern w:val="0"/>
          <w:sz w:val="24"/>
          <w:szCs w:val="24"/>
          <w:shd w:val="clear" w:color="auto" w:fill="F0F0F0"/>
          <w14:ligatures w14:val="none"/>
        </w:rPr>
        <w:t xml:space="preserve">      set_universe([</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w:t>
      </w:r>
    </w:p>
    <w:p w14:paraId="574A7E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FE3109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Total time: </w:t>
      </w:r>
      <w:r w:rsidRPr="005E7B64">
        <w:rPr>
          <w:rFonts w:ascii="Source Code Pro" w:eastAsia="宋体" w:hAnsi="Source Code Pro" w:cs="宋体"/>
          <w:color w:val="008800"/>
          <w:kern w:val="0"/>
          <w:sz w:val="24"/>
          <w:szCs w:val="24"/>
          <w:shd w:val="clear" w:color="auto" w:fill="F0F0F0"/>
          <w14:ligatures w14:val="none"/>
        </w:rPr>
        <w:t>0.426325</w:t>
      </w:r>
      <w:r w:rsidRPr="005E7B64">
        <w:rPr>
          <w:rFonts w:ascii="Source Code Pro" w:eastAsia="宋体" w:hAnsi="Source Code Pro" w:cs="宋体"/>
          <w:color w:val="000000"/>
          <w:kern w:val="0"/>
          <w:sz w:val="24"/>
          <w:szCs w:val="24"/>
          <w:shd w:val="clear" w:color="auto" w:fill="F0F0F0"/>
          <w14:ligatures w14:val="none"/>
        </w:rPr>
        <w:t xml:space="preserve"> s</w:t>
      </w:r>
    </w:p>
    <w:p w14:paraId="250178B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File: user_code.py</w:t>
      </w:r>
    </w:p>
    <w:p w14:paraId="448177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Function: handle_data at line </w:t>
      </w:r>
      <w:r w:rsidRPr="005E7B64">
        <w:rPr>
          <w:rFonts w:ascii="Source Code Pro" w:eastAsia="宋体" w:hAnsi="Source Code Pro" w:cs="宋体"/>
          <w:color w:val="008800"/>
          <w:kern w:val="0"/>
          <w:sz w:val="24"/>
          <w:szCs w:val="24"/>
          <w:shd w:val="clear" w:color="auto" w:fill="F0F0F0"/>
          <w14:ligatures w14:val="none"/>
        </w:rPr>
        <w:t>12</w:t>
      </w:r>
    </w:p>
    <w:p w14:paraId="35BFF9E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0E2A2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Line #      Hits         </w:t>
      </w:r>
      <w:proofErr w:type="gramStart"/>
      <w:r w:rsidRPr="005E7B64">
        <w:rPr>
          <w:rFonts w:ascii="Source Code Pro" w:eastAsia="宋体" w:hAnsi="Source Code Pro" w:cs="宋体"/>
          <w:color w:val="000000"/>
          <w:kern w:val="0"/>
          <w:sz w:val="24"/>
          <w:szCs w:val="24"/>
          <w:shd w:val="clear" w:color="auto" w:fill="F0F0F0"/>
          <w14:ligatures w14:val="none"/>
        </w:rPr>
        <w:t>Time  Per</w:t>
      </w:r>
      <w:proofErr w:type="gramEnd"/>
      <w:r w:rsidRPr="005E7B64">
        <w:rPr>
          <w:rFonts w:ascii="Source Code Pro" w:eastAsia="宋体" w:hAnsi="Source Code Pro" w:cs="宋体"/>
          <w:color w:val="000000"/>
          <w:kern w:val="0"/>
          <w:sz w:val="24"/>
          <w:szCs w:val="24"/>
          <w:shd w:val="clear" w:color="auto" w:fill="F0F0F0"/>
          <w14:ligatures w14:val="none"/>
        </w:rPr>
        <w:t xml:space="preserve"> Hit   % Time  Line Contents</w:t>
      </w:r>
    </w:p>
    <w:p w14:paraId="317E20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w:t>
      </w:r>
    </w:p>
    <w:p w14:paraId="4EAF57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w:t>
      </w:r>
      <w:r w:rsidRPr="005E7B64">
        <w:rPr>
          <w:rFonts w:ascii="Source Code Pro" w:eastAsia="宋体" w:hAnsi="Source Code Pro" w:cs="宋体"/>
          <w:color w:val="000000"/>
          <w:kern w:val="0"/>
          <w:sz w:val="24"/>
          <w:szCs w:val="24"/>
          <w:shd w:val="clear" w:color="auto" w:fill="F0F0F0"/>
          <w14:ligatures w14:val="none"/>
        </w:rPr>
        <w:t xml:space="preserve">                                           def handle_</w:t>
      </w:r>
      <w:proofErr w:type="gramStart"/>
      <w:r w:rsidRPr="005E7B64">
        <w:rPr>
          <w:rFonts w:ascii="Source Code Pro" w:eastAsia="宋体" w:hAnsi="Source Code Pro" w:cs="宋体"/>
          <w:color w:val="000000"/>
          <w:kern w:val="0"/>
          <w:sz w:val="24"/>
          <w:szCs w:val="24"/>
          <w:shd w:val="clear" w:color="auto" w:fill="F0F0F0"/>
          <w14:ligatures w14:val="none"/>
        </w:rPr>
        <w:t>data(</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37C2A2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008800"/>
          <w:kern w:val="0"/>
          <w:sz w:val="24"/>
          <w:szCs w:val="24"/>
          <w:shd w:val="clear" w:color="auto" w:fill="F0F0F0"/>
          <w14:ligatures w14:val="none"/>
        </w:rPr>
        <w:t>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398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xml:space="preserve">      security =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p>
    <w:p w14:paraId="40D719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取得过去五天的平均价格</w:t>
      </w:r>
    </w:p>
    <w:p w14:paraId="16E859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168565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1381.7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39.5</w:t>
      </w:r>
      <w:r w:rsidRPr="005E7B64">
        <w:rPr>
          <w:rFonts w:ascii="Source Code Pro" w:eastAsia="宋体" w:hAnsi="Source Code Pro" w:cs="宋体"/>
          <w:color w:val="000000"/>
          <w:kern w:val="0"/>
          <w:sz w:val="24"/>
          <w:szCs w:val="24"/>
          <w:shd w:val="clear" w:color="auto" w:fill="F0F0F0"/>
          <w14:ligatures w14:val="none"/>
        </w:rPr>
        <w:t xml:space="preserve">      average_price = data[security</w:t>
      </w:r>
      <w:proofErr w:type="gramStart"/>
      <w:r w:rsidRPr="005E7B64">
        <w:rPr>
          <w:rFonts w:ascii="Source Code Pro" w:eastAsia="宋体" w:hAnsi="Source Code Pro" w:cs="宋体"/>
          <w:color w:val="000000"/>
          <w:kern w:val="0"/>
          <w:sz w:val="24"/>
          <w:szCs w:val="24"/>
          <w:shd w:val="clear" w:color="auto" w:fill="F0F0F0"/>
          <w14:ligatures w14:val="none"/>
        </w:rPr>
        <w:t>].mavg</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w:t>
      </w:r>
    </w:p>
    <w:p w14:paraId="6ABB2D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16</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取得上一时间点价格</w:t>
      </w:r>
    </w:p>
    <w:p w14:paraId="29DF63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17</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493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xml:space="preserve">      current_price = data[security</w:t>
      </w:r>
      <w:proofErr w:type="gramStart"/>
      <w:r w:rsidRPr="005E7B64">
        <w:rPr>
          <w:rFonts w:ascii="Source Code Pro" w:eastAsia="宋体" w:hAnsi="Source Code Pro" w:cs="宋体"/>
          <w:color w:val="000000"/>
          <w:kern w:val="0"/>
          <w:sz w:val="24"/>
          <w:szCs w:val="24"/>
          <w:shd w:val="clear" w:color="auto" w:fill="F0F0F0"/>
          <w14:ligatures w14:val="none"/>
        </w:rPr>
        <w:t>].price</w:t>
      </w:r>
      <w:proofErr w:type="gramEnd"/>
    </w:p>
    <w:p w14:paraId="79FCE2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18</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取得当前的现金</w:t>
      </w:r>
    </w:p>
    <w:p w14:paraId="759CC7C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240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w:t>
      </w:r>
    </w:p>
    <w:p w14:paraId="1AA9A6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w:t>
      </w:r>
    </w:p>
    <w:p w14:paraId="7963F67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21</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如果上一时间点价格高出五天平均价</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则全仓买入</w:t>
      </w:r>
    </w:p>
    <w:p w14:paraId="0AF3789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396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current_price &gt; </w:t>
      </w:r>
      <w:r w:rsidRPr="005E7B64">
        <w:rPr>
          <w:rFonts w:ascii="Source Code Pro" w:eastAsia="宋体" w:hAnsi="Source Code Pro" w:cs="宋体"/>
          <w:color w:val="008800"/>
          <w:kern w:val="0"/>
          <w:sz w:val="24"/>
          <w:szCs w:val="24"/>
          <w:shd w:val="clear" w:color="auto" w:fill="F0F0F0"/>
          <w14:ligatures w14:val="none"/>
        </w:rPr>
        <w:t>1.01</w:t>
      </w:r>
      <w:r w:rsidRPr="005E7B64">
        <w:rPr>
          <w:rFonts w:ascii="Source Code Pro" w:eastAsia="宋体" w:hAnsi="Source Code Pro" w:cs="宋体"/>
          <w:color w:val="000000"/>
          <w:kern w:val="0"/>
          <w:sz w:val="24"/>
          <w:szCs w:val="24"/>
          <w:shd w:val="clear" w:color="auto" w:fill="F0F0F0"/>
          <w14:ligatures w14:val="none"/>
        </w:rPr>
        <w:t>*average_price:</w:t>
      </w:r>
    </w:p>
    <w:p w14:paraId="396623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23</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计算可以买多少只股票</w:t>
      </w:r>
    </w:p>
    <w:p w14:paraId="1E776A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xml:space="preserve">          number_of_shares = </w:t>
      </w:r>
      <w:r w:rsidRPr="005E7B64">
        <w:rPr>
          <w:rFonts w:ascii="Source Code Pro" w:eastAsia="宋体" w:hAnsi="Source Code Pro" w:cs="宋体"/>
          <w:b/>
          <w:bCs/>
          <w:color w:val="000000"/>
          <w:kern w:val="0"/>
          <w:sz w:val="24"/>
          <w:szCs w:val="24"/>
          <w:shd w:val="clear" w:color="auto" w:fill="F0F0F0"/>
          <w14:ligatures w14:val="none"/>
        </w:rPr>
        <w:t>int</w:t>
      </w:r>
      <w:r w:rsidRPr="005E7B64">
        <w:rPr>
          <w:rFonts w:ascii="Source Code Pro" w:eastAsia="宋体" w:hAnsi="Source Code Pro" w:cs="宋体"/>
          <w:color w:val="000000"/>
          <w:kern w:val="0"/>
          <w:sz w:val="24"/>
          <w:szCs w:val="24"/>
          <w:shd w:val="clear" w:color="auto" w:fill="F0F0F0"/>
          <w14:ligatures w14:val="none"/>
        </w:rPr>
        <w:t>(cash/current_price)</w:t>
      </w:r>
    </w:p>
    <w:p w14:paraId="664AF3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25</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购买量大于</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时，下单</w:t>
      </w:r>
    </w:p>
    <w:p w14:paraId="6474174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number_of_shares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54AF00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买入股票</w:t>
      </w:r>
    </w:p>
    <w:p w14:paraId="58A592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83190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2773.0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19.5</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order(</w:t>
      </w:r>
      <w:proofErr w:type="gramEnd"/>
      <w:r w:rsidRPr="005E7B64">
        <w:rPr>
          <w:rFonts w:ascii="Source Code Pro" w:eastAsia="宋体" w:hAnsi="Source Code Pro" w:cs="宋体"/>
          <w:color w:val="000000"/>
          <w:kern w:val="0"/>
          <w:sz w:val="24"/>
          <w:szCs w:val="24"/>
          <w:shd w:val="clear" w:color="auto" w:fill="F0F0F0"/>
          <w14:ligatures w14:val="none"/>
        </w:rPr>
        <w:t>security, +number_of_shares)</w:t>
      </w:r>
    </w:p>
    <w:p w14:paraId="62F09E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29</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记录这次买入</w:t>
      </w:r>
    </w:p>
    <w:p w14:paraId="440AA6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16202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540.1</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3.8</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67A160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31</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如果上一时间点价格低于五天平均价</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0000"/>
          <w:kern w:val="0"/>
          <w:sz w:val="24"/>
          <w:szCs w:val="24"/>
          <w:shd w:val="clear" w:color="auto" w:fill="F0F0F0"/>
          <w14:ligatures w14:val="none"/>
        </w:rPr>
        <w:t>则空仓卖出</w:t>
      </w:r>
    </w:p>
    <w:p w14:paraId="34F741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92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1119</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0.3</w:t>
      </w:r>
      <w:r w:rsidRPr="005E7B64">
        <w:rPr>
          <w:rFonts w:ascii="Source Code Pro" w:eastAsia="宋体" w:hAnsi="Source Code Pro" w:cs="宋体"/>
          <w:color w:val="000000"/>
          <w:kern w:val="0"/>
          <w:sz w:val="24"/>
          <w:szCs w:val="24"/>
          <w:shd w:val="clear" w:color="auto" w:fill="F0F0F0"/>
          <w14:ligatures w14:val="none"/>
        </w:rPr>
        <w:t xml:space="preserve">      elif current_price &lt; average_price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.positions[security].amount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CAB314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33</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卖出所有股票</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使这只股票的最终持有量为</w:t>
      </w:r>
      <w:r w:rsidRPr="005E7B64">
        <w:rPr>
          <w:rFonts w:ascii="Source Code Pro" w:eastAsia="宋体" w:hAnsi="Source Code Pro" w:cs="宋体"/>
          <w:color w:val="008800"/>
          <w:kern w:val="0"/>
          <w:sz w:val="24"/>
          <w:szCs w:val="24"/>
          <w:shd w:val="clear" w:color="auto" w:fill="F0F0F0"/>
          <w14:ligatures w14:val="none"/>
        </w:rPr>
        <w:t>0</w:t>
      </w:r>
    </w:p>
    <w:p w14:paraId="1E8D09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86702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6669.4</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20.3</w:t>
      </w: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3AF04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008800"/>
          <w:kern w:val="0"/>
          <w:sz w:val="24"/>
          <w:szCs w:val="24"/>
          <w:shd w:val="clear" w:color="auto" w:fill="F0F0F0"/>
          <w14:ligatures w14:val="none"/>
        </w:rPr>
        <w:t>35</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记录这次卖出</w:t>
      </w:r>
    </w:p>
    <w:p w14:paraId="0C5D7E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36</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13</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8210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631.5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1.9</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79D62B8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37</w:t>
      </w:r>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0000"/>
          <w:kern w:val="0"/>
          <w:sz w:val="24"/>
          <w:szCs w:val="24"/>
          <w:shd w:val="clear" w:color="auto" w:fill="F0F0F0"/>
          <w14:ligatures w14:val="none"/>
        </w:rPr>
        <w:t>画出上一时间点价格</w:t>
      </w:r>
    </w:p>
    <w:p w14:paraId="284FD41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38</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122</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60630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497.0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008800"/>
          <w:kern w:val="0"/>
          <w:sz w:val="24"/>
          <w:szCs w:val="24"/>
          <w:shd w:val="clear" w:color="auto" w:fill="F0F0F0"/>
          <w14:ligatures w14:val="none"/>
        </w:rPr>
        <w:t>14.2</w:t>
      </w:r>
      <w:r w:rsidRPr="005E7B64">
        <w:rPr>
          <w:rFonts w:ascii="Source Code Pro" w:eastAsia="宋体" w:hAnsi="Source Code Pro" w:cs="宋体"/>
          <w:color w:val="000000"/>
          <w:kern w:val="0"/>
          <w:sz w:val="24"/>
          <w:szCs w:val="24"/>
          <w:shd w:val="clear" w:color="auto" w:fill="F0F0F0"/>
          <w14:ligatures w14:val="none"/>
        </w:rPr>
        <w:t xml:space="preserve">      record(stock_price=data[security</w:t>
      </w:r>
      <w:proofErr w:type="gramStart"/>
      <w:r w:rsidRPr="005E7B64">
        <w:rPr>
          <w:rFonts w:ascii="Source Code Pro" w:eastAsia="宋体" w:hAnsi="Source Code Pro" w:cs="宋体"/>
          <w:color w:val="000000"/>
          <w:kern w:val="0"/>
          <w:sz w:val="24"/>
          <w:szCs w:val="24"/>
          <w:shd w:val="clear" w:color="auto" w:fill="F0F0F0"/>
          <w14:ligatures w14:val="none"/>
        </w:rPr>
        <w:t>].price</w:t>
      </w:r>
      <w:proofErr w:type="gramEnd"/>
      <w:r w:rsidRPr="005E7B64">
        <w:rPr>
          <w:rFonts w:ascii="Source Code Pro" w:eastAsia="宋体" w:hAnsi="Source Code Pro" w:cs="宋体"/>
          <w:color w:val="000000"/>
          <w:kern w:val="0"/>
          <w:sz w:val="24"/>
          <w:szCs w:val="24"/>
          <w:shd w:val="clear" w:color="auto" w:fill="F0F0F0"/>
          <w14:ligatures w14:val="none"/>
        </w:rPr>
        <w:t>)</w:t>
      </w:r>
    </w:p>
    <w:p w14:paraId="19879913"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策略组合操作</w:t>
      </w:r>
    </w:p>
    <w:p w14:paraId="02081BEA"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0C23815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set_subportfolios 初始化策略子账户 subportfolios</w:t>
      </w:r>
    </w:p>
    <w:p w14:paraId="49262D0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SubPortfolio 子账户信息</w:t>
      </w:r>
    </w:p>
    <w:p w14:paraId="5899E2A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transfer_cash 账户间转移资金</w:t>
      </w:r>
    </w:p>
    <w:p w14:paraId="229A483D"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 xml:space="preserve">Tick </w:t>
      </w:r>
      <w:r w:rsidRPr="005E7B64">
        <w:rPr>
          <w:rFonts w:ascii="Segoe UI" w:eastAsia="宋体" w:hAnsi="Segoe UI" w:cs="Segoe UI"/>
          <w:color w:val="333333"/>
          <w:kern w:val="0"/>
          <w:sz w:val="41"/>
          <w:szCs w:val="41"/>
          <w14:ligatures w14:val="none"/>
        </w:rPr>
        <w:t>级策略专用函数</w:t>
      </w:r>
    </w:p>
    <w:p w14:paraId="13D21EE2"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Tick</w:t>
      </w:r>
      <w:proofErr w:type="gramStart"/>
      <w:r w:rsidRPr="005E7B64">
        <w:rPr>
          <w:rFonts w:ascii="Segoe UI" w:eastAsia="宋体" w:hAnsi="Segoe UI" w:cs="Segoe UI"/>
          <w:b/>
          <w:bCs/>
          <w:color w:val="333333"/>
          <w:kern w:val="0"/>
          <w:sz w:val="24"/>
          <w:szCs w:val="24"/>
          <w14:ligatures w14:val="none"/>
        </w:rPr>
        <w:t>级回测</w:t>
      </w:r>
      <w:proofErr w:type="gramEnd"/>
      <w:r w:rsidRPr="005E7B64">
        <w:rPr>
          <w:rFonts w:ascii="Segoe UI" w:eastAsia="宋体" w:hAnsi="Segoe UI" w:cs="Segoe UI"/>
          <w:b/>
          <w:bCs/>
          <w:color w:val="333333"/>
          <w:kern w:val="0"/>
          <w:sz w:val="24"/>
          <w:szCs w:val="24"/>
          <w14:ligatures w14:val="none"/>
        </w:rPr>
        <w:t>模拟需要权限才可以开通：</w:t>
      </w:r>
      <w:hyperlink r:id="rId208" w:history="1">
        <w:r w:rsidRPr="005E7B64">
          <w:rPr>
            <w:rFonts w:ascii="Segoe UI" w:eastAsia="宋体" w:hAnsi="Segoe UI" w:cs="Segoe UI"/>
            <w:b/>
            <w:bCs/>
            <w:color w:val="0E90D2"/>
            <w:kern w:val="0"/>
            <w:sz w:val="24"/>
            <w:szCs w:val="24"/>
            <w:u w:val="single"/>
            <w14:ligatures w14:val="none"/>
          </w:rPr>
          <w:t>立即加入会员获取</w:t>
        </w:r>
        <w:r w:rsidRPr="005E7B64">
          <w:rPr>
            <w:rFonts w:ascii="Segoe UI" w:eastAsia="宋体" w:hAnsi="Segoe UI" w:cs="Segoe UI"/>
            <w:b/>
            <w:bCs/>
            <w:color w:val="0E90D2"/>
            <w:kern w:val="0"/>
            <w:sz w:val="24"/>
            <w:szCs w:val="24"/>
            <w:u w:val="single"/>
            <w14:ligatures w14:val="none"/>
          </w:rPr>
          <w:t>tick</w:t>
        </w:r>
        <w:r w:rsidRPr="005E7B64">
          <w:rPr>
            <w:rFonts w:ascii="Segoe UI" w:eastAsia="宋体" w:hAnsi="Segoe UI" w:cs="Segoe UI"/>
            <w:b/>
            <w:bCs/>
            <w:color w:val="0E90D2"/>
            <w:kern w:val="0"/>
            <w:sz w:val="24"/>
            <w:szCs w:val="24"/>
            <w:u w:val="single"/>
            <w14:ligatures w14:val="none"/>
          </w:rPr>
          <w:t>权限</w:t>
        </w:r>
      </w:hyperlink>
      <w:r w:rsidRPr="005E7B64">
        <w:rPr>
          <w:rFonts w:ascii="Segoe UI" w:eastAsia="宋体" w:hAnsi="Segoe UI" w:cs="Segoe UI"/>
          <w:b/>
          <w:bCs/>
          <w:color w:val="333333"/>
          <w:kern w:val="0"/>
          <w:sz w:val="24"/>
          <w:szCs w:val="24"/>
          <w14:ligatures w14:val="none"/>
        </w:rPr>
        <w:t>或者</w:t>
      </w:r>
      <w:hyperlink r:id="rId209" w:history="1">
        <w:r w:rsidRPr="005E7B64">
          <w:rPr>
            <w:rFonts w:ascii="Segoe UI" w:eastAsia="宋体" w:hAnsi="Segoe UI" w:cs="Segoe UI"/>
            <w:b/>
            <w:bCs/>
            <w:color w:val="0E90D2"/>
            <w:kern w:val="0"/>
            <w:sz w:val="24"/>
            <w:szCs w:val="24"/>
            <w:u w:val="single"/>
            <w14:ligatures w14:val="none"/>
          </w:rPr>
          <w:t>使用积分兑换</w:t>
        </w:r>
        <w:r w:rsidRPr="005E7B64">
          <w:rPr>
            <w:rFonts w:ascii="Segoe UI" w:eastAsia="宋体" w:hAnsi="Segoe UI" w:cs="Segoe UI"/>
            <w:b/>
            <w:bCs/>
            <w:color w:val="0E90D2"/>
            <w:kern w:val="0"/>
            <w:sz w:val="24"/>
            <w:szCs w:val="24"/>
            <w:u w:val="single"/>
            <w14:ligatures w14:val="none"/>
          </w:rPr>
          <w:t>tick</w:t>
        </w:r>
        <w:r w:rsidRPr="005E7B64">
          <w:rPr>
            <w:rFonts w:ascii="Segoe UI" w:eastAsia="宋体" w:hAnsi="Segoe UI" w:cs="Segoe UI"/>
            <w:b/>
            <w:bCs/>
            <w:color w:val="0E90D2"/>
            <w:kern w:val="0"/>
            <w:sz w:val="24"/>
            <w:szCs w:val="24"/>
            <w:u w:val="single"/>
            <w14:ligatures w14:val="none"/>
          </w:rPr>
          <w:t>权限</w:t>
        </w:r>
      </w:hyperlink>
    </w:p>
    <w:p w14:paraId="7EF78BF4"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注意</w:t>
      </w:r>
      <w:r w:rsidRPr="005E7B64">
        <w:rPr>
          <w:rFonts w:ascii="Segoe UI" w:eastAsia="宋体" w:hAnsi="Segoe UI" w:cs="Segoe UI"/>
          <w:b/>
          <w:bCs/>
          <w:color w:val="333333"/>
          <w:kern w:val="0"/>
          <w:sz w:val="24"/>
          <w:szCs w:val="24"/>
          <w14:ligatures w14:val="none"/>
        </w:rPr>
        <w:t>Tick</w:t>
      </w:r>
      <w:proofErr w:type="gramStart"/>
      <w:r w:rsidRPr="005E7B64">
        <w:rPr>
          <w:rFonts w:ascii="Segoe UI" w:eastAsia="宋体" w:hAnsi="Segoe UI" w:cs="Segoe UI"/>
          <w:b/>
          <w:bCs/>
          <w:color w:val="333333"/>
          <w:kern w:val="0"/>
          <w:sz w:val="24"/>
          <w:szCs w:val="24"/>
          <w14:ligatures w14:val="none"/>
        </w:rPr>
        <w:t>级回测必须</w:t>
      </w:r>
      <w:proofErr w:type="gramEnd"/>
      <w:r w:rsidRPr="005E7B64">
        <w:rPr>
          <w:rFonts w:ascii="Segoe UI" w:eastAsia="宋体" w:hAnsi="Segoe UI" w:cs="Segoe UI"/>
          <w:b/>
          <w:bCs/>
          <w:color w:val="333333"/>
          <w:kern w:val="0"/>
          <w:sz w:val="24"/>
          <w:szCs w:val="24"/>
          <w14:ligatures w14:val="none"/>
        </w:rPr>
        <w:t>使用真实价格模式，设置方式详见</w:t>
      </w:r>
      <w:hyperlink r:id="rId210" w:anchor="use_real_price" w:history="1">
        <w:r w:rsidRPr="005E7B64">
          <w:rPr>
            <w:rFonts w:ascii="Segoe UI" w:eastAsia="宋体" w:hAnsi="Segoe UI" w:cs="Segoe UI"/>
            <w:b/>
            <w:bCs/>
            <w:color w:val="0E90D2"/>
            <w:kern w:val="0"/>
            <w:sz w:val="24"/>
            <w:szCs w:val="24"/>
            <w:u w:val="single"/>
            <w14:ligatures w14:val="none"/>
          </w:rPr>
          <w:t>设置真实价格模式</w:t>
        </w:r>
      </w:hyperlink>
    </w:p>
    <w:p w14:paraId="79C11742" w14:textId="77777777" w:rsidR="005E7B64" w:rsidRPr="005E7B64" w:rsidRDefault="005E7B64" w:rsidP="005E7B64">
      <w:pPr>
        <w:widowControl/>
        <w:numPr>
          <w:ilvl w:val="0"/>
          <w:numId w:val="18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股票部分：支持</w:t>
      </w:r>
      <w:r w:rsidRPr="005E7B64">
        <w:rPr>
          <w:rFonts w:ascii="Segoe UI" w:eastAsia="宋体" w:hAnsi="Segoe UI" w:cs="Segoe UI"/>
          <w:color w:val="333333"/>
          <w:kern w:val="0"/>
          <w:sz w:val="24"/>
          <w:szCs w:val="24"/>
          <w14:ligatures w14:val="none"/>
        </w:rPr>
        <w:t xml:space="preserve"> 2017-01-01 </w:t>
      </w:r>
      <w:r w:rsidRPr="005E7B64">
        <w:rPr>
          <w:rFonts w:ascii="Segoe UI" w:eastAsia="宋体" w:hAnsi="Segoe UI" w:cs="Segoe UI"/>
          <w:color w:val="333333"/>
          <w:kern w:val="0"/>
          <w:sz w:val="24"/>
          <w:szCs w:val="24"/>
          <w14:ligatures w14:val="none"/>
        </w:rPr>
        <w:t>至今的</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数据，提供</w:t>
      </w:r>
      <w:proofErr w:type="gramStart"/>
      <w:r w:rsidRPr="005E7B64">
        <w:rPr>
          <w:rFonts w:ascii="Segoe UI" w:eastAsia="宋体" w:hAnsi="Segoe UI" w:cs="Segoe UI"/>
          <w:color w:val="333333"/>
          <w:kern w:val="0"/>
          <w:sz w:val="24"/>
          <w:szCs w:val="24"/>
          <w14:ligatures w14:val="none"/>
        </w:rPr>
        <w:t>买五卖五</w:t>
      </w:r>
      <w:proofErr w:type="gramEnd"/>
      <w:r w:rsidRPr="005E7B64">
        <w:rPr>
          <w:rFonts w:ascii="Segoe UI" w:eastAsia="宋体" w:hAnsi="Segoe UI" w:cs="Segoe UI"/>
          <w:color w:val="333333"/>
          <w:kern w:val="0"/>
          <w:sz w:val="24"/>
          <w:szCs w:val="24"/>
          <w14:ligatures w14:val="none"/>
        </w:rPr>
        <w:t>数据，每</w:t>
      </w:r>
      <w:r w:rsidRPr="005E7B64">
        <w:rPr>
          <w:rFonts w:ascii="Segoe UI" w:eastAsia="宋体" w:hAnsi="Segoe UI" w:cs="Segoe UI"/>
          <w:color w:val="333333"/>
          <w:kern w:val="0"/>
          <w:sz w:val="24"/>
          <w:szCs w:val="24"/>
          <w14:ligatures w14:val="none"/>
        </w:rPr>
        <w:t>3</w:t>
      </w:r>
      <w:r w:rsidRPr="005E7B64">
        <w:rPr>
          <w:rFonts w:ascii="Segoe UI" w:eastAsia="宋体" w:hAnsi="Segoe UI" w:cs="Segoe UI"/>
          <w:color w:val="333333"/>
          <w:kern w:val="0"/>
          <w:sz w:val="24"/>
          <w:szCs w:val="24"/>
          <w14:ligatures w14:val="none"/>
        </w:rPr>
        <w:t>秒一次快照</w:t>
      </w:r>
    </w:p>
    <w:p w14:paraId="7FA6367C" w14:textId="77777777" w:rsidR="005E7B64" w:rsidRPr="005E7B64" w:rsidRDefault="005E7B64" w:rsidP="005E7B64">
      <w:pPr>
        <w:widowControl/>
        <w:numPr>
          <w:ilvl w:val="0"/>
          <w:numId w:val="18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期货部分：支持</w:t>
      </w:r>
      <w:r w:rsidRPr="005E7B64">
        <w:rPr>
          <w:rFonts w:ascii="Segoe UI" w:eastAsia="宋体" w:hAnsi="Segoe UI" w:cs="Segoe UI"/>
          <w:color w:val="333333"/>
          <w:kern w:val="0"/>
          <w:sz w:val="24"/>
          <w:szCs w:val="24"/>
          <w14:ligatures w14:val="none"/>
        </w:rPr>
        <w:t xml:space="preserve"> 2010-01-01 </w:t>
      </w:r>
      <w:r w:rsidRPr="005E7B64">
        <w:rPr>
          <w:rFonts w:ascii="Segoe UI" w:eastAsia="宋体" w:hAnsi="Segoe UI" w:cs="Segoe UI"/>
          <w:color w:val="333333"/>
          <w:kern w:val="0"/>
          <w:sz w:val="24"/>
          <w:szCs w:val="24"/>
          <w14:ligatures w14:val="none"/>
        </w:rPr>
        <w:t>至今的</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数据，提供买一卖</w:t>
      </w:r>
      <w:proofErr w:type="gramStart"/>
      <w:r w:rsidRPr="005E7B64">
        <w:rPr>
          <w:rFonts w:ascii="Segoe UI" w:eastAsia="宋体" w:hAnsi="Segoe UI" w:cs="Segoe UI"/>
          <w:color w:val="333333"/>
          <w:kern w:val="0"/>
          <w:sz w:val="24"/>
          <w:szCs w:val="24"/>
          <w14:ligatures w14:val="none"/>
        </w:rPr>
        <w:t>一</w:t>
      </w:r>
      <w:proofErr w:type="gramEnd"/>
      <w:r w:rsidRPr="005E7B64">
        <w:rPr>
          <w:rFonts w:ascii="Segoe UI" w:eastAsia="宋体" w:hAnsi="Segoe UI" w:cs="Segoe UI"/>
          <w:color w:val="333333"/>
          <w:kern w:val="0"/>
          <w:sz w:val="24"/>
          <w:szCs w:val="24"/>
          <w14:ligatures w14:val="none"/>
        </w:rPr>
        <w:t>数据，每</w:t>
      </w:r>
      <w:r w:rsidRPr="005E7B64">
        <w:rPr>
          <w:rFonts w:ascii="Segoe UI" w:eastAsia="宋体" w:hAnsi="Segoe UI" w:cs="Segoe UI"/>
          <w:color w:val="333333"/>
          <w:kern w:val="0"/>
          <w:sz w:val="24"/>
          <w:szCs w:val="24"/>
          <w14:ligatures w14:val="none"/>
        </w:rPr>
        <w:t>0.5</w:t>
      </w:r>
      <w:r w:rsidRPr="005E7B64">
        <w:rPr>
          <w:rFonts w:ascii="Segoe UI" w:eastAsia="宋体" w:hAnsi="Segoe UI" w:cs="Segoe UI"/>
          <w:color w:val="333333"/>
          <w:kern w:val="0"/>
          <w:sz w:val="24"/>
          <w:szCs w:val="24"/>
          <w14:ligatures w14:val="none"/>
        </w:rPr>
        <w:t>秒一次快照</w:t>
      </w:r>
    </w:p>
    <w:p w14:paraId="26852876" w14:textId="77777777" w:rsidR="005E7B64" w:rsidRPr="005E7B64" w:rsidRDefault="005E7B64" w:rsidP="005E7B64">
      <w:pPr>
        <w:widowControl/>
        <w:numPr>
          <w:ilvl w:val="0"/>
          <w:numId w:val="18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场内基金：支持</w:t>
      </w:r>
      <w:r w:rsidRPr="005E7B64">
        <w:rPr>
          <w:rFonts w:ascii="Segoe UI" w:eastAsia="宋体" w:hAnsi="Segoe UI" w:cs="Segoe UI"/>
          <w:color w:val="333333"/>
          <w:kern w:val="0"/>
          <w:sz w:val="24"/>
          <w:szCs w:val="24"/>
          <w14:ligatures w14:val="none"/>
        </w:rPr>
        <w:t xml:space="preserve"> 2019-01-01 </w:t>
      </w:r>
      <w:r w:rsidRPr="005E7B64">
        <w:rPr>
          <w:rFonts w:ascii="Segoe UI" w:eastAsia="宋体" w:hAnsi="Segoe UI" w:cs="Segoe UI"/>
          <w:color w:val="333333"/>
          <w:kern w:val="0"/>
          <w:sz w:val="24"/>
          <w:szCs w:val="24"/>
          <w14:ligatures w14:val="none"/>
        </w:rPr>
        <w:t>至今的</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数据，提供</w:t>
      </w:r>
      <w:proofErr w:type="gramStart"/>
      <w:r w:rsidRPr="005E7B64">
        <w:rPr>
          <w:rFonts w:ascii="Segoe UI" w:eastAsia="宋体" w:hAnsi="Segoe UI" w:cs="Segoe UI"/>
          <w:color w:val="333333"/>
          <w:kern w:val="0"/>
          <w:sz w:val="24"/>
          <w:szCs w:val="24"/>
          <w14:ligatures w14:val="none"/>
        </w:rPr>
        <w:t>买五卖五盘</w:t>
      </w:r>
      <w:proofErr w:type="gramEnd"/>
      <w:r w:rsidRPr="005E7B64">
        <w:rPr>
          <w:rFonts w:ascii="Segoe UI" w:eastAsia="宋体" w:hAnsi="Segoe UI" w:cs="Segoe UI"/>
          <w:color w:val="333333"/>
          <w:kern w:val="0"/>
          <w:sz w:val="24"/>
          <w:szCs w:val="24"/>
          <w14:ligatures w14:val="none"/>
        </w:rPr>
        <w:t>口数据，每</w:t>
      </w:r>
      <w:r w:rsidRPr="005E7B64">
        <w:rPr>
          <w:rFonts w:ascii="Segoe UI" w:eastAsia="宋体" w:hAnsi="Segoe UI" w:cs="Segoe UI"/>
          <w:color w:val="333333"/>
          <w:kern w:val="0"/>
          <w:sz w:val="24"/>
          <w:szCs w:val="24"/>
          <w14:ligatures w14:val="none"/>
        </w:rPr>
        <w:t>3</w:t>
      </w:r>
      <w:r w:rsidRPr="005E7B64">
        <w:rPr>
          <w:rFonts w:ascii="Segoe UI" w:eastAsia="宋体" w:hAnsi="Segoe UI" w:cs="Segoe UI"/>
          <w:color w:val="333333"/>
          <w:kern w:val="0"/>
          <w:sz w:val="24"/>
          <w:szCs w:val="24"/>
          <w14:ligatures w14:val="none"/>
        </w:rPr>
        <w:t>秒一次快照</w:t>
      </w:r>
    </w:p>
    <w:p w14:paraId="5D6E029E" w14:textId="77777777" w:rsidR="005E7B64" w:rsidRPr="005E7B64" w:rsidRDefault="005E7B64" w:rsidP="005E7B64">
      <w:pPr>
        <w:widowControl/>
        <w:numPr>
          <w:ilvl w:val="0"/>
          <w:numId w:val="183"/>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指数：支持</w:t>
      </w:r>
      <w:r w:rsidRPr="005E7B64">
        <w:rPr>
          <w:rFonts w:ascii="Segoe UI" w:eastAsia="宋体" w:hAnsi="Segoe UI" w:cs="Segoe UI"/>
          <w:color w:val="333333"/>
          <w:kern w:val="0"/>
          <w:sz w:val="24"/>
          <w:szCs w:val="24"/>
          <w14:ligatures w14:val="none"/>
        </w:rPr>
        <w:t xml:space="preserve"> 2017-01-01 </w:t>
      </w:r>
      <w:r w:rsidRPr="005E7B64">
        <w:rPr>
          <w:rFonts w:ascii="Segoe UI" w:eastAsia="宋体" w:hAnsi="Segoe UI" w:cs="Segoe UI"/>
          <w:color w:val="333333"/>
          <w:kern w:val="0"/>
          <w:sz w:val="24"/>
          <w:szCs w:val="24"/>
          <w14:ligatures w14:val="none"/>
        </w:rPr>
        <w:t>至今的</w:t>
      </w:r>
      <w:r w:rsidRPr="005E7B64">
        <w:rPr>
          <w:rFonts w:ascii="Segoe UI" w:eastAsia="宋体" w:hAnsi="Segoe UI" w:cs="Segoe UI"/>
          <w:color w:val="333333"/>
          <w:kern w:val="0"/>
          <w:sz w:val="24"/>
          <w:szCs w:val="24"/>
          <w14:ligatures w14:val="none"/>
        </w:rPr>
        <w:t>tick</w:t>
      </w:r>
      <w:r w:rsidRPr="005E7B64">
        <w:rPr>
          <w:rFonts w:ascii="Segoe UI" w:eastAsia="宋体" w:hAnsi="Segoe UI" w:cs="Segoe UI"/>
          <w:color w:val="333333"/>
          <w:kern w:val="0"/>
          <w:sz w:val="24"/>
          <w:szCs w:val="24"/>
          <w14:ligatures w14:val="none"/>
        </w:rPr>
        <w:t>数据，每</w:t>
      </w:r>
      <w:r w:rsidRPr="005E7B64">
        <w:rPr>
          <w:rFonts w:ascii="Segoe UI" w:eastAsia="宋体" w:hAnsi="Segoe UI" w:cs="Segoe UI"/>
          <w:color w:val="333333"/>
          <w:kern w:val="0"/>
          <w:sz w:val="24"/>
          <w:szCs w:val="24"/>
          <w14:ligatures w14:val="none"/>
        </w:rPr>
        <w:t>3</w:t>
      </w:r>
      <w:r w:rsidRPr="005E7B64">
        <w:rPr>
          <w:rFonts w:ascii="Segoe UI" w:eastAsia="宋体" w:hAnsi="Segoe UI" w:cs="Segoe UI"/>
          <w:color w:val="333333"/>
          <w:kern w:val="0"/>
          <w:sz w:val="24"/>
          <w:szCs w:val="24"/>
          <w14:ligatures w14:val="none"/>
        </w:rPr>
        <w:t>秒一次快照</w:t>
      </w:r>
    </w:p>
    <w:p w14:paraId="606759BD"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Tick</w:t>
      </w:r>
      <w:r w:rsidRPr="005E7B64">
        <w:rPr>
          <w:rFonts w:ascii="Segoe UI" w:eastAsia="宋体" w:hAnsi="Segoe UI" w:cs="Segoe UI"/>
          <w:b/>
          <w:bCs/>
          <w:color w:val="333333"/>
          <w:kern w:val="0"/>
          <w:sz w:val="30"/>
          <w:szCs w:val="30"/>
          <w14:ligatures w14:val="none"/>
        </w:rPr>
        <w:t>级专用</w:t>
      </w:r>
      <w:r w:rsidRPr="005E7B64">
        <w:rPr>
          <w:rFonts w:ascii="Segoe UI" w:eastAsia="宋体" w:hAnsi="Segoe UI" w:cs="Segoe UI"/>
          <w:b/>
          <w:bCs/>
          <w:color w:val="333333"/>
          <w:kern w:val="0"/>
          <w:sz w:val="30"/>
          <w:szCs w:val="30"/>
          <w14:ligatures w14:val="none"/>
        </w:rPr>
        <w:t>API</w:t>
      </w:r>
    </w:p>
    <w:p w14:paraId="77EA888A"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7B85110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handle_tick 策略运行</w:t>
      </w:r>
    </w:p>
    <w:p w14:paraId="3AEA9C19"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lastRenderedPageBreak/>
        <w:t>subscribe 订阅标的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 xml:space="preserve"> tick 事件</w:t>
      </w:r>
    </w:p>
    <w:p w14:paraId="5573363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unsubscribe 取消订阅标的</w:t>
      </w:r>
      <w:proofErr w:type="gramStart"/>
      <w:r w:rsidRPr="005E7B64">
        <w:rPr>
          <w:rFonts w:ascii="宋体" w:eastAsia="宋体" w:hAnsi="宋体" w:cs="宋体"/>
          <w:kern w:val="0"/>
          <w:sz w:val="24"/>
          <w:szCs w:val="24"/>
          <w14:ligatures w14:val="none"/>
        </w:rPr>
        <w:t>的</w:t>
      </w:r>
      <w:proofErr w:type="gramEnd"/>
      <w:r w:rsidRPr="005E7B64">
        <w:rPr>
          <w:rFonts w:ascii="宋体" w:eastAsia="宋体" w:hAnsi="宋体" w:cs="宋体"/>
          <w:kern w:val="0"/>
          <w:sz w:val="24"/>
          <w:szCs w:val="24"/>
          <w14:ligatures w14:val="none"/>
        </w:rPr>
        <w:t xml:space="preserve"> tick 事件</w:t>
      </w:r>
    </w:p>
    <w:p w14:paraId="3FF47CC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unsubscribe_all 取消订阅所有 tick 事件</w:t>
      </w:r>
    </w:p>
    <w:p w14:paraId="2162D39A"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Tick</w:t>
      </w:r>
      <w:r w:rsidRPr="005E7B64">
        <w:rPr>
          <w:rFonts w:ascii="Segoe UI" w:eastAsia="宋体" w:hAnsi="Segoe UI" w:cs="Segoe UI"/>
          <w:b/>
          <w:bCs/>
          <w:color w:val="333333"/>
          <w:kern w:val="0"/>
          <w:sz w:val="30"/>
          <w:szCs w:val="30"/>
          <w14:ligatures w14:val="none"/>
        </w:rPr>
        <w:t>级示例策略</w:t>
      </w:r>
    </w:p>
    <w:p w14:paraId="675C8C77" w14:textId="77777777" w:rsidR="005E7B64" w:rsidRPr="005E7B64" w:rsidRDefault="005E7B64" w:rsidP="005E7B64">
      <w:pPr>
        <w:widowControl/>
        <w:shd w:val="clear" w:color="auto" w:fill="FFFFFF"/>
        <w:spacing w:before="360" w:after="360"/>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示例</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w:t>
      </w:r>
    </w:p>
    <w:p w14:paraId="6485A3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回测时间段</w:t>
      </w:r>
      <w:r w:rsidRPr="005E7B64">
        <w:rPr>
          <w:rFonts w:ascii="Source Code Pro" w:eastAsia="宋体" w:hAnsi="Source Code Pro" w:cs="宋体"/>
          <w:color w:val="888888"/>
          <w:kern w:val="0"/>
          <w:sz w:val="24"/>
          <w:szCs w:val="24"/>
          <w:shd w:val="clear" w:color="auto" w:fill="F0F0F0"/>
          <w14:ligatures w14:val="none"/>
        </w:rPr>
        <w:t>2019-06-03</w:t>
      </w:r>
      <w:r w:rsidRPr="005E7B64">
        <w:rPr>
          <w:rFonts w:ascii="Source Code Pro" w:eastAsia="宋体" w:hAnsi="Source Code Pro" w:cs="宋体"/>
          <w:color w:val="888888"/>
          <w:kern w:val="0"/>
          <w:sz w:val="24"/>
          <w:szCs w:val="24"/>
          <w:shd w:val="clear" w:color="auto" w:fill="F0F0F0"/>
          <w14:ligatures w14:val="none"/>
        </w:rPr>
        <w:t>到</w:t>
      </w:r>
      <w:r w:rsidRPr="005E7B64">
        <w:rPr>
          <w:rFonts w:ascii="Source Code Pro" w:eastAsia="宋体" w:hAnsi="Source Code Pro" w:cs="宋体"/>
          <w:color w:val="888888"/>
          <w:kern w:val="0"/>
          <w:sz w:val="24"/>
          <w:szCs w:val="24"/>
          <w:shd w:val="clear" w:color="auto" w:fill="F0F0F0"/>
          <w14:ligatures w14:val="none"/>
        </w:rPr>
        <w:t>2019-06-04</w:t>
      </w:r>
      <w:r w:rsidRPr="005E7B64">
        <w:rPr>
          <w:rFonts w:ascii="Source Code Pro" w:eastAsia="宋体" w:hAnsi="Source Code Pro" w:cs="宋体"/>
          <w:color w:val="888888"/>
          <w:kern w:val="0"/>
          <w:sz w:val="24"/>
          <w:szCs w:val="24"/>
          <w:shd w:val="clear" w:color="auto" w:fill="F0F0F0"/>
          <w14:ligatures w14:val="none"/>
        </w:rPr>
        <w:t>，运行频率设置为</w:t>
      </w:r>
      <w:r w:rsidRPr="005E7B64">
        <w:rPr>
          <w:rFonts w:ascii="Source Code Pro" w:eastAsia="宋体" w:hAnsi="Source Code Pro" w:cs="宋体"/>
          <w:color w:val="888888"/>
          <w:kern w:val="0"/>
          <w:sz w:val="24"/>
          <w:szCs w:val="24"/>
          <w:shd w:val="clear" w:color="auto" w:fill="F0F0F0"/>
          <w14:ligatures w14:val="none"/>
        </w:rPr>
        <w:t>tick</w:t>
      </w:r>
    </w:p>
    <w:p w14:paraId="75CCD9D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w:t>
      </w:r>
    </w:p>
    <w:p w14:paraId="4ECD65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38A943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获取起始资金</w:t>
      </w:r>
    </w:p>
    <w:p w14:paraId="509F2C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init_cash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.starting_cash</w:t>
      </w:r>
    </w:p>
    <w:p w14:paraId="0574F8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交易品种为期货</w:t>
      </w:r>
    </w:p>
    <w:p w14:paraId="7372BEA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subportfolios(</w:t>
      </w:r>
      <w:proofErr w:type="gramEnd"/>
      <w:r w:rsidRPr="005E7B64">
        <w:rPr>
          <w:rFonts w:ascii="Source Code Pro" w:eastAsia="宋体" w:hAnsi="Source Code Pro" w:cs="宋体"/>
          <w:color w:val="000000"/>
          <w:kern w:val="0"/>
          <w:sz w:val="24"/>
          <w:szCs w:val="24"/>
          <w:shd w:val="clear" w:color="auto" w:fill="F0F0F0"/>
          <w14:ligatures w14:val="none"/>
        </w:rPr>
        <w:t>[SubPortfolioConfig(cash=init_cash, 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w:t>
      </w:r>
    </w:p>
    <w:p w14:paraId="140822A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定义一个全局变量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保存要操作的期货</w:t>
      </w:r>
    </w:p>
    <w:p w14:paraId="1725ED0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g.code</w:t>
      </w:r>
      <w:proofErr w:type="gramEnd"/>
      <w:r w:rsidRPr="005E7B64">
        <w:rPr>
          <w:rFonts w:ascii="Source Code Pro" w:eastAsia="宋体" w:hAnsi="Source Code Pro" w:cs="宋体"/>
          <w:color w:val="000000"/>
          <w:kern w:val="0"/>
          <w:sz w:val="24"/>
          <w:szCs w:val="24"/>
          <w:shd w:val="clear" w:color="auto" w:fill="F0F0F0"/>
          <w14:ligatures w14:val="none"/>
        </w:rPr>
        <w:t xml:space="preserve">1 = </w:t>
      </w:r>
      <w:r w:rsidRPr="005E7B64">
        <w:rPr>
          <w:rFonts w:ascii="Source Code Pro" w:eastAsia="宋体" w:hAnsi="Source Code Pro" w:cs="宋体"/>
          <w:color w:val="880000"/>
          <w:kern w:val="0"/>
          <w:sz w:val="24"/>
          <w:szCs w:val="24"/>
          <w:shd w:val="clear" w:color="auto" w:fill="F0F0F0"/>
          <w14:ligatures w14:val="none"/>
        </w:rPr>
        <w:t>'RB1909.XSGE'</w:t>
      </w:r>
    </w:p>
    <w:p w14:paraId="250324A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4A0C4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08:30</w:t>
      </w:r>
      <w:r w:rsidRPr="005E7B64">
        <w:rPr>
          <w:rFonts w:ascii="Source Code Pro" w:eastAsia="宋体" w:hAnsi="Source Code Pro" w:cs="宋体"/>
          <w:color w:val="888888"/>
          <w:kern w:val="0"/>
          <w:sz w:val="24"/>
          <w:szCs w:val="24"/>
          <w:shd w:val="clear" w:color="auto" w:fill="F0F0F0"/>
          <w14:ligatures w14:val="none"/>
        </w:rPr>
        <w:t>运行自定义开盘前运行函数</w:t>
      </w:r>
    </w:p>
    <w:p w14:paraId="268BFE7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before_market_open, time=</w:t>
      </w:r>
      <w:r w:rsidRPr="005E7B64">
        <w:rPr>
          <w:rFonts w:ascii="Source Code Pro" w:eastAsia="宋体" w:hAnsi="Source Code Pro" w:cs="宋体"/>
          <w:color w:val="880000"/>
          <w:kern w:val="0"/>
          <w:sz w:val="24"/>
          <w:szCs w:val="24"/>
          <w:shd w:val="clear" w:color="auto" w:fill="F0F0F0"/>
          <w14:ligatures w14:val="none"/>
        </w:rPr>
        <w:t>'08:30'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'RB9999.XSGE'</w:t>
      </w:r>
      <w:r w:rsidRPr="005E7B64">
        <w:rPr>
          <w:rFonts w:ascii="Source Code Pro" w:eastAsia="宋体" w:hAnsi="Source Code Pro" w:cs="宋体"/>
          <w:color w:val="000000"/>
          <w:kern w:val="0"/>
          <w:sz w:val="24"/>
          <w:szCs w:val="24"/>
          <w:shd w:val="clear" w:color="auto" w:fill="F0F0F0"/>
          <w14:ligatures w14:val="none"/>
        </w:rPr>
        <w:t>)</w:t>
      </w:r>
    </w:p>
    <w:p w14:paraId="63AE7D4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15:30</w:t>
      </w:r>
      <w:r w:rsidRPr="005E7B64">
        <w:rPr>
          <w:rFonts w:ascii="Source Code Pro" w:eastAsia="宋体" w:hAnsi="Source Code Pro" w:cs="宋体"/>
          <w:color w:val="888888"/>
          <w:kern w:val="0"/>
          <w:sz w:val="24"/>
          <w:szCs w:val="24"/>
          <w:shd w:val="clear" w:color="auto" w:fill="F0F0F0"/>
          <w14:ligatures w14:val="none"/>
        </w:rPr>
        <w:t>运行自定义收盘后运行函数</w:t>
      </w:r>
    </w:p>
    <w:p w14:paraId="38095A1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after_market_open, time=</w:t>
      </w:r>
      <w:r w:rsidRPr="005E7B64">
        <w:rPr>
          <w:rFonts w:ascii="Source Code Pro" w:eastAsia="宋体" w:hAnsi="Source Code Pro" w:cs="宋体"/>
          <w:color w:val="880000"/>
          <w:kern w:val="0"/>
          <w:sz w:val="24"/>
          <w:szCs w:val="24"/>
          <w:shd w:val="clear" w:color="auto" w:fill="F0F0F0"/>
          <w14:ligatures w14:val="none"/>
        </w:rPr>
        <w:t>'15:30'</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'RB9999.XSGE'</w:t>
      </w:r>
      <w:r w:rsidRPr="005E7B64">
        <w:rPr>
          <w:rFonts w:ascii="Source Code Pro" w:eastAsia="宋体" w:hAnsi="Source Code Pro" w:cs="宋体"/>
          <w:color w:val="000000"/>
          <w:kern w:val="0"/>
          <w:sz w:val="24"/>
          <w:szCs w:val="24"/>
          <w:shd w:val="clear" w:color="auto" w:fill="F0F0F0"/>
          <w14:ligatures w14:val="none"/>
        </w:rPr>
        <w:t>)</w:t>
      </w:r>
    </w:p>
    <w:p w14:paraId="59D23F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1D0A5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开盘前运行函数</w:t>
      </w:r>
    </w:p>
    <w:p w14:paraId="6C6D15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before_market_open</w:t>
      </w:r>
      <w:r w:rsidRPr="005E7B64">
        <w:rPr>
          <w:rFonts w:ascii="Source Code Pro" w:eastAsia="宋体" w:hAnsi="Source Code Pro" w:cs="宋体"/>
          <w:color w:val="000000"/>
          <w:kern w:val="0"/>
          <w:sz w:val="24"/>
          <w:szCs w:val="24"/>
          <w:shd w:val="clear" w:color="auto" w:fill="F0F0F0"/>
          <w14:ligatures w14:val="none"/>
        </w:rPr>
        <w:t>(context):</w:t>
      </w:r>
    </w:p>
    <w:p w14:paraId="2FD432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订阅要操作的期货</w:t>
      </w:r>
    </w:p>
    <w:p w14:paraId="7AA80F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subscribe(</w:t>
      </w:r>
      <w:proofErr w:type="gramEnd"/>
      <w:r w:rsidRPr="005E7B64">
        <w:rPr>
          <w:rFonts w:ascii="Source Code Pro" w:eastAsia="宋体" w:hAnsi="Source Code Pro" w:cs="宋体"/>
          <w:color w:val="000000"/>
          <w:kern w:val="0"/>
          <w:sz w:val="24"/>
          <w:szCs w:val="24"/>
          <w:shd w:val="clear" w:color="auto" w:fill="F0F0F0"/>
          <w14:ligatures w14:val="none"/>
        </w:rPr>
        <w:t xml:space="preserve">g.code1, </w:t>
      </w:r>
      <w:r w:rsidRPr="005E7B64">
        <w:rPr>
          <w:rFonts w:ascii="Source Code Pro" w:eastAsia="宋体" w:hAnsi="Source Code Pro" w:cs="宋体"/>
          <w:color w:val="880000"/>
          <w:kern w:val="0"/>
          <w:sz w:val="24"/>
          <w:szCs w:val="24"/>
          <w:shd w:val="clear" w:color="auto" w:fill="F0F0F0"/>
          <w14:ligatures w14:val="none"/>
        </w:rPr>
        <w:t>'tick'</w:t>
      </w:r>
      <w:r w:rsidRPr="005E7B64">
        <w:rPr>
          <w:rFonts w:ascii="Source Code Pro" w:eastAsia="宋体" w:hAnsi="Source Code Pro" w:cs="宋体"/>
          <w:color w:val="000000"/>
          <w:kern w:val="0"/>
          <w:sz w:val="24"/>
          <w:szCs w:val="24"/>
          <w:shd w:val="clear" w:color="auto" w:fill="F0F0F0"/>
          <w14:ligatures w14:val="none"/>
        </w:rPr>
        <w:t>)</w:t>
      </w:r>
    </w:p>
    <w:p w14:paraId="1C7125D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BC5BB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有</w:t>
      </w:r>
      <w:r w:rsidRPr="005E7B64">
        <w:rPr>
          <w:rFonts w:ascii="Source Code Pro" w:eastAsia="宋体" w:hAnsi="Source Code Pro" w:cs="宋体"/>
          <w:color w:val="888888"/>
          <w:kern w:val="0"/>
          <w:sz w:val="24"/>
          <w:szCs w:val="24"/>
          <w:shd w:val="clear" w:color="auto" w:fill="F0F0F0"/>
          <w14:ligatures w14:val="none"/>
        </w:rPr>
        <w:t>tick</w:t>
      </w:r>
      <w:r w:rsidRPr="005E7B64">
        <w:rPr>
          <w:rFonts w:ascii="Source Code Pro" w:eastAsia="宋体" w:hAnsi="Source Code Pro" w:cs="宋体"/>
          <w:color w:val="888888"/>
          <w:kern w:val="0"/>
          <w:sz w:val="24"/>
          <w:szCs w:val="24"/>
          <w:shd w:val="clear" w:color="auto" w:fill="F0F0F0"/>
          <w14:ligatures w14:val="none"/>
        </w:rPr>
        <w:t>事件时运行函数</w:t>
      </w:r>
    </w:p>
    <w:p w14:paraId="2BAEEE5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tick</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tick):</w:t>
      </w:r>
    </w:p>
    <w:p w14:paraId="70FA14A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获取最新的</w:t>
      </w:r>
      <w:r w:rsidRPr="005E7B64">
        <w:rPr>
          <w:rFonts w:ascii="Source Code Pro" w:eastAsia="宋体" w:hAnsi="Source Code Pro" w:cs="宋体"/>
          <w:color w:val="888888"/>
          <w:kern w:val="0"/>
          <w:sz w:val="24"/>
          <w:szCs w:val="24"/>
          <w:shd w:val="clear" w:color="auto" w:fill="F0F0F0"/>
          <w14:ligatures w14:val="none"/>
        </w:rPr>
        <w:t xml:space="preserve"> tick </w:t>
      </w:r>
      <w:r w:rsidRPr="005E7B64">
        <w:rPr>
          <w:rFonts w:ascii="Source Code Pro" w:eastAsia="宋体" w:hAnsi="Source Code Pro" w:cs="宋体"/>
          <w:color w:val="888888"/>
          <w:kern w:val="0"/>
          <w:sz w:val="24"/>
          <w:szCs w:val="24"/>
          <w:shd w:val="clear" w:color="auto" w:fill="F0F0F0"/>
          <w14:ligatures w14:val="none"/>
        </w:rPr>
        <w:t>数据</w:t>
      </w:r>
    </w:p>
    <w:p w14:paraId="44F772C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tick_data = get_current_tick(</w:t>
      </w:r>
      <w:proofErr w:type="gramStart"/>
      <w:r w:rsidRPr="005E7B64">
        <w:rPr>
          <w:rFonts w:ascii="Source Code Pro" w:eastAsia="宋体" w:hAnsi="Source Code Pro" w:cs="宋体"/>
          <w:color w:val="000000"/>
          <w:kern w:val="0"/>
          <w:sz w:val="24"/>
          <w:szCs w:val="24"/>
          <w:shd w:val="clear" w:color="auto" w:fill="F0F0F0"/>
          <w14:ligatures w14:val="none"/>
        </w:rPr>
        <w:t>g.code</w:t>
      </w:r>
      <w:proofErr w:type="gramEnd"/>
      <w:r w:rsidRPr="005E7B64">
        <w:rPr>
          <w:rFonts w:ascii="Source Code Pro" w:eastAsia="宋体" w:hAnsi="Source Code Pro" w:cs="宋体"/>
          <w:color w:val="000000"/>
          <w:kern w:val="0"/>
          <w:sz w:val="24"/>
          <w:szCs w:val="24"/>
          <w:shd w:val="clear" w:color="auto" w:fill="F0F0F0"/>
          <w14:ligatures w14:val="none"/>
        </w:rPr>
        <w:t>1)</w:t>
      </w:r>
    </w:p>
    <w:p w14:paraId="63FC39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print(tick_data)</w:t>
      </w:r>
    </w:p>
    <w:p w14:paraId="5E4070B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92FE60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收盘后运行函数</w:t>
      </w:r>
    </w:p>
    <w:p w14:paraId="6D988F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after_market_close</w:t>
      </w:r>
      <w:r w:rsidRPr="005E7B64">
        <w:rPr>
          <w:rFonts w:ascii="Source Code Pro" w:eastAsia="宋体" w:hAnsi="Source Code Pro" w:cs="宋体"/>
          <w:color w:val="000000"/>
          <w:kern w:val="0"/>
          <w:sz w:val="24"/>
          <w:szCs w:val="24"/>
          <w:shd w:val="clear" w:color="auto" w:fill="F0F0F0"/>
          <w14:ligatures w14:val="none"/>
        </w:rPr>
        <w:t>(context):</w:t>
      </w:r>
    </w:p>
    <w:p w14:paraId="10C356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取消今天订阅的标的</w:t>
      </w:r>
    </w:p>
    <w:p w14:paraId="30DD9A6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unsubscribe_</w:t>
      </w:r>
      <w:proofErr w:type="gramStart"/>
      <w:r w:rsidRPr="005E7B64">
        <w:rPr>
          <w:rFonts w:ascii="Source Code Pro" w:eastAsia="宋体" w:hAnsi="Source Code Pro" w:cs="宋体"/>
          <w:color w:val="000000"/>
          <w:kern w:val="0"/>
          <w:sz w:val="24"/>
          <w:szCs w:val="24"/>
          <w:shd w:val="clear" w:color="auto" w:fill="F0F0F0"/>
          <w14:ligatures w14:val="none"/>
        </w:rPr>
        <w:t>all(</w:t>
      </w:r>
      <w:proofErr w:type="gramEnd"/>
      <w:r w:rsidRPr="005E7B64">
        <w:rPr>
          <w:rFonts w:ascii="Source Code Pro" w:eastAsia="宋体" w:hAnsi="Source Code Pro" w:cs="宋体"/>
          <w:color w:val="000000"/>
          <w:kern w:val="0"/>
          <w:sz w:val="24"/>
          <w:szCs w:val="24"/>
          <w:shd w:val="clear" w:color="auto" w:fill="F0F0F0"/>
          <w14:ligatures w14:val="none"/>
        </w:rPr>
        <w:t>)</w:t>
      </w:r>
    </w:p>
    <w:p w14:paraId="407A0A95" w14:textId="77777777" w:rsidR="005E7B64" w:rsidRPr="005E7B64" w:rsidRDefault="005E7B64" w:rsidP="005E7B64">
      <w:pPr>
        <w:widowControl/>
        <w:shd w:val="clear" w:color="auto" w:fill="FFFFFF"/>
        <w:spacing w:before="360" w:after="360"/>
        <w:jc w:val="left"/>
        <w:outlineLvl w:val="4"/>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示例</w:t>
      </w:r>
      <w:r w:rsidRPr="005E7B64">
        <w:rPr>
          <w:rFonts w:ascii="Segoe UI" w:eastAsia="宋体" w:hAnsi="Segoe UI" w:cs="Segoe UI"/>
          <w:color w:val="333333"/>
          <w:kern w:val="0"/>
          <w:sz w:val="24"/>
          <w:szCs w:val="24"/>
          <w14:ligatures w14:val="none"/>
        </w:rPr>
        <w:t>2</w:t>
      </w:r>
      <w:r w:rsidRPr="005E7B64">
        <w:rPr>
          <w:rFonts w:ascii="Segoe UI" w:eastAsia="宋体" w:hAnsi="Segoe UI" w:cs="Segoe UI"/>
          <w:color w:val="333333"/>
          <w:kern w:val="0"/>
          <w:sz w:val="24"/>
          <w:szCs w:val="24"/>
          <w14:ligatures w14:val="none"/>
        </w:rPr>
        <w:t>：</w:t>
      </w:r>
    </w:p>
    <w:p w14:paraId="24F4DE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导入函数库</w:t>
      </w:r>
    </w:p>
    <w:p w14:paraId="6114552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6413D4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7DD13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274573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2E625D1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set_order_</w:t>
      </w:r>
      <w:proofErr w:type="gramStart"/>
      <w:r w:rsidRPr="005E7B64">
        <w:rPr>
          <w:rFonts w:ascii="Source Code Pro" w:eastAsia="宋体" w:hAnsi="Source Code Pro" w:cs="宋体"/>
          <w:color w:val="000000"/>
          <w:kern w:val="0"/>
          <w:sz w:val="24"/>
          <w:szCs w:val="24"/>
          <w:shd w:val="clear" w:color="auto" w:fill="F0F0F0"/>
          <w14:ligatures w14:val="none"/>
        </w:rPr>
        <w:t>cost(</w:t>
      </w:r>
      <w:proofErr w:type="gramEnd"/>
      <w:r w:rsidRPr="005E7B64">
        <w:rPr>
          <w:rFonts w:ascii="Source Code Pro" w:eastAsia="宋体" w:hAnsi="Source Code Pro" w:cs="宋体"/>
          <w:color w:val="000000"/>
          <w:kern w:val="0"/>
          <w:sz w:val="24"/>
          <w:szCs w:val="24"/>
          <w:shd w:val="clear" w:color="auto" w:fill="F0F0F0"/>
          <w14:ligatures w14:val="none"/>
        </w:rPr>
        <w:t>OrderCost(close_tax=</w:t>
      </w:r>
      <w:r w:rsidRPr="005E7B64">
        <w:rPr>
          <w:rFonts w:ascii="Source Code Pro" w:eastAsia="宋体" w:hAnsi="Source Code Pro" w:cs="宋体"/>
          <w:color w:val="008800"/>
          <w:kern w:val="0"/>
          <w:sz w:val="24"/>
          <w:szCs w:val="24"/>
          <w:shd w:val="clear" w:color="auto" w:fill="F0F0F0"/>
          <w14:ligatures w14:val="none"/>
        </w:rPr>
        <w:t>0.001</w:t>
      </w:r>
      <w:r w:rsidRPr="005E7B64">
        <w:rPr>
          <w:rFonts w:ascii="Source Code Pro" w:eastAsia="宋体" w:hAnsi="Source Code Pro" w:cs="宋体"/>
          <w:color w:val="000000"/>
          <w:kern w:val="0"/>
          <w:sz w:val="24"/>
          <w:szCs w:val="24"/>
          <w:shd w:val="clear" w:color="auto" w:fill="F0F0F0"/>
          <w14:ligatures w14:val="none"/>
        </w:rPr>
        <w:t>, open_commission=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close_commission=</w:t>
      </w:r>
      <w:r w:rsidRPr="005E7B64">
        <w:rPr>
          <w:rFonts w:ascii="Source Code Pro" w:eastAsia="宋体" w:hAnsi="Source Code Pro" w:cs="宋体"/>
          <w:color w:val="008800"/>
          <w:kern w:val="0"/>
          <w:sz w:val="24"/>
          <w:szCs w:val="24"/>
          <w:shd w:val="clear" w:color="auto" w:fill="F0F0F0"/>
          <w14:ligatures w14:val="none"/>
        </w:rPr>
        <w:t>0.0003</w:t>
      </w:r>
      <w:r w:rsidRPr="005E7B64">
        <w:rPr>
          <w:rFonts w:ascii="Source Code Pro" w:eastAsia="宋体" w:hAnsi="Source Code Pro" w:cs="宋体"/>
          <w:color w:val="000000"/>
          <w:kern w:val="0"/>
          <w:sz w:val="24"/>
          <w:szCs w:val="24"/>
          <w:shd w:val="clear" w:color="auto" w:fill="F0F0F0"/>
          <w14:ligatures w14:val="none"/>
        </w:rPr>
        <w:t>, min_commission=</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0E9976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052838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before_trading_start</w:t>
      </w:r>
      <w:r w:rsidRPr="005E7B64">
        <w:rPr>
          <w:rFonts w:ascii="Source Code Pro" w:eastAsia="宋体" w:hAnsi="Source Code Pro" w:cs="宋体"/>
          <w:color w:val="000000"/>
          <w:kern w:val="0"/>
          <w:sz w:val="24"/>
          <w:szCs w:val="24"/>
          <w:shd w:val="clear" w:color="auto" w:fill="F0F0F0"/>
          <w14:ligatures w14:val="none"/>
        </w:rPr>
        <w:t>(context):</w:t>
      </w:r>
    </w:p>
    <w:p w14:paraId="688C8B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subscribe(</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'tick'</w:t>
      </w:r>
      <w:r w:rsidRPr="005E7B64">
        <w:rPr>
          <w:rFonts w:ascii="Source Code Pro" w:eastAsia="宋体" w:hAnsi="Source Code Pro" w:cs="宋体"/>
          <w:color w:val="000000"/>
          <w:kern w:val="0"/>
          <w:sz w:val="24"/>
          <w:szCs w:val="24"/>
          <w:shd w:val="clear" w:color="auto" w:fill="F0F0F0"/>
          <w14:ligatures w14:val="none"/>
        </w:rPr>
        <w:t>)</w:t>
      </w:r>
    </w:p>
    <w:p w14:paraId="72CB46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B6BD6C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tick</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tick):</w:t>
      </w:r>
    </w:p>
    <w:p w14:paraId="731B2F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log.info(tick)</w:t>
      </w:r>
    </w:p>
    <w:p w14:paraId="74EA520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C58E9A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after_trading_end</w:t>
      </w:r>
      <w:r w:rsidRPr="005E7B64">
        <w:rPr>
          <w:rFonts w:ascii="Source Code Pro" w:eastAsia="宋体" w:hAnsi="Source Code Pro" w:cs="宋体"/>
          <w:color w:val="000000"/>
          <w:kern w:val="0"/>
          <w:sz w:val="24"/>
          <w:szCs w:val="24"/>
          <w:shd w:val="clear" w:color="auto" w:fill="F0F0F0"/>
          <w14:ligatures w14:val="none"/>
        </w:rPr>
        <w:t>(context):</w:t>
      </w:r>
    </w:p>
    <w:p w14:paraId="5A0948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unsubscribe_</w:t>
      </w:r>
      <w:proofErr w:type="gramStart"/>
      <w:r w:rsidRPr="005E7B64">
        <w:rPr>
          <w:rFonts w:ascii="Source Code Pro" w:eastAsia="宋体" w:hAnsi="Source Code Pro" w:cs="宋体"/>
          <w:color w:val="000000"/>
          <w:kern w:val="0"/>
          <w:sz w:val="24"/>
          <w:szCs w:val="24"/>
          <w:shd w:val="clear" w:color="auto" w:fill="F0F0F0"/>
          <w14:ligatures w14:val="none"/>
        </w:rPr>
        <w:t>all(</w:t>
      </w:r>
      <w:proofErr w:type="gramEnd"/>
      <w:r w:rsidRPr="005E7B64">
        <w:rPr>
          <w:rFonts w:ascii="Source Code Pro" w:eastAsia="宋体" w:hAnsi="Source Code Pro" w:cs="宋体"/>
          <w:color w:val="000000"/>
          <w:kern w:val="0"/>
          <w:sz w:val="24"/>
          <w:szCs w:val="24"/>
          <w:shd w:val="clear" w:color="auto" w:fill="F0F0F0"/>
          <w14:ligatures w14:val="none"/>
        </w:rPr>
        <w:t>)</w:t>
      </w:r>
    </w:p>
    <w:p w14:paraId="31284DA7"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融资融券专用函数</w:t>
      </w:r>
    </w:p>
    <w:p w14:paraId="7237CDAA"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初始化融资融券账户</w:t>
      </w:r>
    </w:p>
    <w:p w14:paraId="61D9F655"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初始化的</w:t>
      </w:r>
      <w:proofErr w:type="gramStart"/>
      <w:r w:rsidRPr="005E7B64">
        <w:rPr>
          <w:rFonts w:ascii="Segoe UI" w:eastAsia="宋体" w:hAnsi="Segoe UI" w:cs="Segoe UI"/>
          <w:color w:val="333333"/>
          <w:kern w:val="0"/>
          <w:sz w:val="24"/>
          <w:szCs w:val="24"/>
          <w14:ligatures w14:val="none"/>
        </w:rPr>
        <w:t>仓位</w:t>
      </w:r>
      <w:proofErr w:type="gramEnd"/>
      <w:r w:rsidRPr="005E7B64">
        <w:rPr>
          <w:rFonts w:ascii="Segoe UI" w:eastAsia="宋体" w:hAnsi="Segoe UI" w:cs="Segoe UI"/>
          <w:color w:val="333333"/>
          <w:kern w:val="0"/>
          <w:sz w:val="24"/>
          <w:szCs w:val="24"/>
          <w14:ligatures w14:val="none"/>
        </w:rPr>
        <w:t>是</w:t>
      </w:r>
      <w:r w:rsidRPr="005E7B64">
        <w:rPr>
          <w:rFonts w:ascii="Segoe UI" w:eastAsia="宋体" w:hAnsi="Segoe UI" w:cs="Segoe UI"/>
          <w:b/>
          <w:bCs/>
          <w:color w:val="333333"/>
          <w:kern w:val="0"/>
          <w:sz w:val="24"/>
          <w:szCs w:val="24"/>
          <w14:ligatures w14:val="none"/>
        </w:rPr>
        <w:t>不允许</w:t>
      </w:r>
      <w:r w:rsidRPr="005E7B64">
        <w:rPr>
          <w:rFonts w:ascii="Segoe UI" w:eastAsia="宋体" w:hAnsi="Segoe UI" w:cs="Segoe UI"/>
          <w:color w:val="333333"/>
          <w:kern w:val="0"/>
          <w:sz w:val="24"/>
          <w:szCs w:val="24"/>
          <w14:ligatures w14:val="none"/>
        </w:rPr>
        <w:t>直接进行融资融券操作的，因为初始默认</w:t>
      </w:r>
      <w:r w:rsidRPr="005E7B64">
        <w:rPr>
          <w:rFonts w:ascii="Segoe UI" w:eastAsia="宋体" w:hAnsi="Segoe UI" w:cs="Segoe UI"/>
          <w:color w:val="333333"/>
          <w:kern w:val="0"/>
          <w:sz w:val="24"/>
          <w:szCs w:val="24"/>
          <w14:ligatures w14:val="none"/>
        </w:rPr>
        <w:t xml:space="preserve"> subportfolios[0] </w:t>
      </w:r>
      <w:r w:rsidRPr="005E7B64">
        <w:rPr>
          <w:rFonts w:ascii="Segoe UI" w:eastAsia="宋体" w:hAnsi="Segoe UI" w:cs="Segoe UI"/>
          <w:color w:val="333333"/>
          <w:kern w:val="0"/>
          <w:sz w:val="24"/>
          <w:szCs w:val="24"/>
          <w14:ligatures w14:val="none"/>
        </w:rPr>
        <w:t>中</w:t>
      </w:r>
      <w:r w:rsidRPr="005E7B64">
        <w:rPr>
          <w:rFonts w:ascii="Segoe UI" w:eastAsia="宋体" w:hAnsi="Segoe UI" w:cs="Segoe UI"/>
          <w:color w:val="333333"/>
          <w:kern w:val="0"/>
          <w:sz w:val="24"/>
          <w:szCs w:val="24"/>
          <w14:ligatures w14:val="none"/>
        </w:rPr>
        <w:t xml:space="preserve"> SubPortfolioConfig </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 xml:space="preserve"> type = 'stock'</w:t>
      </w:r>
      <w:r w:rsidRPr="005E7B64">
        <w:rPr>
          <w:rFonts w:ascii="Segoe UI" w:eastAsia="宋体" w:hAnsi="Segoe UI" w:cs="Segoe UI"/>
          <w:color w:val="333333"/>
          <w:kern w:val="0"/>
          <w:sz w:val="24"/>
          <w:szCs w:val="24"/>
          <w14:ligatures w14:val="none"/>
        </w:rPr>
        <w:t>，只允许买卖股票与场内基金等。</w:t>
      </w:r>
    </w:p>
    <w:p w14:paraId="01CBF339"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因此要进行融资融券，您需要设定</w:t>
      </w:r>
      <w:r w:rsidRPr="005E7B64">
        <w:rPr>
          <w:rFonts w:ascii="Segoe UI" w:eastAsia="宋体" w:hAnsi="Segoe UI" w:cs="Segoe UI"/>
          <w:color w:val="333333"/>
          <w:kern w:val="0"/>
          <w:sz w:val="24"/>
          <w:szCs w:val="24"/>
          <w14:ligatures w14:val="none"/>
        </w:rPr>
        <w:t xml:space="preserve"> SubPortfolioConfig </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 xml:space="preserve"> type = 'stock_margin'</w:t>
      </w:r>
      <w:r w:rsidRPr="005E7B64">
        <w:rPr>
          <w:rFonts w:ascii="Segoe UI" w:eastAsia="宋体" w:hAnsi="Segoe UI" w:cs="Segoe UI"/>
          <w:color w:val="333333"/>
          <w:kern w:val="0"/>
          <w:sz w:val="24"/>
          <w:szCs w:val="24"/>
          <w14:ligatures w14:val="none"/>
        </w:rPr>
        <w:t>，具体方法如下：</w:t>
      </w:r>
    </w:p>
    <w:p w14:paraId="083E8B1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26B438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80A962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设置单个账户</w:t>
      </w:r>
    </w:p>
    <w:p w14:paraId="592E69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获取初始资金</w:t>
      </w:r>
    </w:p>
    <w:p w14:paraId="649E84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init_cash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.starting_cash </w:t>
      </w:r>
    </w:p>
    <w:p w14:paraId="304CA7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设定账户为融资融券账户，初始资金为</w:t>
      </w:r>
      <w:r w:rsidRPr="005E7B64">
        <w:rPr>
          <w:rFonts w:ascii="Source Code Pro" w:eastAsia="宋体" w:hAnsi="Source Code Pro" w:cs="宋体"/>
          <w:color w:val="888888"/>
          <w:kern w:val="0"/>
          <w:sz w:val="24"/>
          <w:szCs w:val="24"/>
          <w:shd w:val="clear" w:color="auto" w:fill="F0F0F0"/>
          <w14:ligatures w14:val="none"/>
        </w:rPr>
        <w:t xml:space="preserve"> init_cash </w:t>
      </w:r>
      <w:r w:rsidRPr="005E7B64">
        <w:rPr>
          <w:rFonts w:ascii="Source Code Pro" w:eastAsia="宋体" w:hAnsi="Source Code Pro" w:cs="宋体"/>
          <w:color w:val="888888"/>
          <w:kern w:val="0"/>
          <w:sz w:val="24"/>
          <w:szCs w:val="24"/>
          <w:shd w:val="clear" w:color="auto" w:fill="F0F0F0"/>
          <w14:ligatures w14:val="none"/>
        </w:rPr>
        <w:t>变量代表的数值（如不使用设置多账户，默认只有</w:t>
      </w:r>
      <w:r w:rsidRPr="005E7B64">
        <w:rPr>
          <w:rFonts w:ascii="Source Code Pro" w:eastAsia="宋体" w:hAnsi="Source Code Pro" w:cs="宋体"/>
          <w:color w:val="888888"/>
          <w:kern w:val="0"/>
          <w:sz w:val="24"/>
          <w:szCs w:val="24"/>
          <w:shd w:val="clear" w:color="auto" w:fill="F0F0F0"/>
          <w14:ligatures w14:val="none"/>
        </w:rPr>
        <w:t>subportfolios[0]</w:t>
      </w:r>
      <w:r w:rsidRPr="005E7B64">
        <w:rPr>
          <w:rFonts w:ascii="Source Code Pro" w:eastAsia="宋体" w:hAnsi="Source Code Pro" w:cs="宋体"/>
          <w:color w:val="888888"/>
          <w:kern w:val="0"/>
          <w:sz w:val="24"/>
          <w:szCs w:val="24"/>
          <w:shd w:val="clear" w:color="auto" w:fill="F0F0F0"/>
          <w14:ligatures w14:val="none"/>
        </w:rPr>
        <w:t>一个账户，</w:t>
      </w:r>
      <w:r w:rsidRPr="005E7B64">
        <w:rPr>
          <w:rFonts w:ascii="Source Code Pro" w:eastAsia="宋体" w:hAnsi="Source Code Pro" w:cs="宋体"/>
          <w:color w:val="888888"/>
          <w:kern w:val="0"/>
          <w:sz w:val="24"/>
          <w:szCs w:val="24"/>
          <w:shd w:val="clear" w:color="auto" w:fill="F0F0F0"/>
          <w14:ligatures w14:val="none"/>
        </w:rPr>
        <w:t xml:space="preserve">Portfolio </w:t>
      </w:r>
      <w:r w:rsidRPr="005E7B64">
        <w:rPr>
          <w:rFonts w:ascii="Source Code Pro" w:eastAsia="宋体" w:hAnsi="Source Code Pro" w:cs="宋体"/>
          <w:color w:val="888888"/>
          <w:kern w:val="0"/>
          <w:sz w:val="24"/>
          <w:szCs w:val="24"/>
          <w:shd w:val="clear" w:color="auto" w:fill="F0F0F0"/>
          <w14:ligatures w14:val="none"/>
        </w:rPr>
        <w:t>指向该账户。）</w:t>
      </w:r>
    </w:p>
    <w:p w14:paraId="07C8135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subportfolios(</w:t>
      </w:r>
      <w:proofErr w:type="gramEnd"/>
      <w:r w:rsidRPr="005E7B64">
        <w:rPr>
          <w:rFonts w:ascii="Source Code Pro" w:eastAsia="宋体" w:hAnsi="Source Code Pro" w:cs="宋体"/>
          <w:color w:val="000000"/>
          <w:kern w:val="0"/>
          <w:sz w:val="24"/>
          <w:szCs w:val="24"/>
          <w:shd w:val="clear" w:color="auto" w:fill="F0F0F0"/>
          <w14:ligatures w14:val="none"/>
        </w:rPr>
        <w:t>[SubPortfolioConfig(cash=init_cash, type=</w:t>
      </w:r>
      <w:r w:rsidRPr="005E7B64">
        <w:rPr>
          <w:rFonts w:ascii="Source Code Pro" w:eastAsia="宋体" w:hAnsi="Source Code Pro" w:cs="宋体"/>
          <w:color w:val="880000"/>
          <w:kern w:val="0"/>
          <w:sz w:val="24"/>
          <w:szCs w:val="24"/>
          <w:shd w:val="clear" w:color="auto" w:fill="F0F0F0"/>
          <w14:ligatures w14:val="none"/>
        </w:rPr>
        <w:t>'stock_margin'</w:t>
      </w:r>
      <w:r w:rsidRPr="005E7B64">
        <w:rPr>
          <w:rFonts w:ascii="Source Code Pro" w:eastAsia="宋体" w:hAnsi="Source Code Pro" w:cs="宋体"/>
          <w:color w:val="000000"/>
          <w:kern w:val="0"/>
          <w:sz w:val="24"/>
          <w:szCs w:val="24"/>
          <w:shd w:val="clear" w:color="auto" w:fill="F0F0F0"/>
          <w14:ligatures w14:val="none"/>
        </w:rPr>
        <w:t>)])</w:t>
      </w:r>
    </w:p>
    <w:p w14:paraId="219A1B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01797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 — — — — — — — — — — — — — — — — — — — — — — — — — — — — — —</w:t>
      </w:r>
    </w:p>
    <w:p w14:paraId="1414FFE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设置多个账户</w:t>
      </w:r>
    </w:p>
    <w:p w14:paraId="04AA15F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获取初始资金，并等分为三份</w:t>
      </w:r>
    </w:p>
    <w:p w14:paraId="0C195E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init_cash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.starting_cash/</w:t>
      </w:r>
      <w:r w:rsidRPr="005E7B64">
        <w:rPr>
          <w:rFonts w:ascii="Source Code Pro" w:eastAsia="宋体" w:hAnsi="Source Code Pro" w:cs="宋体"/>
          <w:color w:val="008800"/>
          <w:kern w:val="0"/>
          <w:sz w:val="24"/>
          <w:szCs w:val="24"/>
          <w:shd w:val="clear" w:color="auto" w:fill="F0F0F0"/>
          <w14:ligatures w14:val="none"/>
        </w:rPr>
        <w:t>3</w:t>
      </w:r>
    </w:p>
    <w:p w14:paraId="444850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w:t>
      </w:r>
      <w:r w:rsidRPr="005E7B64">
        <w:rPr>
          <w:rFonts w:ascii="Source Code Pro" w:eastAsia="宋体" w:hAnsi="Source Code Pro" w:cs="宋体"/>
          <w:color w:val="888888"/>
          <w:kern w:val="0"/>
          <w:sz w:val="24"/>
          <w:szCs w:val="24"/>
          <w:shd w:val="clear" w:color="auto" w:fill="F0F0F0"/>
          <w14:ligatures w14:val="none"/>
        </w:rPr>
        <w:t>subportfolios[0]</w:t>
      </w:r>
      <w:r w:rsidRPr="005E7B64">
        <w:rPr>
          <w:rFonts w:ascii="Source Code Pro" w:eastAsia="宋体" w:hAnsi="Source Code Pro" w:cs="宋体"/>
          <w:color w:val="888888"/>
          <w:kern w:val="0"/>
          <w:sz w:val="24"/>
          <w:szCs w:val="24"/>
          <w:shd w:val="clear" w:color="auto" w:fill="F0F0F0"/>
          <w14:ligatures w14:val="none"/>
        </w:rPr>
        <w:t>为</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股票和基金</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，初始资金为</w:t>
      </w:r>
      <w:r w:rsidRPr="005E7B64">
        <w:rPr>
          <w:rFonts w:ascii="Source Code Pro" w:eastAsia="宋体" w:hAnsi="Source Code Pro" w:cs="宋体"/>
          <w:color w:val="888888"/>
          <w:kern w:val="0"/>
          <w:sz w:val="24"/>
          <w:szCs w:val="24"/>
          <w:shd w:val="clear" w:color="auto" w:fill="F0F0F0"/>
          <w14:ligatures w14:val="none"/>
        </w:rPr>
        <w:t xml:space="preserve"> init_cash </w:t>
      </w:r>
      <w:r w:rsidRPr="005E7B64">
        <w:rPr>
          <w:rFonts w:ascii="Source Code Pro" w:eastAsia="宋体" w:hAnsi="Source Code Pro" w:cs="宋体"/>
          <w:color w:val="888888"/>
          <w:kern w:val="0"/>
          <w:sz w:val="24"/>
          <w:szCs w:val="24"/>
          <w:shd w:val="clear" w:color="auto" w:fill="F0F0F0"/>
          <w14:ligatures w14:val="none"/>
        </w:rPr>
        <w:t>变量代表的数值</w:t>
      </w:r>
    </w:p>
    <w:p w14:paraId="253944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w:t>
      </w:r>
      <w:r w:rsidRPr="005E7B64">
        <w:rPr>
          <w:rFonts w:ascii="Source Code Pro" w:eastAsia="宋体" w:hAnsi="Source Code Pro" w:cs="宋体"/>
          <w:color w:val="888888"/>
          <w:kern w:val="0"/>
          <w:sz w:val="24"/>
          <w:szCs w:val="24"/>
          <w:shd w:val="clear" w:color="auto" w:fill="F0F0F0"/>
          <w14:ligatures w14:val="none"/>
        </w:rPr>
        <w:t>subportfolios[1]</w:t>
      </w:r>
      <w:r w:rsidRPr="005E7B64">
        <w:rPr>
          <w:rFonts w:ascii="Source Code Pro" w:eastAsia="宋体" w:hAnsi="Source Code Pro" w:cs="宋体"/>
          <w:color w:val="888888"/>
          <w:kern w:val="0"/>
          <w:sz w:val="24"/>
          <w:szCs w:val="24"/>
          <w:shd w:val="clear" w:color="auto" w:fill="F0F0F0"/>
          <w14:ligatures w14:val="none"/>
        </w:rPr>
        <w:t>为</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金融期货</w:t>
      </w:r>
      <w:proofErr w:type="gramStart"/>
      <w:r w:rsidRPr="005E7B64">
        <w:rPr>
          <w:rFonts w:ascii="Source Code Pro" w:eastAsia="宋体" w:hAnsi="Source Code Pro" w:cs="宋体"/>
          <w:color w:val="888888"/>
          <w:kern w:val="0"/>
          <w:sz w:val="24"/>
          <w:szCs w:val="24"/>
          <w:shd w:val="clear" w:color="auto" w:fill="F0F0F0"/>
          <w14:ligatures w14:val="none"/>
        </w:rPr>
        <w:t>仓位</w:t>
      </w:r>
      <w:proofErr w:type="gramEnd"/>
      <w:r w:rsidRPr="005E7B64">
        <w:rPr>
          <w:rFonts w:ascii="Source Code Pro" w:eastAsia="宋体" w:hAnsi="Source Code Pro" w:cs="宋体"/>
          <w:color w:val="888888"/>
          <w:kern w:val="0"/>
          <w:sz w:val="24"/>
          <w:szCs w:val="24"/>
          <w:shd w:val="clear" w:color="auto" w:fill="F0F0F0"/>
          <w14:ligatures w14:val="none"/>
        </w:rPr>
        <w:t>，初始资金为</w:t>
      </w:r>
      <w:r w:rsidRPr="005E7B64">
        <w:rPr>
          <w:rFonts w:ascii="Source Code Pro" w:eastAsia="宋体" w:hAnsi="Source Code Pro" w:cs="宋体"/>
          <w:color w:val="888888"/>
          <w:kern w:val="0"/>
          <w:sz w:val="24"/>
          <w:szCs w:val="24"/>
          <w:shd w:val="clear" w:color="auto" w:fill="F0F0F0"/>
          <w14:ligatures w14:val="none"/>
        </w:rPr>
        <w:t xml:space="preserve"> init_cash </w:t>
      </w:r>
      <w:r w:rsidRPr="005E7B64">
        <w:rPr>
          <w:rFonts w:ascii="Source Code Pro" w:eastAsia="宋体" w:hAnsi="Source Code Pro" w:cs="宋体"/>
          <w:color w:val="888888"/>
          <w:kern w:val="0"/>
          <w:sz w:val="24"/>
          <w:szCs w:val="24"/>
          <w:shd w:val="clear" w:color="auto" w:fill="F0F0F0"/>
          <w14:ligatures w14:val="none"/>
        </w:rPr>
        <w:t>变量代表的数值</w:t>
      </w:r>
    </w:p>
    <w:p w14:paraId="21025D7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w:t>
      </w:r>
      <w:r w:rsidRPr="005E7B64">
        <w:rPr>
          <w:rFonts w:ascii="Source Code Pro" w:eastAsia="宋体" w:hAnsi="Source Code Pro" w:cs="宋体"/>
          <w:color w:val="888888"/>
          <w:kern w:val="0"/>
          <w:sz w:val="24"/>
          <w:szCs w:val="24"/>
          <w:shd w:val="clear" w:color="auto" w:fill="F0F0F0"/>
          <w14:ligatures w14:val="none"/>
        </w:rPr>
        <w:t>subportfolios[2]</w:t>
      </w:r>
      <w:r w:rsidRPr="005E7B64">
        <w:rPr>
          <w:rFonts w:ascii="Source Code Pro" w:eastAsia="宋体" w:hAnsi="Source Code Pro" w:cs="宋体"/>
          <w:color w:val="888888"/>
          <w:kern w:val="0"/>
          <w:sz w:val="24"/>
          <w:szCs w:val="24"/>
          <w:shd w:val="clear" w:color="auto" w:fill="F0F0F0"/>
          <w14:ligatures w14:val="none"/>
        </w:rPr>
        <w:t>为</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融资融券账户，初始资金为</w:t>
      </w:r>
      <w:r w:rsidRPr="005E7B64">
        <w:rPr>
          <w:rFonts w:ascii="Source Code Pro" w:eastAsia="宋体" w:hAnsi="Source Code Pro" w:cs="宋体"/>
          <w:color w:val="888888"/>
          <w:kern w:val="0"/>
          <w:sz w:val="24"/>
          <w:szCs w:val="24"/>
          <w:shd w:val="clear" w:color="auto" w:fill="F0F0F0"/>
          <w14:ligatures w14:val="none"/>
        </w:rPr>
        <w:t xml:space="preserve"> init_cash </w:t>
      </w:r>
      <w:r w:rsidRPr="005E7B64">
        <w:rPr>
          <w:rFonts w:ascii="Source Code Pro" w:eastAsia="宋体" w:hAnsi="Source Code Pro" w:cs="宋体"/>
          <w:color w:val="888888"/>
          <w:kern w:val="0"/>
          <w:sz w:val="24"/>
          <w:szCs w:val="24"/>
          <w:shd w:val="clear" w:color="auto" w:fill="F0F0F0"/>
          <w14:ligatures w14:val="none"/>
        </w:rPr>
        <w:t>变量代表的数值</w:t>
      </w:r>
    </w:p>
    <w:p w14:paraId="72C8789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subportfolios(</w:t>
      </w:r>
      <w:proofErr w:type="gramEnd"/>
      <w:r w:rsidRPr="005E7B64">
        <w:rPr>
          <w:rFonts w:ascii="Source Code Pro" w:eastAsia="宋体" w:hAnsi="Source Code Pro" w:cs="宋体"/>
          <w:color w:val="000000"/>
          <w:kern w:val="0"/>
          <w:sz w:val="24"/>
          <w:szCs w:val="24"/>
          <w:shd w:val="clear" w:color="auto" w:fill="F0F0F0"/>
          <w14:ligatures w14:val="none"/>
        </w:rPr>
        <w:t>[SubPortfolioConfig(cash=init_cash, type=</w:t>
      </w:r>
      <w:r w:rsidRPr="005E7B64">
        <w:rPr>
          <w:rFonts w:ascii="Source Code Pro" w:eastAsia="宋体" w:hAnsi="Source Code Pro" w:cs="宋体"/>
          <w:color w:val="880000"/>
          <w:kern w:val="0"/>
          <w:sz w:val="24"/>
          <w:szCs w:val="24"/>
          <w:shd w:val="clear" w:color="auto" w:fill="F0F0F0"/>
          <w14:ligatures w14:val="none"/>
        </w:rPr>
        <w:t>'stock'</w:t>
      </w:r>
      <w:r w:rsidRPr="005E7B64">
        <w:rPr>
          <w:rFonts w:ascii="Source Code Pro" w:eastAsia="宋体" w:hAnsi="Source Code Pro" w:cs="宋体"/>
          <w:color w:val="000000"/>
          <w:kern w:val="0"/>
          <w:sz w:val="24"/>
          <w:szCs w:val="24"/>
          <w:shd w:val="clear" w:color="auto" w:fill="F0F0F0"/>
          <w14:ligatures w14:val="none"/>
        </w:rPr>
        <w:t>),\</w:t>
      </w:r>
    </w:p>
    <w:p w14:paraId="0FC73B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SubPortfolioConfig(</w:t>
      </w:r>
      <w:proofErr w:type="gramEnd"/>
      <w:r w:rsidRPr="005E7B64">
        <w:rPr>
          <w:rFonts w:ascii="Source Code Pro" w:eastAsia="宋体" w:hAnsi="Source Code Pro" w:cs="宋体"/>
          <w:color w:val="000000"/>
          <w:kern w:val="0"/>
          <w:sz w:val="24"/>
          <w:szCs w:val="24"/>
          <w:shd w:val="clear" w:color="auto" w:fill="F0F0F0"/>
          <w14:ligatures w14:val="none"/>
        </w:rPr>
        <w:t>cash=init_cash, type=</w:t>
      </w:r>
      <w:r w:rsidRPr="005E7B64">
        <w:rPr>
          <w:rFonts w:ascii="Source Code Pro" w:eastAsia="宋体" w:hAnsi="Source Code Pro" w:cs="宋体"/>
          <w:color w:val="880000"/>
          <w:kern w:val="0"/>
          <w:sz w:val="24"/>
          <w:szCs w:val="24"/>
          <w:shd w:val="clear" w:color="auto" w:fill="F0F0F0"/>
          <w14:ligatures w14:val="none"/>
        </w:rPr>
        <w:t>'index_futures'</w:t>
      </w:r>
      <w:r w:rsidRPr="005E7B64">
        <w:rPr>
          <w:rFonts w:ascii="Source Code Pro" w:eastAsia="宋体" w:hAnsi="Source Code Pro" w:cs="宋体"/>
          <w:color w:val="000000"/>
          <w:kern w:val="0"/>
          <w:sz w:val="24"/>
          <w:szCs w:val="24"/>
          <w:shd w:val="clear" w:color="auto" w:fill="F0F0F0"/>
          <w14:ligatures w14:val="none"/>
        </w:rPr>
        <w:t>),\</w:t>
      </w:r>
    </w:p>
    <w:p w14:paraId="693B025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SubPortfolioConfig(</w:t>
      </w:r>
      <w:proofErr w:type="gramEnd"/>
      <w:r w:rsidRPr="005E7B64">
        <w:rPr>
          <w:rFonts w:ascii="Source Code Pro" w:eastAsia="宋体" w:hAnsi="Source Code Pro" w:cs="宋体"/>
          <w:color w:val="000000"/>
          <w:kern w:val="0"/>
          <w:sz w:val="24"/>
          <w:szCs w:val="24"/>
          <w:shd w:val="clear" w:color="auto" w:fill="F0F0F0"/>
          <w14:ligatures w14:val="none"/>
        </w:rPr>
        <w:t>cash=init_cash, type=</w:t>
      </w:r>
      <w:r w:rsidRPr="005E7B64">
        <w:rPr>
          <w:rFonts w:ascii="Source Code Pro" w:eastAsia="宋体" w:hAnsi="Source Code Pro" w:cs="宋体"/>
          <w:color w:val="880000"/>
          <w:kern w:val="0"/>
          <w:sz w:val="24"/>
          <w:szCs w:val="24"/>
          <w:shd w:val="clear" w:color="auto" w:fill="F0F0F0"/>
          <w14:ligatures w14:val="none"/>
        </w:rPr>
        <w:t>'stock_margin'</w:t>
      </w:r>
      <w:r w:rsidRPr="005E7B64">
        <w:rPr>
          <w:rFonts w:ascii="Source Code Pro" w:eastAsia="宋体" w:hAnsi="Source Code Pro" w:cs="宋体"/>
          <w:color w:val="000000"/>
          <w:kern w:val="0"/>
          <w:sz w:val="24"/>
          <w:szCs w:val="24"/>
          <w:shd w:val="clear" w:color="auto" w:fill="F0F0F0"/>
          <w14:ligatures w14:val="none"/>
        </w:rPr>
        <w:t>)])</w:t>
      </w:r>
    </w:p>
    <w:p w14:paraId="17D4B53F"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融资融券专用</w:t>
      </w:r>
      <w:r w:rsidRPr="005E7B64">
        <w:rPr>
          <w:rFonts w:ascii="Segoe UI" w:eastAsia="宋体" w:hAnsi="Segoe UI" w:cs="Segoe UI"/>
          <w:b/>
          <w:bCs/>
          <w:color w:val="333333"/>
          <w:kern w:val="0"/>
          <w:sz w:val="30"/>
          <w:szCs w:val="30"/>
          <w14:ligatures w14:val="none"/>
        </w:rPr>
        <w:t>API</w:t>
      </w:r>
    </w:p>
    <w:p w14:paraId="5639E0DE"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b/>
          <w:bCs/>
          <w:color w:val="333333"/>
          <w:kern w:val="0"/>
          <w:sz w:val="24"/>
          <w:szCs w:val="24"/>
          <w14:ligatures w14:val="none"/>
        </w:rPr>
        <w:t>注意：</w:t>
      </w:r>
      <w:r w:rsidRPr="005E7B64">
        <w:rPr>
          <w:rFonts w:ascii="Segoe UI" w:eastAsia="宋体" w:hAnsi="Segoe UI" w:cs="Segoe UI"/>
          <w:b/>
          <w:bCs/>
          <w:color w:val="333333"/>
          <w:kern w:val="0"/>
          <w:sz w:val="24"/>
          <w:szCs w:val="24"/>
          <w14:ligatures w14:val="none"/>
        </w:rPr>
        <w:t>get_marginsec_stocks</w:t>
      </w:r>
      <w:r w:rsidRPr="005E7B64">
        <w:rPr>
          <w:rFonts w:ascii="Segoe UI" w:eastAsia="宋体" w:hAnsi="Segoe UI" w:cs="Segoe UI"/>
          <w:b/>
          <w:bCs/>
          <w:color w:val="333333"/>
          <w:kern w:val="0"/>
          <w:sz w:val="24"/>
          <w:szCs w:val="24"/>
          <w14:ligatures w14:val="none"/>
        </w:rPr>
        <w:t>和</w:t>
      </w:r>
      <w:r w:rsidRPr="005E7B64">
        <w:rPr>
          <w:rFonts w:ascii="Segoe UI" w:eastAsia="宋体" w:hAnsi="Segoe UI" w:cs="Segoe UI"/>
          <w:b/>
          <w:bCs/>
          <w:color w:val="333333"/>
          <w:kern w:val="0"/>
          <w:sz w:val="24"/>
          <w:szCs w:val="24"/>
          <w14:ligatures w14:val="none"/>
        </w:rPr>
        <w:t>get_margincash_stocks</w:t>
      </w:r>
      <w:r w:rsidRPr="005E7B64">
        <w:rPr>
          <w:rFonts w:ascii="Segoe UI" w:eastAsia="宋体" w:hAnsi="Segoe UI" w:cs="Segoe UI"/>
          <w:b/>
          <w:bCs/>
          <w:color w:val="333333"/>
          <w:kern w:val="0"/>
          <w:sz w:val="24"/>
          <w:szCs w:val="24"/>
          <w14:ligatures w14:val="none"/>
        </w:rPr>
        <w:t>无法获取当前未完结交易日的数据，因为交易所的数据尚未生成。</w:t>
      </w:r>
    </w:p>
    <w:p w14:paraId="05747A38"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60817A74"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margincash_interest_rate 设置融资利率</w:t>
      </w:r>
    </w:p>
    <w:p w14:paraId="6243924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margincash_margin_rate 设置融资保证金比率</w:t>
      </w:r>
    </w:p>
    <w:p w14:paraId="554E807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marginsec_interest_rate 设置融券利率</w:t>
      </w:r>
    </w:p>
    <w:p w14:paraId="3FA3E9B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marginsec_margin_rate 设置融券保证金比率</w:t>
      </w:r>
    </w:p>
    <w:p w14:paraId="0E49F51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margincash_open 融资买入</w:t>
      </w:r>
    </w:p>
    <w:p w14:paraId="464B29A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margincash_close 卖</w:t>
      </w:r>
      <w:proofErr w:type="gramStart"/>
      <w:r w:rsidRPr="005E7B64">
        <w:rPr>
          <w:rFonts w:ascii="宋体" w:eastAsia="宋体" w:hAnsi="宋体" w:cs="宋体"/>
          <w:kern w:val="0"/>
          <w:sz w:val="24"/>
          <w:szCs w:val="24"/>
          <w14:ligatures w14:val="none"/>
        </w:rPr>
        <w:t>券</w:t>
      </w:r>
      <w:proofErr w:type="gramEnd"/>
      <w:r w:rsidRPr="005E7B64">
        <w:rPr>
          <w:rFonts w:ascii="宋体" w:eastAsia="宋体" w:hAnsi="宋体" w:cs="宋体"/>
          <w:kern w:val="0"/>
          <w:sz w:val="24"/>
          <w:szCs w:val="24"/>
          <w14:ligatures w14:val="none"/>
        </w:rPr>
        <w:t>还款</w:t>
      </w:r>
    </w:p>
    <w:p w14:paraId="4C89A00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margincash_direct_refund 直接还款</w:t>
      </w:r>
    </w:p>
    <w:p w14:paraId="56CD9E8F"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marginsec_open 融券卖出</w:t>
      </w:r>
    </w:p>
    <w:p w14:paraId="2948C89D"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marginsec_close 买券还</w:t>
      </w:r>
      <w:proofErr w:type="gramStart"/>
      <w:r w:rsidRPr="005E7B64">
        <w:rPr>
          <w:rFonts w:ascii="宋体" w:eastAsia="宋体" w:hAnsi="宋体" w:cs="宋体"/>
          <w:kern w:val="0"/>
          <w:sz w:val="24"/>
          <w:szCs w:val="24"/>
          <w14:ligatures w14:val="none"/>
        </w:rPr>
        <w:t>券</w:t>
      </w:r>
      <w:proofErr w:type="gramEnd"/>
    </w:p>
    <w:p w14:paraId="684501C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marginsec_direct_refund 直接还</w:t>
      </w:r>
      <w:proofErr w:type="gramStart"/>
      <w:r w:rsidRPr="005E7B64">
        <w:rPr>
          <w:rFonts w:ascii="宋体" w:eastAsia="宋体" w:hAnsi="宋体" w:cs="宋体"/>
          <w:kern w:val="0"/>
          <w:sz w:val="24"/>
          <w:szCs w:val="24"/>
          <w14:ligatures w14:val="none"/>
        </w:rPr>
        <w:t>券</w:t>
      </w:r>
      <w:proofErr w:type="gramEnd"/>
    </w:p>
    <w:p w14:paraId="3A61375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get_margincash_stocks 获取融资标的列表</w:t>
      </w:r>
    </w:p>
    <w:p w14:paraId="3E949923"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get_marginsec_stocks 获取融券标的列表</w:t>
      </w:r>
    </w:p>
    <w:p w14:paraId="65C3A4B6"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get_mtss 获取融资融券信息</w:t>
      </w:r>
    </w:p>
    <w:p w14:paraId="1D92C185"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期货策略专用函数</w:t>
      </w:r>
    </w:p>
    <w:p w14:paraId="2216D845"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lastRenderedPageBreak/>
        <w:t>初始化期货账户</w:t>
      </w:r>
    </w:p>
    <w:p w14:paraId="61739772"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初始化的</w:t>
      </w:r>
      <w:proofErr w:type="gramStart"/>
      <w:r w:rsidRPr="005E7B64">
        <w:rPr>
          <w:rFonts w:ascii="Segoe UI" w:eastAsia="宋体" w:hAnsi="Segoe UI" w:cs="Segoe UI"/>
          <w:color w:val="333333"/>
          <w:kern w:val="0"/>
          <w:sz w:val="24"/>
          <w:szCs w:val="24"/>
          <w14:ligatures w14:val="none"/>
        </w:rPr>
        <w:t>仓位</w:t>
      </w:r>
      <w:proofErr w:type="gramEnd"/>
      <w:r w:rsidRPr="005E7B64">
        <w:rPr>
          <w:rFonts w:ascii="Segoe UI" w:eastAsia="宋体" w:hAnsi="Segoe UI" w:cs="Segoe UI"/>
          <w:color w:val="333333"/>
          <w:kern w:val="0"/>
          <w:sz w:val="24"/>
          <w:szCs w:val="24"/>
          <w14:ligatures w14:val="none"/>
        </w:rPr>
        <w:t>是</w:t>
      </w:r>
      <w:r w:rsidRPr="005E7B64">
        <w:rPr>
          <w:rFonts w:ascii="Segoe UI" w:eastAsia="宋体" w:hAnsi="Segoe UI" w:cs="Segoe UI"/>
          <w:b/>
          <w:bCs/>
          <w:color w:val="333333"/>
          <w:kern w:val="0"/>
          <w:sz w:val="24"/>
          <w:szCs w:val="24"/>
          <w14:ligatures w14:val="none"/>
        </w:rPr>
        <w:t>不允许</w:t>
      </w:r>
      <w:r w:rsidRPr="005E7B64">
        <w:rPr>
          <w:rFonts w:ascii="Segoe UI" w:eastAsia="宋体" w:hAnsi="Segoe UI" w:cs="Segoe UI"/>
          <w:color w:val="333333"/>
          <w:kern w:val="0"/>
          <w:sz w:val="24"/>
          <w:szCs w:val="24"/>
          <w14:ligatures w14:val="none"/>
        </w:rPr>
        <w:t>直接买卖期货的，因为初始默认</w:t>
      </w:r>
      <w:r w:rsidRPr="005E7B64">
        <w:rPr>
          <w:rFonts w:ascii="Segoe UI" w:eastAsia="宋体" w:hAnsi="Segoe UI" w:cs="Segoe UI"/>
          <w:color w:val="333333"/>
          <w:kern w:val="0"/>
          <w:sz w:val="24"/>
          <w:szCs w:val="24"/>
          <w14:ligatures w14:val="none"/>
        </w:rPr>
        <w:t xml:space="preserve"> subportfolios[0] </w:t>
      </w:r>
      <w:r w:rsidRPr="005E7B64">
        <w:rPr>
          <w:rFonts w:ascii="Segoe UI" w:eastAsia="宋体" w:hAnsi="Segoe UI" w:cs="Segoe UI"/>
          <w:color w:val="333333"/>
          <w:kern w:val="0"/>
          <w:sz w:val="24"/>
          <w:szCs w:val="24"/>
          <w14:ligatures w14:val="none"/>
        </w:rPr>
        <w:t>中</w:t>
      </w:r>
      <w:r w:rsidRPr="005E7B64">
        <w:rPr>
          <w:rFonts w:ascii="Segoe UI" w:eastAsia="宋体" w:hAnsi="Segoe UI" w:cs="Segoe UI"/>
          <w:color w:val="333333"/>
          <w:kern w:val="0"/>
          <w:sz w:val="24"/>
          <w:szCs w:val="24"/>
          <w14:ligatures w14:val="none"/>
        </w:rPr>
        <w:t xml:space="preserve"> SubPortfolioConfig </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 xml:space="preserve"> type = 'stock'</w:t>
      </w:r>
      <w:r w:rsidRPr="005E7B64">
        <w:rPr>
          <w:rFonts w:ascii="Segoe UI" w:eastAsia="宋体" w:hAnsi="Segoe UI" w:cs="Segoe UI"/>
          <w:color w:val="333333"/>
          <w:kern w:val="0"/>
          <w:sz w:val="24"/>
          <w:szCs w:val="24"/>
          <w14:ligatures w14:val="none"/>
        </w:rPr>
        <w:t>，只允许买卖股票与场内基金等。</w:t>
      </w:r>
      <w:r w:rsidRPr="005E7B64">
        <w:rPr>
          <w:rFonts w:ascii="Segoe UI" w:eastAsia="宋体" w:hAnsi="Segoe UI" w:cs="Segoe UI"/>
          <w:color w:val="333333"/>
          <w:kern w:val="0"/>
          <w:sz w:val="24"/>
          <w:szCs w:val="24"/>
          <w14:ligatures w14:val="none"/>
        </w:rPr>
        <w:br/>
      </w:r>
      <w:r w:rsidRPr="005E7B64">
        <w:rPr>
          <w:rFonts w:ascii="Segoe UI" w:eastAsia="宋体" w:hAnsi="Segoe UI" w:cs="Segoe UI"/>
          <w:b/>
          <w:bCs/>
          <w:color w:val="333333"/>
          <w:kern w:val="0"/>
          <w:sz w:val="24"/>
          <w:szCs w:val="24"/>
          <w14:ligatures w14:val="none"/>
        </w:rPr>
        <w:t>因此要买卖期货，您需要设定</w:t>
      </w:r>
      <w:r w:rsidRPr="005E7B64">
        <w:rPr>
          <w:rFonts w:ascii="Segoe UI" w:eastAsia="宋体" w:hAnsi="Segoe UI" w:cs="Segoe UI"/>
          <w:b/>
          <w:bCs/>
          <w:color w:val="333333"/>
          <w:kern w:val="0"/>
          <w:sz w:val="24"/>
          <w:szCs w:val="24"/>
          <w14:ligatures w14:val="none"/>
        </w:rPr>
        <w:t xml:space="preserve"> SubPortfolioConfig </w:t>
      </w:r>
      <w:r w:rsidRPr="005E7B64">
        <w:rPr>
          <w:rFonts w:ascii="Segoe UI" w:eastAsia="宋体" w:hAnsi="Segoe UI" w:cs="Segoe UI"/>
          <w:b/>
          <w:bCs/>
          <w:color w:val="333333"/>
          <w:kern w:val="0"/>
          <w:sz w:val="24"/>
          <w:szCs w:val="24"/>
          <w14:ligatures w14:val="none"/>
        </w:rPr>
        <w:t>的</w:t>
      </w:r>
      <w:r w:rsidRPr="005E7B64">
        <w:rPr>
          <w:rFonts w:ascii="Segoe UI" w:eastAsia="宋体" w:hAnsi="Segoe UI" w:cs="Segoe UI"/>
          <w:b/>
          <w:bCs/>
          <w:color w:val="333333"/>
          <w:kern w:val="0"/>
          <w:sz w:val="24"/>
          <w:szCs w:val="24"/>
          <w14:ligatures w14:val="none"/>
        </w:rPr>
        <w:t xml:space="preserve"> type = 'futures'</w:t>
      </w:r>
      <w:r w:rsidRPr="005E7B64">
        <w:rPr>
          <w:rFonts w:ascii="Segoe UI" w:eastAsia="宋体" w:hAnsi="Segoe UI" w:cs="Segoe UI"/>
          <w:color w:val="333333"/>
          <w:kern w:val="0"/>
          <w:sz w:val="24"/>
          <w:szCs w:val="24"/>
          <w14:ligatures w14:val="none"/>
        </w:rPr>
        <w:t>，具体方法如下：</w:t>
      </w:r>
    </w:p>
    <w:p w14:paraId="2A85DC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C59128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027C8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设置单个账户</w:t>
      </w:r>
    </w:p>
    <w:p w14:paraId="015287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获取初始资金</w:t>
      </w:r>
    </w:p>
    <w:p w14:paraId="5619AE7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init_cash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.starting_cash </w:t>
      </w:r>
    </w:p>
    <w:p w14:paraId="32468C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设定账户为金融账户，初始资金为</w:t>
      </w:r>
      <w:r w:rsidRPr="005E7B64">
        <w:rPr>
          <w:rFonts w:ascii="Source Code Pro" w:eastAsia="宋体" w:hAnsi="Source Code Pro" w:cs="宋体"/>
          <w:color w:val="888888"/>
          <w:kern w:val="0"/>
          <w:sz w:val="24"/>
          <w:szCs w:val="24"/>
          <w:shd w:val="clear" w:color="auto" w:fill="F0F0F0"/>
          <w14:ligatures w14:val="none"/>
        </w:rPr>
        <w:t xml:space="preserve"> init_cash </w:t>
      </w:r>
      <w:r w:rsidRPr="005E7B64">
        <w:rPr>
          <w:rFonts w:ascii="Source Code Pro" w:eastAsia="宋体" w:hAnsi="Source Code Pro" w:cs="宋体"/>
          <w:color w:val="888888"/>
          <w:kern w:val="0"/>
          <w:sz w:val="24"/>
          <w:szCs w:val="24"/>
          <w:shd w:val="clear" w:color="auto" w:fill="F0F0F0"/>
          <w14:ligatures w14:val="none"/>
        </w:rPr>
        <w:t>变量代表的数值（如不使用设置多账户，默认只有</w:t>
      </w:r>
      <w:r w:rsidRPr="005E7B64">
        <w:rPr>
          <w:rFonts w:ascii="Source Code Pro" w:eastAsia="宋体" w:hAnsi="Source Code Pro" w:cs="宋体"/>
          <w:color w:val="888888"/>
          <w:kern w:val="0"/>
          <w:sz w:val="24"/>
          <w:szCs w:val="24"/>
          <w:shd w:val="clear" w:color="auto" w:fill="F0F0F0"/>
          <w14:ligatures w14:val="none"/>
        </w:rPr>
        <w:t>subportfolios[0]</w:t>
      </w:r>
      <w:r w:rsidRPr="005E7B64">
        <w:rPr>
          <w:rFonts w:ascii="Source Code Pro" w:eastAsia="宋体" w:hAnsi="Source Code Pro" w:cs="宋体"/>
          <w:color w:val="888888"/>
          <w:kern w:val="0"/>
          <w:sz w:val="24"/>
          <w:szCs w:val="24"/>
          <w:shd w:val="clear" w:color="auto" w:fill="F0F0F0"/>
          <w14:ligatures w14:val="none"/>
        </w:rPr>
        <w:t>一个账户，</w:t>
      </w:r>
      <w:r w:rsidRPr="005E7B64">
        <w:rPr>
          <w:rFonts w:ascii="Source Code Pro" w:eastAsia="宋体" w:hAnsi="Source Code Pro" w:cs="宋体"/>
          <w:color w:val="888888"/>
          <w:kern w:val="0"/>
          <w:sz w:val="24"/>
          <w:szCs w:val="24"/>
          <w:shd w:val="clear" w:color="auto" w:fill="F0F0F0"/>
          <w14:ligatures w14:val="none"/>
        </w:rPr>
        <w:t xml:space="preserve">Portfolio </w:t>
      </w:r>
      <w:r w:rsidRPr="005E7B64">
        <w:rPr>
          <w:rFonts w:ascii="Source Code Pro" w:eastAsia="宋体" w:hAnsi="Source Code Pro" w:cs="宋体"/>
          <w:color w:val="888888"/>
          <w:kern w:val="0"/>
          <w:sz w:val="24"/>
          <w:szCs w:val="24"/>
          <w:shd w:val="clear" w:color="auto" w:fill="F0F0F0"/>
          <w14:ligatures w14:val="none"/>
        </w:rPr>
        <w:t>指向该账户。）</w:t>
      </w:r>
    </w:p>
    <w:p w14:paraId="579499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subportfolios(</w:t>
      </w:r>
      <w:proofErr w:type="gramEnd"/>
      <w:r w:rsidRPr="005E7B64">
        <w:rPr>
          <w:rFonts w:ascii="Source Code Pro" w:eastAsia="宋体" w:hAnsi="Source Code Pro" w:cs="宋体"/>
          <w:color w:val="000000"/>
          <w:kern w:val="0"/>
          <w:sz w:val="24"/>
          <w:szCs w:val="24"/>
          <w:shd w:val="clear" w:color="auto" w:fill="F0F0F0"/>
          <w14:ligatures w14:val="none"/>
        </w:rPr>
        <w:t>[SubPortfolioConfig(cash=init_cash, type=</w:t>
      </w:r>
      <w:r w:rsidRPr="005E7B64">
        <w:rPr>
          <w:rFonts w:ascii="Source Code Pro" w:eastAsia="宋体" w:hAnsi="Source Code Pro" w:cs="宋体"/>
          <w:color w:val="880000"/>
          <w:kern w:val="0"/>
          <w:sz w:val="24"/>
          <w:szCs w:val="24"/>
          <w:shd w:val="clear" w:color="auto" w:fill="F0F0F0"/>
          <w14:ligatures w14:val="none"/>
        </w:rPr>
        <w:t>'futures'</w:t>
      </w:r>
      <w:r w:rsidRPr="005E7B64">
        <w:rPr>
          <w:rFonts w:ascii="Source Code Pro" w:eastAsia="宋体" w:hAnsi="Source Code Pro" w:cs="宋体"/>
          <w:color w:val="000000"/>
          <w:kern w:val="0"/>
          <w:sz w:val="24"/>
          <w:szCs w:val="24"/>
          <w:shd w:val="clear" w:color="auto" w:fill="F0F0F0"/>
          <w14:ligatures w14:val="none"/>
        </w:rPr>
        <w:t>)])</w:t>
      </w:r>
    </w:p>
    <w:p w14:paraId="7ABF3B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547FF5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设置运行函数的参考</w:t>
      </w:r>
      <w:r w:rsidRPr="005E7B64">
        <w:rPr>
          <w:rFonts w:ascii="Source Code Pro" w:eastAsia="宋体" w:hAnsi="Source Code Pro" w:cs="宋体"/>
          <w:color w:val="888888"/>
          <w:kern w:val="0"/>
          <w:sz w:val="24"/>
          <w:szCs w:val="24"/>
          <w:shd w:val="clear" w:color="auto" w:fill="F0F0F0"/>
          <w14:ligatures w14:val="none"/>
        </w:rPr>
        <w:t>(market_open</w:t>
      </w:r>
      <w:r w:rsidRPr="005E7B64">
        <w:rPr>
          <w:rFonts w:ascii="Source Code Pro" w:eastAsia="宋体" w:hAnsi="Source Code Pro" w:cs="宋体"/>
          <w:color w:val="888888"/>
          <w:kern w:val="0"/>
          <w:sz w:val="24"/>
          <w:szCs w:val="24"/>
          <w:shd w:val="clear" w:color="auto" w:fill="F0F0F0"/>
          <w14:ligatures w14:val="none"/>
        </w:rPr>
        <w:t>为自定义函数，需要自己实现；参考标的默认为沪深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，需要根据策略自己设置，下面只是举例</w:t>
      </w:r>
      <w:r w:rsidRPr="005E7B64">
        <w:rPr>
          <w:rFonts w:ascii="Source Code Pro" w:eastAsia="宋体" w:hAnsi="Source Code Pro" w:cs="宋体"/>
          <w:color w:val="888888"/>
          <w:kern w:val="0"/>
          <w:sz w:val="24"/>
          <w:szCs w:val="24"/>
          <w:shd w:val="clear" w:color="auto" w:fill="F0F0F0"/>
          <w14:ligatures w14:val="none"/>
        </w:rPr>
        <w:t>)</w:t>
      </w:r>
    </w:p>
    <w:p w14:paraId="061C76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market_open, time=</w:t>
      </w:r>
      <w:r w:rsidRPr="005E7B64">
        <w:rPr>
          <w:rFonts w:ascii="Source Code Pro" w:eastAsia="宋体" w:hAnsi="Source Code Pro" w:cs="宋体"/>
          <w:color w:val="880000"/>
          <w:kern w:val="0"/>
          <w:sz w:val="24"/>
          <w:szCs w:val="24"/>
          <w:shd w:val="clear" w:color="auto" w:fill="F0F0F0"/>
          <w14:ligatures w14:val="none"/>
        </w:rPr>
        <w:t>'every_bar'</w:t>
      </w:r>
      <w:r w:rsidRPr="005E7B64">
        <w:rPr>
          <w:rFonts w:ascii="Source Code Pro" w:eastAsia="宋体" w:hAnsi="Source Code Pro" w:cs="宋体"/>
          <w:color w:val="000000"/>
          <w:kern w:val="0"/>
          <w:sz w:val="24"/>
          <w:szCs w:val="24"/>
          <w:shd w:val="clear" w:color="auto" w:fill="F0F0F0"/>
          <w14:ligatures w14:val="none"/>
        </w:rPr>
        <w:t>, reference_security=</w:t>
      </w:r>
      <w:r w:rsidRPr="005E7B64">
        <w:rPr>
          <w:rFonts w:ascii="Source Code Pro" w:eastAsia="宋体" w:hAnsi="Source Code Pro" w:cs="宋体"/>
          <w:color w:val="880000"/>
          <w:kern w:val="0"/>
          <w:sz w:val="24"/>
          <w:szCs w:val="24"/>
          <w:shd w:val="clear" w:color="auto" w:fill="F0F0F0"/>
          <w14:ligatures w14:val="none"/>
        </w:rPr>
        <w:t>'CU9999.XSGE'</w:t>
      </w:r>
      <w:r w:rsidRPr="005E7B64">
        <w:rPr>
          <w:rFonts w:ascii="Source Code Pro" w:eastAsia="宋体" w:hAnsi="Source Code Pro" w:cs="宋体"/>
          <w:color w:val="000000"/>
          <w:kern w:val="0"/>
          <w:sz w:val="24"/>
          <w:szCs w:val="24"/>
          <w:shd w:val="clear" w:color="auto" w:fill="F0F0F0"/>
          <w14:ligatures w14:val="none"/>
        </w:rPr>
        <w:t>)</w:t>
      </w:r>
    </w:p>
    <w:p w14:paraId="0D06F636"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期货信息</w:t>
      </w:r>
    </w:p>
    <w:p w14:paraId="5F2037A1"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7202F64C"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主力连续合约 主力连续合约信息</w:t>
      </w:r>
    </w:p>
    <w:p w14:paraId="76AFC781"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品种指数 品种指数信息</w:t>
      </w:r>
    </w:p>
    <w:p w14:paraId="5085907B"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期货注意事项 期货策略注意事项</w:t>
      </w:r>
    </w:p>
    <w:p w14:paraId="2F0498D3" w14:textId="77777777" w:rsidR="005E7B64" w:rsidRPr="005E7B64" w:rsidRDefault="005E7B64" w:rsidP="005E7B64">
      <w:pPr>
        <w:widowControl/>
        <w:shd w:val="clear" w:color="auto" w:fill="FFFFFF"/>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b/>
          <w:bCs/>
          <w:color w:val="333333"/>
          <w:kern w:val="0"/>
          <w:sz w:val="30"/>
          <w:szCs w:val="30"/>
          <w14:ligatures w14:val="none"/>
        </w:rPr>
        <w:t>期货专用</w:t>
      </w:r>
      <w:r w:rsidRPr="005E7B64">
        <w:rPr>
          <w:rFonts w:ascii="Segoe UI" w:eastAsia="宋体" w:hAnsi="Segoe UI" w:cs="Segoe UI"/>
          <w:b/>
          <w:bCs/>
          <w:color w:val="333333"/>
          <w:kern w:val="0"/>
          <w:sz w:val="30"/>
          <w:szCs w:val="30"/>
          <w14:ligatures w14:val="none"/>
        </w:rPr>
        <w:t>API</w:t>
      </w:r>
    </w:p>
    <w:p w14:paraId="5E679DD5"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了解更多</w:t>
      </w:r>
      <w:r w:rsidRPr="005E7B64">
        <w:rPr>
          <w:rFonts w:ascii="Segoe UI" w:eastAsia="宋体" w:hAnsi="Segoe UI" w:cs="Segoe UI"/>
          <w:color w:val="333333"/>
          <w:kern w:val="0"/>
          <w:sz w:val="24"/>
          <w:szCs w:val="24"/>
          <w14:ligatures w14:val="none"/>
        </w:rPr>
        <w:t>:</w:t>
      </w:r>
      <w:hyperlink r:id="rId211" w:history="1">
        <w:r w:rsidRPr="005E7B64">
          <w:rPr>
            <w:rFonts w:ascii="Segoe UI" w:eastAsia="宋体" w:hAnsi="Segoe UI" w:cs="Segoe UI"/>
            <w:color w:val="0E90D2"/>
            <w:kern w:val="0"/>
            <w:sz w:val="24"/>
            <w:szCs w:val="24"/>
            <w:u w:val="single"/>
            <w14:ligatures w14:val="none"/>
          </w:rPr>
          <w:t>关于下单函数的说明</w:t>
        </w:r>
      </w:hyperlink>
    </w:p>
    <w:p w14:paraId="481EE3A6" w14:textId="77777777" w:rsidR="005E7B64" w:rsidRPr="005E7B64" w:rsidRDefault="005E7B64" w:rsidP="005E7B64">
      <w:pPr>
        <w:widowControl/>
        <w:shd w:val="clear" w:color="auto" w:fill="EFF6FF"/>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名称 描述</w:t>
      </w:r>
    </w:p>
    <w:p w14:paraId="64102707"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get_dominant_future 获取主力合约对应的标的</w:t>
      </w:r>
    </w:p>
    <w:p w14:paraId="5AB61B9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get_future_contracts 期货可交易合约列表</w:t>
      </w:r>
    </w:p>
    <w:p w14:paraId="174C9CB0"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futures_margin_rate 设置期货保证金比例</w:t>
      </w:r>
    </w:p>
    <w:p w14:paraId="7123CDF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is_dangerous 期货保证金预警</w:t>
      </w:r>
    </w:p>
    <w:p w14:paraId="05A0BE18"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get_price等 获取期货的行情数据</w:t>
      </w:r>
    </w:p>
    <w:p w14:paraId="02A957E5"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 期货按手数下单</w:t>
      </w:r>
    </w:p>
    <w:p w14:paraId="359D900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order_target 期货目标手数下单</w:t>
      </w:r>
    </w:p>
    <w:p w14:paraId="78AA6FD2"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order_value 期货按保证金下单</w:t>
      </w:r>
    </w:p>
    <w:p w14:paraId="3D90CCFE" w14:textId="77777777" w:rsidR="005E7B64" w:rsidRPr="005E7B64" w:rsidRDefault="005E7B64" w:rsidP="005E7B64">
      <w:pPr>
        <w:widowControl/>
        <w:jc w:val="left"/>
        <w:rPr>
          <w:rFonts w:ascii="宋体" w:eastAsia="宋体" w:hAnsi="宋体" w:cs="宋体"/>
          <w:kern w:val="0"/>
          <w:sz w:val="24"/>
          <w:szCs w:val="24"/>
          <w14:ligatures w14:val="none"/>
        </w:rPr>
      </w:pPr>
      <w:r w:rsidRPr="005E7B64">
        <w:rPr>
          <w:rFonts w:ascii="宋体" w:eastAsia="宋体" w:hAnsi="宋体" w:cs="宋体"/>
          <w:kern w:val="0"/>
          <w:sz w:val="24"/>
          <w:szCs w:val="24"/>
          <w14:ligatures w14:val="none"/>
        </w:rPr>
        <w:t>order_target_value 期货目标保证金下单</w:t>
      </w:r>
    </w:p>
    <w:p w14:paraId="7714EFEE"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lastRenderedPageBreak/>
        <w:t>归因分析说明</w:t>
      </w:r>
    </w:p>
    <w:p w14:paraId="79457E7C"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净值分析</w:t>
      </w:r>
    </w:p>
    <w:p w14:paraId="7A125327"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收益分析</w:t>
      </w:r>
    </w:p>
    <w:p w14:paraId="2C0D05F7"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累计收益：累计收益</w:t>
      </w:r>
    </w:p>
    <w:p w14:paraId="0AAAA5E2"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对数轴累计收益：对数轴累计收益</w:t>
      </w:r>
    </w:p>
    <w:p w14:paraId="4FAA77B6"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日内收益：每天收益的时间序列图</w:t>
      </w:r>
    </w:p>
    <w:p w14:paraId="59BF6C30"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滑点对列净值曲线的影响：通过</w:t>
      </w:r>
      <w:proofErr w:type="gramStart"/>
      <w:r w:rsidRPr="005E7B64">
        <w:rPr>
          <w:rFonts w:ascii="Segoe UI" w:eastAsia="宋体" w:hAnsi="Segoe UI" w:cs="Segoe UI"/>
          <w:color w:val="333333"/>
          <w:kern w:val="0"/>
          <w:sz w:val="24"/>
          <w:szCs w:val="24"/>
          <w14:ligatures w14:val="none"/>
        </w:rPr>
        <w:t>受滑点</w:t>
      </w:r>
      <w:proofErr w:type="gramEnd"/>
      <w:r w:rsidRPr="005E7B64">
        <w:rPr>
          <w:rFonts w:ascii="Segoe UI" w:eastAsia="宋体" w:hAnsi="Segoe UI" w:cs="Segoe UI"/>
          <w:color w:val="333333"/>
          <w:kern w:val="0"/>
          <w:sz w:val="24"/>
          <w:szCs w:val="24"/>
          <w14:ligatures w14:val="none"/>
        </w:rPr>
        <w:t>影响的每日收益计算出的累计收益，</w:t>
      </w:r>
      <w:proofErr w:type="gramStart"/>
      <w:r w:rsidRPr="005E7B64">
        <w:rPr>
          <w:rFonts w:ascii="Segoe UI" w:eastAsia="宋体" w:hAnsi="Segoe UI" w:cs="Segoe UI"/>
          <w:color w:val="333333"/>
          <w:kern w:val="0"/>
          <w:sz w:val="24"/>
          <w:szCs w:val="24"/>
          <w14:ligatures w14:val="none"/>
        </w:rPr>
        <w:t>受滑点</w:t>
      </w:r>
      <w:proofErr w:type="gramEnd"/>
      <w:r w:rsidRPr="005E7B64">
        <w:rPr>
          <w:rFonts w:ascii="Segoe UI" w:eastAsia="宋体" w:hAnsi="Segoe UI" w:cs="Segoe UI"/>
          <w:color w:val="333333"/>
          <w:kern w:val="0"/>
          <w:sz w:val="24"/>
          <w:szCs w:val="24"/>
          <w14:ligatures w14:val="none"/>
        </w:rPr>
        <w:t>影响的每日收益</w:t>
      </w:r>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每日收益</w:t>
      </w:r>
      <w:r w:rsidRPr="005E7B64">
        <w:rPr>
          <w:rFonts w:ascii="Segoe UI" w:eastAsia="宋体" w:hAnsi="Segoe UI" w:cs="Segoe UI"/>
          <w:color w:val="333333"/>
          <w:kern w:val="0"/>
          <w:sz w:val="24"/>
          <w:szCs w:val="24"/>
          <w14:ligatures w14:val="none"/>
        </w:rPr>
        <w:t xml:space="preserve"> - </w:t>
      </w:r>
      <w:proofErr w:type="gramStart"/>
      <w:r w:rsidRPr="005E7B64">
        <w:rPr>
          <w:rFonts w:ascii="Segoe UI" w:eastAsia="宋体" w:hAnsi="Segoe UI" w:cs="Segoe UI"/>
          <w:color w:val="333333"/>
          <w:kern w:val="0"/>
          <w:sz w:val="24"/>
          <w:szCs w:val="24"/>
          <w14:ligatures w14:val="none"/>
        </w:rPr>
        <w:t>滑点</w:t>
      </w:r>
      <w:proofErr w:type="gramEnd"/>
      <w:r w:rsidRPr="005E7B64">
        <w:rPr>
          <w:rFonts w:ascii="Segoe UI" w:eastAsia="宋体" w:hAnsi="Segoe UI" w:cs="Segoe UI"/>
          <w:color w:val="333333"/>
          <w:kern w:val="0"/>
          <w:sz w:val="24"/>
          <w:szCs w:val="24"/>
          <w14:ligatures w14:val="none"/>
        </w:rPr>
        <w:t xml:space="preserve"> * </w:t>
      </w:r>
      <w:r w:rsidRPr="005E7B64">
        <w:rPr>
          <w:rFonts w:ascii="Segoe UI" w:eastAsia="宋体" w:hAnsi="Segoe UI" w:cs="Segoe UI"/>
          <w:color w:val="333333"/>
          <w:kern w:val="0"/>
          <w:sz w:val="24"/>
          <w:szCs w:val="24"/>
          <w14:ligatures w14:val="none"/>
        </w:rPr>
        <w:t>每日换手率</w:t>
      </w:r>
      <w:r w:rsidRPr="005E7B64">
        <w:rPr>
          <w:rFonts w:ascii="Segoe UI" w:eastAsia="宋体" w:hAnsi="Segoe UI" w:cs="Segoe UI"/>
          <w:color w:val="333333"/>
          <w:kern w:val="0"/>
          <w:sz w:val="24"/>
          <w:szCs w:val="24"/>
          <w14:ligatures w14:val="none"/>
        </w:rPr>
        <w:t xml:space="preserve"> * 2</w:t>
      </w:r>
    </w:p>
    <w:p w14:paraId="1FA65CEF"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年度收益：分年度计算的累计收益的终值</w:t>
      </w:r>
    </w:p>
    <w:p w14:paraId="4C47FB17"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月度收益的时间序列：分月度计算的累计收益的终值</w:t>
      </w:r>
    </w:p>
    <w:p w14:paraId="00787907"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月度收益热力图：分月度计算的累计收益的终值</w:t>
      </w:r>
    </w:p>
    <w:p w14:paraId="28C7A297" w14:textId="77777777" w:rsidR="005E7B64" w:rsidRPr="005E7B64" w:rsidRDefault="005E7B64" w:rsidP="005E7B64">
      <w:pPr>
        <w:widowControl/>
        <w:numPr>
          <w:ilvl w:val="0"/>
          <w:numId w:val="184"/>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月度收益频次分布图：查看月度收益频次分布</w:t>
      </w:r>
    </w:p>
    <w:p w14:paraId="0DB5324F"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风险指标</w:t>
      </w:r>
    </w:p>
    <w:p w14:paraId="7B57A932" w14:textId="77777777" w:rsidR="005E7B64" w:rsidRPr="005E7B64" w:rsidRDefault="005E7B64" w:rsidP="005E7B64">
      <w:pPr>
        <w:widowControl/>
        <w:numPr>
          <w:ilvl w:val="0"/>
          <w:numId w:val="18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滚动</w:t>
      </w:r>
      <w:r w:rsidRPr="005E7B64">
        <w:rPr>
          <w:rFonts w:ascii="Segoe UI" w:eastAsia="宋体" w:hAnsi="Segoe UI" w:cs="Segoe UI"/>
          <w:color w:val="333333"/>
          <w:kern w:val="0"/>
          <w:sz w:val="24"/>
          <w:szCs w:val="24"/>
          <w14:ligatures w14:val="none"/>
        </w:rPr>
        <w:t>beta</w:t>
      </w:r>
      <w:r w:rsidRPr="005E7B64">
        <w:rPr>
          <w:rFonts w:ascii="Segoe UI" w:eastAsia="宋体" w:hAnsi="Segoe UI" w:cs="Segoe UI"/>
          <w:color w:val="333333"/>
          <w:kern w:val="0"/>
          <w:sz w:val="24"/>
          <w:szCs w:val="24"/>
          <w14:ligatures w14:val="none"/>
        </w:rPr>
        <w:t>指标：滚动</w:t>
      </w:r>
      <w:r w:rsidRPr="005E7B64">
        <w:rPr>
          <w:rFonts w:ascii="Segoe UI" w:eastAsia="宋体" w:hAnsi="Segoe UI" w:cs="Segoe UI"/>
          <w:color w:val="333333"/>
          <w:kern w:val="0"/>
          <w:sz w:val="24"/>
          <w:szCs w:val="24"/>
          <w14:ligatures w14:val="none"/>
        </w:rPr>
        <w:t xml:space="preserve"> 6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月</w:t>
      </w:r>
      <w:r w:rsidRPr="005E7B64">
        <w:rPr>
          <w:rFonts w:ascii="Segoe UI" w:eastAsia="宋体" w:hAnsi="Segoe UI" w:cs="Segoe UI"/>
          <w:color w:val="333333"/>
          <w:kern w:val="0"/>
          <w:sz w:val="24"/>
          <w:szCs w:val="24"/>
          <w14:ligatures w14:val="none"/>
        </w:rPr>
        <w:t xml:space="preserve"> (21 * 6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交易日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 xml:space="preserve"> 12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月</w:t>
      </w:r>
      <w:r w:rsidRPr="005E7B64">
        <w:rPr>
          <w:rFonts w:ascii="Segoe UI" w:eastAsia="宋体" w:hAnsi="Segoe UI" w:cs="Segoe UI"/>
          <w:color w:val="333333"/>
          <w:kern w:val="0"/>
          <w:sz w:val="24"/>
          <w:szCs w:val="24"/>
          <w14:ligatures w14:val="none"/>
        </w:rPr>
        <w:t xml:space="preserve"> (21 * 12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交易日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的</w:t>
      </w:r>
      <w:r w:rsidRPr="005E7B64">
        <w:rPr>
          <w:rFonts w:ascii="Segoe UI" w:eastAsia="宋体" w:hAnsi="Segoe UI" w:cs="Segoe UI"/>
          <w:color w:val="333333"/>
          <w:kern w:val="0"/>
          <w:sz w:val="24"/>
          <w:szCs w:val="24"/>
          <w14:ligatures w14:val="none"/>
        </w:rPr>
        <w:t xml:space="preserve"> beta</w:t>
      </w:r>
    </w:p>
    <w:p w14:paraId="6D02D6F7" w14:textId="77777777" w:rsidR="005E7B64" w:rsidRPr="005E7B64" w:rsidRDefault="005E7B64" w:rsidP="005E7B64">
      <w:pPr>
        <w:widowControl/>
        <w:numPr>
          <w:ilvl w:val="0"/>
          <w:numId w:val="18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滚动</w:t>
      </w:r>
      <w:r w:rsidRPr="005E7B64">
        <w:rPr>
          <w:rFonts w:ascii="Segoe UI" w:eastAsia="宋体" w:hAnsi="Segoe UI" w:cs="Segoe UI"/>
          <w:color w:val="333333"/>
          <w:kern w:val="0"/>
          <w:sz w:val="24"/>
          <w:szCs w:val="24"/>
          <w14:ligatures w14:val="none"/>
        </w:rPr>
        <w:t>sharpe</w:t>
      </w:r>
      <w:r w:rsidRPr="005E7B64">
        <w:rPr>
          <w:rFonts w:ascii="Segoe UI" w:eastAsia="宋体" w:hAnsi="Segoe UI" w:cs="Segoe UI"/>
          <w:color w:val="333333"/>
          <w:kern w:val="0"/>
          <w:sz w:val="24"/>
          <w:szCs w:val="24"/>
          <w14:ligatures w14:val="none"/>
        </w:rPr>
        <w:t>指标（</w:t>
      </w:r>
      <w:r w:rsidRPr="005E7B64">
        <w:rPr>
          <w:rFonts w:ascii="Segoe UI" w:eastAsia="宋体" w:hAnsi="Segoe UI" w:cs="Segoe UI"/>
          <w:color w:val="333333"/>
          <w:kern w:val="0"/>
          <w:sz w:val="24"/>
          <w:szCs w:val="24"/>
          <w14:ligatures w14:val="none"/>
        </w:rPr>
        <w:t>6</w:t>
      </w:r>
      <w:r w:rsidRPr="005E7B64">
        <w:rPr>
          <w:rFonts w:ascii="Segoe UI" w:eastAsia="宋体" w:hAnsi="Segoe UI" w:cs="Segoe UI"/>
          <w:color w:val="333333"/>
          <w:kern w:val="0"/>
          <w:sz w:val="24"/>
          <w:szCs w:val="24"/>
          <w14:ligatures w14:val="none"/>
        </w:rPr>
        <w:t>个月时间窗口）：滚动</w:t>
      </w:r>
      <w:r w:rsidRPr="005E7B64">
        <w:rPr>
          <w:rFonts w:ascii="Segoe UI" w:eastAsia="宋体" w:hAnsi="Segoe UI" w:cs="Segoe UI"/>
          <w:color w:val="333333"/>
          <w:kern w:val="0"/>
          <w:sz w:val="24"/>
          <w:szCs w:val="24"/>
          <w14:ligatures w14:val="none"/>
        </w:rPr>
        <w:t xml:space="preserve"> 6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月</w:t>
      </w:r>
      <w:r w:rsidRPr="005E7B64">
        <w:rPr>
          <w:rFonts w:ascii="Segoe UI" w:eastAsia="宋体" w:hAnsi="Segoe UI" w:cs="Segoe UI"/>
          <w:color w:val="333333"/>
          <w:kern w:val="0"/>
          <w:sz w:val="24"/>
          <w:szCs w:val="24"/>
          <w14:ligatures w14:val="none"/>
        </w:rPr>
        <w:t xml:space="preserve"> (21 * 6 </w:t>
      </w:r>
      <w:proofErr w:type="gramStart"/>
      <w:r w:rsidRPr="005E7B64">
        <w:rPr>
          <w:rFonts w:ascii="Segoe UI" w:eastAsia="宋体" w:hAnsi="Segoe UI" w:cs="Segoe UI"/>
          <w:color w:val="333333"/>
          <w:kern w:val="0"/>
          <w:sz w:val="24"/>
          <w:szCs w:val="24"/>
          <w14:ligatures w14:val="none"/>
        </w:rPr>
        <w:t>个</w:t>
      </w:r>
      <w:proofErr w:type="gramEnd"/>
      <w:r w:rsidRPr="005E7B64">
        <w:rPr>
          <w:rFonts w:ascii="Segoe UI" w:eastAsia="宋体" w:hAnsi="Segoe UI" w:cs="Segoe UI"/>
          <w:color w:val="333333"/>
          <w:kern w:val="0"/>
          <w:sz w:val="24"/>
          <w:szCs w:val="24"/>
          <w14:ligatures w14:val="none"/>
        </w:rPr>
        <w:t>交易日</w:t>
      </w:r>
      <w:r w:rsidRPr="005E7B64">
        <w:rPr>
          <w:rFonts w:ascii="Segoe UI" w:eastAsia="宋体" w:hAnsi="Segoe UI" w:cs="Segoe UI"/>
          <w:color w:val="333333"/>
          <w:kern w:val="0"/>
          <w:sz w:val="24"/>
          <w:szCs w:val="24"/>
          <w14:ligatures w14:val="none"/>
        </w:rPr>
        <w:t xml:space="preserve">) </w:t>
      </w:r>
      <w:r w:rsidRPr="005E7B64">
        <w:rPr>
          <w:rFonts w:ascii="Segoe UI" w:eastAsia="宋体" w:hAnsi="Segoe UI" w:cs="Segoe UI"/>
          <w:color w:val="333333"/>
          <w:kern w:val="0"/>
          <w:sz w:val="24"/>
          <w:szCs w:val="24"/>
          <w14:ligatures w14:val="none"/>
        </w:rPr>
        <w:t>的夏普比率</w:t>
      </w:r>
    </w:p>
    <w:p w14:paraId="20FDA443" w14:textId="77777777" w:rsidR="005E7B64" w:rsidRPr="005E7B64" w:rsidRDefault="005E7B64" w:rsidP="005E7B64">
      <w:pPr>
        <w:widowControl/>
        <w:numPr>
          <w:ilvl w:val="0"/>
          <w:numId w:val="185"/>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前五大回撤区间：找到前</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大回撤区间</w:t>
      </w:r>
    </w:p>
    <w:p w14:paraId="3D9372C9"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持仓分析</w:t>
      </w:r>
    </w:p>
    <w:p w14:paraId="5CA757B1" w14:textId="77777777" w:rsidR="005E7B64" w:rsidRPr="005E7B64" w:rsidRDefault="005E7B64" w:rsidP="005E7B64">
      <w:pPr>
        <w:widowControl/>
        <w:numPr>
          <w:ilvl w:val="0"/>
          <w:numId w:val="18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前</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大持仓：显示股票前</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大持仓</w:t>
      </w:r>
    </w:p>
    <w:p w14:paraId="1ADC16DE" w14:textId="77777777" w:rsidR="005E7B64" w:rsidRPr="005E7B64" w:rsidRDefault="005E7B64" w:rsidP="005E7B64">
      <w:pPr>
        <w:widowControl/>
        <w:numPr>
          <w:ilvl w:val="0"/>
          <w:numId w:val="18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持仓收益：显示股票的持仓收益，其中</w:t>
      </w:r>
      <w:hyperlink r:id="rId212" w:history="1">
        <w:r w:rsidRPr="005E7B64">
          <w:rPr>
            <w:rFonts w:ascii="Segoe UI" w:eastAsia="宋体" w:hAnsi="Segoe UI" w:cs="Segoe UI"/>
            <w:color w:val="0E90D2"/>
            <w:kern w:val="0"/>
            <w:sz w:val="24"/>
            <w:szCs w:val="24"/>
            <w:u w:val="single"/>
            <w14:ligatures w14:val="none"/>
          </w:rPr>
          <w:t>内部收益率</w:t>
        </w:r>
      </w:hyperlink>
      <w:r w:rsidRPr="005E7B64">
        <w:rPr>
          <w:rFonts w:ascii="Segoe UI" w:eastAsia="宋体" w:hAnsi="Segoe UI" w:cs="Segoe UI"/>
          <w:color w:val="333333"/>
          <w:kern w:val="0"/>
          <w:sz w:val="24"/>
          <w:szCs w:val="24"/>
          <w14:ligatures w14:val="none"/>
        </w:rPr>
        <w:t>为一项投资可望到达的报酬率。</w:t>
      </w:r>
    </w:p>
    <w:p w14:paraId="0865F5E7" w14:textId="77777777" w:rsidR="005E7B64" w:rsidRPr="005E7B64" w:rsidRDefault="005E7B64" w:rsidP="005E7B64">
      <w:pPr>
        <w:widowControl/>
        <w:numPr>
          <w:ilvl w:val="0"/>
          <w:numId w:val="18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日交易股数：每日交易股数的绝对值的</w:t>
      </w:r>
      <w:proofErr w:type="gramStart"/>
      <w:r w:rsidRPr="005E7B64">
        <w:rPr>
          <w:rFonts w:ascii="Segoe UI" w:eastAsia="宋体" w:hAnsi="Segoe UI" w:cs="Segoe UI"/>
          <w:color w:val="333333"/>
          <w:kern w:val="0"/>
          <w:sz w:val="24"/>
          <w:szCs w:val="24"/>
          <w14:ligatures w14:val="none"/>
        </w:rPr>
        <w:t>和</w:t>
      </w:r>
      <w:proofErr w:type="gramEnd"/>
    </w:p>
    <w:p w14:paraId="4A975BAF" w14:textId="77777777" w:rsidR="005E7B64" w:rsidRPr="005E7B64" w:rsidRDefault="005E7B64" w:rsidP="005E7B64">
      <w:pPr>
        <w:widowControl/>
        <w:numPr>
          <w:ilvl w:val="0"/>
          <w:numId w:val="186"/>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日换手率：</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每日交易市值的绝对值的和</w:t>
      </w:r>
      <w:r w:rsidRPr="005E7B64">
        <w:rPr>
          <w:rFonts w:ascii="Segoe UI" w:eastAsia="宋体" w:hAnsi="Segoe UI" w:cs="Segoe UI"/>
          <w:color w:val="333333"/>
          <w:kern w:val="0"/>
          <w:sz w:val="24"/>
          <w:szCs w:val="24"/>
          <w14:ligatures w14:val="none"/>
        </w:rPr>
        <w:t xml:space="preserve"> / 2) / </w:t>
      </w:r>
      <w:r w:rsidRPr="005E7B64">
        <w:rPr>
          <w:rFonts w:ascii="Segoe UI" w:eastAsia="宋体" w:hAnsi="Segoe UI" w:cs="Segoe UI"/>
          <w:color w:val="333333"/>
          <w:kern w:val="0"/>
          <w:sz w:val="24"/>
          <w:szCs w:val="24"/>
          <w14:ligatures w14:val="none"/>
        </w:rPr>
        <w:t>当日总市值</w:t>
      </w:r>
    </w:p>
    <w:p w14:paraId="2BA52E54"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lastRenderedPageBreak/>
        <w:t xml:space="preserve">Brinson </w:t>
      </w:r>
      <w:r w:rsidRPr="005E7B64">
        <w:rPr>
          <w:rFonts w:ascii="Segoe UI" w:eastAsia="宋体" w:hAnsi="Segoe UI" w:cs="Segoe UI"/>
          <w:color w:val="333333"/>
          <w:kern w:val="0"/>
          <w:sz w:val="30"/>
          <w:szCs w:val="30"/>
          <w14:ligatures w14:val="none"/>
        </w:rPr>
        <w:t>归因</w:t>
      </w:r>
    </w:p>
    <w:p w14:paraId="7AEF199D" w14:textId="77777777" w:rsidR="005E7B64" w:rsidRPr="005E7B64" w:rsidRDefault="005E7B64" w:rsidP="005E7B64">
      <w:pPr>
        <w:widowControl/>
        <w:numPr>
          <w:ilvl w:val="0"/>
          <w:numId w:val="18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基准指沪深</w:t>
      </w:r>
      <w:r w:rsidRPr="005E7B64">
        <w:rPr>
          <w:rFonts w:ascii="Segoe UI" w:eastAsia="宋体" w:hAnsi="Segoe UI" w:cs="Segoe UI"/>
          <w:color w:val="333333"/>
          <w:kern w:val="0"/>
          <w:sz w:val="24"/>
          <w:szCs w:val="24"/>
          <w14:ligatures w14:val="none"/>
        </w:rPr>
        <w:t>300</w:t>
      </w:r>
      <w:r w:rsidRPr="005E7B64">
        <w:rPr>
          <w:rFonts w:ascii="Segoe UI" w:eastAsia="宋体" w:hAnsi="Segoe UI" w:cs="Segoe UI"/>
          <w:color w:val="333333"/>
          <w:kern w:val="0"/>
          <w:sz w:val="24"/>
          <w:szCs w:val="24"/>
          <w14:ligatures w14:val="none"/>
        </w:rPr>
        <w:t>指数，采用减法超额，详细见</w:t>
      </w:r>
      <w:hyperlink r:id="rId213" w:history="1">
        <w:r w:rsidRPr="005E7B64">
          <w:rPr>
            <w:rFonts w:ascii="Segoe UI" w:eastAsia="宋体" w:hAnsi="Segoe UI" w:cs="Segoe UI"/>
            <w:color w:val="0E90D2"/>
            <w:kern w:val="0"/>
            <w:sz w:val="24"/>
            <w:szCs w:val="24"/>
            <w:u w:val="single"/>
            <w14:ligatures w14:val="none"/>
          </w:rPr>
          <w:t>Brinson</w:t>
        </w:r>
        <w:r w:rsidRPr="005E7B64">
          <w:rPr>
            <w:rFonts w:ascii="Segoe UI" w:eastAsia="宋体" w:hAnsi="Segoe UI" w:cs="Segoe UI"/>
            <w:color w:val="0E90D2"/>
            <w:kern w:val="0"/>
            <w:sz w:val="24"/>
            <w:szCs w:val="24"/>
            <w:u w:val="single"/>
            <w14:ligatures w14:val="none"/>
          </w:rPr>
          <w:t>模型介绍</w:t>
        </w:r>
      </w:hyperlink>
    </w:p>
    <w:p w14:paraId="41B698B7" w14:textId="77777777" w:rsidR="005E7B64" w:rsidRPr="005E7B64" w:rsidRDefault="005E7B64" w:rsidP="005E7B64">
      <w:pPr>
        <w:widowControl/>
        <w:numPr>
          <w:ilvl w:val="0"/>
          <w:numId w:val="18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总超额收益：策略相对于基准获得的额外收益，是下面主动配置收益、标的选择收益以及交互效应收益的汇总。</w:t>
      </w:r>
    </w:p>
    <w:p w14:paraId="150D87EA" w14:textId="77777777" w:rsidR="005E7B64" w:rsidRPr="005E7B64" w:rsidRDefault="005E7B64" w:rsidP="005E7B64">
      <w:pPr>
        <w:widowControl/>
        <w:numPr>
          <w:ilvl w:val="0"/>
          <w:numId w:val="18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主动配置收益：主动配置的收益来源于对上涨行业的超配或对下跌行业的低配，是衡量对大类资产强弱走势进行判断的能力。如果大于零则意味着看准了市场大方向，</w:t>
      </w:r>
      <w:proofErr w:type="gramStart"/>
      <w:r w:rsidRPr="005E7B64">
        <w:rPr>
          <w:rFonts w:ascii="Segoe UI" w:eastAsia="宋体" w:hAnsi="Segoe UI" w:cs="Segoe UI"/>
          <w:color w:val="333333"/>
          <w:kern w:val="0"/>
          <w:sz w:val="24"/>
          <w:szCs w:val="24"/>
          <w14:ligatures w14:val="none"/>
        </w:rPr>
        <w:t>并且高配了</w:t>
      </w:r>
      <w:proofErr w:type="gramEnd"/>
      <w:r w:rsidRPr="005E7B64">
        <w:rPr>
          <w:rFonts w:ascii="Segoe UI" w:eastAsia="宋体" w:hAnsi="Segoe UI" w:cs="Segoe UI"/>
          <w:color w:val="333333"/>
          <w:kern w:val="0"/>
          <w:sz w:val="24"/>
          <w:szCs w:val="24"/>
          <w14:ligatures w14:val="none"/>
        </w:rPr>
        <w:t>好的资产。</w:t>
      </w:r>
    </w:p>
    <w:p w14:paraId="4323D0E8" w14:textId="77777777" w:rsidR="005E7B64" w:rsidRPr="005E7B64" w:rsidRDefault="005E7B64" w:rsidP="005E7B64">
      <w:pPr>
        <w:widowControl/>
        <w:numPr>
          <w:ilvl w:val="0"/>
          <w:numId w:val="18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标的选择收益：标的选择的收益来源于对行业中表现好的个股的超配或对行业中表现差个股的低配。是对能否选出高于市场基准收益的资产，即在</w:t>
      </w:r>
      <w:proofErr w:type="gramStart"/>
      <w:r w:rsidRPr="005E7B64">
        <w:rPr>
          <w:rFonts w:ascii="Segoe UI" w:eastAsia="宋体" w:hAnsi="Segoe UI" w:cs="Segoe UI"/>
          <w:color w:val="333333"/>
          <w:kern w:val="0"/>
          <w:sz w:val="24"/>
          <w:szCs w:val="24"/>
          <w14:ligatures w14:val="none"/>
        </w:rPr>
        <w:t>相同资金</w:t>
      </w:r>
      <w:proofErr w:type="gramEnd"/>
      <w:r w:rsidRPr="005E7B64">
        <w:rPr>
          <w:rFonts w:ascii="Segoe UI" w:eastAsia="宋体" w:hAnsi="Segoe UI" w:cs="Segoe UI"/>
          <w:color w:val="333333"/>
          <w:kern w:val="0"/>
          <w:sz w:val="24"/>
          <w:szCs w:val="24"/>
          <w14:ligatures w14:val="none"/>
        </w:rPr>
        <w:t>分配比例下，能否获得更高的收益能力的衡量。如果大于零则意味着拥有高于市场的个股选择能力。</w:t>
      </w:r>
    </w:p>
    <w:p w14:paraId="50123743" w14:textId="77777777" w:rsidR="005E7B64" w:rsidRPr="005E7B64" w:rsidRDefault="005E7B64" w:rsidP="005E7B64">
      <w:pPr>
        <w:widowControl/>
        <w:numPr>
          <w:ilvl w:val="0"/>
          <w:numId w:val="187"/>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互动收益：在总超额收益中，除去主动配置收益和标的选择收益，也就是超额收益中同时收到主动配置与标的选择影响的部分，就是互动收益。</w:t>
      </w:r>
    </w:p>
    <w:p w14:paraId="65DEDD27"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因子分析</w:t>
      </w:r>
    </w:p>
    <w:p w14:paraId="31D71CE0"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风格分析</w:t>
      </w:r>
    </w:p>
    <w:p w14:paraId="247B92F2"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Fama-French</w:t>
      </w:r>
      <w:r w:rsidRPr="005E7B64">
        <w:rPr>
          <w:rFonts w:ascii="Segoe UI" w:eastAsia="宋体" w:hAnsi="Segoe UI" w:cs="Segoe UI"/>
          <w:color w:val="333333"/>
          <w:kern w:val="0"/>
          <w:sz w:val="24"/>
          <w:szCs w:val="24"/>
          <w14:ligatures w14:val="none"/>
        </w:rPr>
        <w:t>五因子模型，是将超额收益分为</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个因子来解释，具体如下表</w:t>
      </w:r>
    </w:p>
    <w:tbl>
      <w:tblPr>
        <w:tblW w:w="0" w:type="auto"/>
        <w:shd w:val="clear" w:color="auto" w:fill="FFFFFF"/>
        <w:tblCellMar>
          <w:left w:w="0" w:type="dxa"/>
          <w:right w:w="0" w:type="dxa"/>
        </w:tblCellMar>
        <w:tblLook w:val="04A0" w:firstRow="1" w:lastRow="0" w:firstColumn="1" w:lastColumn="0" w:noHBand="0" w:noVBand="1"/>
      </w:tblPr>
      <w:tblGrid>
        <w:gridCol w:w="1477"/>
        <w:gridCol w:w="1348"/>
        <w:gridCol w:w="1825"/>
        <w:gridCol w:w="3656"/>
      </w:tblGrid>
      <w:tr w:rsidR="005E7B64" w:rsidRPr="005E7B64" w14:paraId="06707142" w14:textId="77777777" w:rsidTr="005E7B64">
        <w:trPr>
          <w:tblHeader/>
        </w:trPr>
        <w:tc>
          <w:tcPr>
            <w:tcW w:w="0" w:type="auto"/>
            <w:tcBorders>
              <w:top w:val="nil"/>
            </w:tcBorders>
            <w:shd w:val="clear" w:color="auto" w:fill="FFFFFF"/>
            <w:tcMar>
              <w:top w:w="120" w:type="dxa"/>
              <w:left w:w="120" w:type="dxa"/>
              <w:bottom w:w="120" w:type="dxa"/>
              <w:right w:w="120" w:type="dxa"/>
            </w:tcMar>
            <w:vAlign w:val="bottom"/>
            <w:hideMark/>
          </w:tcPr>
          <w:p w14:paraId="33C11206"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因子</w:t>
            </w:r>
          </w:p>
        </w:tc>
        <w:tc>
          <w:tcPr>
            <w:tcW w:w="0" w:type="auto"/>
            <w:tcBorders>
              <w:top w:val="nil"/>
            </w:tcBorders>
            <w:shd w:val="clear" w:color="auto" w:fill="FFFFFF"/>
            <w:tcMar>
              <w:top w:w="120" w:type="dxa"/>
              <w:left w:w="120" w:type="dxa"/>
              <w:bottom w:w="120" w:type="dxa"/>
              <w:right w:w="120" w:type="dxa"/>
            </w:tcMar>
            <w:vAlign w:val="bottom"/>
            <w:hideMark/>
          </w:tcPr>
          <w:p w14:paraId="10DD4E4B"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因子解释</w:t>
            </w:r>
          </w:p>
        </w:tc>
        <w:tc>
          <w:tcPr>
            <w:tcW w:w="0" w:type="auto"/>
            <w:tcBorders>
              <w:top w:val="nil"/>
            </w:tcBorders>
            <w:shd w:val="clear" w:color="auto" w:fill="FFFFFF"/>
            <w:tcMar>
              <w:top w:w="120" w:type="dxa"/>
              <w:left w:w="120" w:type="dxa"/>
              <w:bottom w:w="120" w:type="dxa"/>
              <w:right w:w="120" w:type="dxa"/>
            </w:tcMar>
            <w:vAlign w:val="bottom"/>
            <w:hideMark/>
          </w:tcPr>
          <w:p w14:paraId="15114C1F"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构造方式</w:t>
            </w:r>
          </w:p>
        </w:tc>
        <w:tc>
          <w:tcPr>
            <w:tcW w:w="0" w:type="auto"/>
            <w:tcBorders>
              <w:top w:val="nil"/>
            </w:tcBorders>
            <w:shd w:val="clear" w:color="auto" w:fill="FFFFFF"/>
            <w:tcMar>
              <w:top w:w="120" w:type="dxa"/>
              <w:left w:w="120" w:type="dxa"/>
              <w:bottom w:w="120" w:type="dxa"/>
              <w:right w:w="120" w:type="dxa"/>
            </w:tcMar>
            <w:vAlign w:val="bottom"/>
            <w:hideMark/>
          </w:tcPr>
          <w:p w14:paraId="53A1EF91"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回归系数解释</w:t>
            </w:r>
          </w:p>
        </w:tc>
      </w:tr>
      <w:tr w:rsidR="005E7B64" w:rsidRPr="005E7B64" w14:paraId="0316B420"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22B5B3D1"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市场因子</w:t>
            </w:r>
            <w:r w:rsidRPr="005E7B64">
              <w:rPr>
                <w:rFonts w:ascii="Segoe UI" w:eastAsia="宋体" w:hAnsi="Segoe UI" w:cs="Segoe UI"/>
                <w:color w:val="333333"/>
                <w:kern w:val="0"/>
                <w:sz w:val="24"/>
                <w:szCs w:val="24"/>
                <w14:ligatures w14:val="none"/>
              </w:rPr>
              <w:t>(RM)</w:t>
            </w:r>
          </w:p>
        </w:tc>
        <w:tc>
          <w:tcPr>
            <w:tcW w:w="0" w:type="auto"/>
            <w:tcBorders>
              <w:top w:val="single" w:sz="6" w:space="0" w:color="DDDDDD"/>
            </w:tcBorders>
            <w:shd w:val="clear" w:color="auto" w:fill="FFFFFF"/>
            <w:tcMar>
              <w:top w:w="120" w:type="dxa"/>
              <w:left w:w="120" w:type="dxa"/>
              <w:bottom w:w="120" w:type="dxa"/>
              <w:right w:w="120" w:type="dxa"/>
            </w:tcMar>
            <w:hideMark/>
          </w:tcPr>
          <w:p w14:paraId="2FC00D4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受市场走势变化造成的不确定性收益率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75CB1B8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市场组合收益率减去无风险收益率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0BEC4B70"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w:t>
            </w:r>
            <w:r w:rsidRPr="005E7B64">
              <w:rPr>
                <w:rFonts w:ascii="MathJax_Math-italic" w:eastAsia="宋体" w:hAnsi="MathJax_Math-italic" w:cs="Segoe UI"/>
                <w:color w:val="333333"/>
                <w:kern w:val="0"/>
                <w:sz w:val="28"/>
                <w:szCs w:val="28"/>
                <w:bdr w:val="none" w:sz="0" w:space="0" w:color="auto" w:frame="1"/>
                <w14:ligatures w14:val="none"/>
              </w:rPr>
              <w:t>β</w:t>
            </w:r>
            <w:r w:rsidRPr="005E7B64">
              <w:rPr>
                <w:rFonts w:ascii="MathJax_Math-italic" w:eastAsia="宋体" w:hAnsi="MathJax_Math-italic" w:cs="Segoe UI"/>
                <w:color w:val="333333"/>
                <w:kern w:val="0"/>
                <w:sz w:val="20"/>
                <w:szCs w:val="20"/>
                <w:bdr w:val="none" w:sz="0" w:space="0" w:color="auto" w:frame="1"/>
                <w14:ligatures w14:val="none"/>
              </w:rPr>
              <w:t>i</w:t>
            </w:r>
            <w:r w:rsidRPr="005E7B64">
              <w:rPr>
                <w:rFonts w:ascii="MathJax_Main" w:eastAsia="宋体" w:hAnsi="MathJax_Main" w:cs="Segoe UI"/>
                <w:color w:val="333333"/>
                <w:kern w:val="0"/>
                <w:sz w:val="28"/>
                <w:szCs w:val="28"/>
                <w:bdr w:val="none" w:sz="0" w:space="0" w:color="auto" w:frame="1"/>
                <w14:ligatures w14:val="none"/>
              </w:rPr>
              <w:t>&gt;0</w:t>
            </w:r>
            <w:r w:rsidRPr="005E7B64">
              <w:rPr>
                <w:rFonts w:ascii="Segoe UI" w:eastAsia="宋体" w:hAnsi="Segoe UI" w:cs="Segoe UI"/>
                <w:color w:val="333333"/>
                <w:kern w:val="0"/>
                <w:sz w:val="24"/>
                <w:szCs w:val="24"/>
                <w:bdr w:val="none" w:sz="0" w:space="0" w:color="auto" w:frame="1"/>
                <w14:ligatures w14:val="none"/>
              </w:rPr>
              <w:t>βi&gt;0</w:t>
            </w:r>
            <w:r w:rsidRPr="005E7B64">
              <w:rPr>
                <w:rFonts w:ascii="Segoe UI" w:eastAsia="宋体" w:hAnsi="Segoe UI" w:cs="Segoe UI"/>
                <w:color w:val="333333"/>
                <w:kern w:val="0"/>
                <w:sz w:val="24"/>
                <w:szCs w:val="24"/>
                <w14:ligatures w14:val="none"/>
              </w:rPr>
              <w:t>，说明在样本期间内，该组合的运行趋势与市场整体运行趋势是一致的，如果大于</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，说明该组合可能偏激进型。</w:t>
            </w:r>
          </w:p>
        </w:tc>
      </w:tr>
      <w:tr w:rsidR="005E7B64" w:rsidRPr="005E7B64" w14:paraId="744A7E1D"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1908D81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规模因子</w:t>
            </w:r>
            <w:r w:rsidRPr="005E7B64">
              <w:rPr>
                <w:rFonts w:ascii="Segoe UI" w:eastAsia="宋体" w:hAnsi="Segoe UI" w:cs="Segoe UI"/>
                <w:color w:val="333333"/>
                <w:kern w:val="0"/>
                <w:sz w:val="24"/>
                <w:szCs w:val="24"/>
                <w14:ligatures w14:val="none"/>
              </w:rPr>
              <w:t>(SMB)</w:t>
            </w:r>
          </w:p>
        </w:tc>
        <w:tc>
          <w:tcPr>
            <w:tcW w:w="0" w:type="auto"/>
            <w:tcBorders>
              <w:top w:val="single" w:sz="6" w:space="0" w:color="DDDDDD"/>
            </w:tcBorders>
            <w:shd w:val="clear" w:color="auto" w:fill="FFFFFF"/>
            <w:tcMar>
              <w:top w:w="120" w:type="dxa"/>
              <w:left w:w="120" w:type="dxa"/>
              <w:bottom w:w="120" w:type="dxa"/>
              <w:right w:w="120" w:type="dxa"/>
            </w:tcMar>
            <w:hideMark/>
          </w:tcPr>
          <w:p w14:paraId="0356A122"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由于上市公司规模不同导致的收益率差异</w:t>
            </w:r>
          </w:p>
        </w:tc>
        <w:tc>
          <w:tcPr>
            <w:tcW w:w="0" w:type="auto"/>
            <w:tcBorders>
              <w:top w:val="single" w:sz="6" w:space="0" w:color="DDDDDD"/>
            </w:tcBorders>
            <w:shd w:val="clear" w:color="auto" w:fill="FFFFFF"/>
            <w:tcMar>
              <w:top w:w="120" w:type="dxa"/>
              <w:left w:w="120" w:type="dxa"/>
              <w:bottom w:w="120" w:type="dxa"/>
              <w:right w:w="120" w:type="dxa"/>
            </w:tcMar>
            <w:hideMark/>
          </w:tcPr>
          <w:p w14:paraId="2D70575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小市值组合的收益率减去大市值组合的收益率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49D4659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w:t>
            </w:r>
            <w:r w:rsidRPr="005E7B64">
              <w:rPr>
                <w:rFonts w:ascii="MathJax_Math-italic" w:eastAsia="宋体" w:hAnsi="MathJax_Math-italic" w:cs="Segoe UI"/>
                <w:color w:val="333333"/>
                <w:kern w:val="0"/>
                <w:sz w:val="28"/>
                <w:szCs w:val="28"/>
                <w:bdr w:val="none" w:sz="0" w:space="0" w:color="auto" w:frame="1"/>
                <w14:ligatures w14:val="none"/>
              </w:rPr>
              <w:t>s</w:t>
            </w:r>
            <w:r w:rsidRPr="005E7B64">
              <w:rPr>
                <w:rFonts w:ascii="MathJax_Math-italic" w:eastAsia="宋体" w:hAnsi="MathJax_Math-italic" w:cs="Segoe UI"/>
                <w:color w:val="333333"/>
                <w:kern w:val="0"/>
                <w:sz w:val="20"/>
                <w:szCs w:val="20"/>
                <w:bdr w:val="none" w:sz="0" w:space="0" w:color="auto" w:frame="1"/>
                <w14:ligatures w14:val="none"/>
              </w:rPr>
              <w:t>i</w:t>
            </w:r>
            <w:r w:rsidRPr="005E7B64">
              <w:rPr>
                <w:rFonts w:ascii="MathJax_Main" w:eastAsia="宋体" w:hAnsi="MathJax_Main" w:cs="Segoe UI"/>
                <w:color w:val="333333"/>
                <w:kern w:val="0"/>
                <w:sz w:val="28"/>
                <w:szCs w:val="28"/>
                <w:bdr w:val="none" w:sz="0" w:space="0" w:color="auto" w:frame="1"/>
                <w14:ligatures w14:val="none"/>
              </w:rPr>
              <w:t>&gt;0</w:t>
            </w:r>
            <w:r w:rsidRPr="005E7B64">
              <w:rPr>
                <w:rFonts w:ascii="Segoe UI" w:eastAsia="宋体" w:hAnsi="Segoe UI" w:cs="Segoe UI"/>
                <w:color w:val="333333"/>
                <w:kern w:val="0"/>
                <w:sz w:val="24"/>
                <w:szCs w:val="24"/>
                <w:bdr w:val="none" w:sz="0" w:space="0" w:color="auto" w:frame="1"/>
                <w14:ligatures w14:val="none"/>
              </w:rPr>
              <w:t>si&gt;0</w:t>
            </w:r>
            <w:r w:rsidRPr="005E7B64">
              <w:rPr>
                <w:rFonts w:ascii="Segoe UI" w:eastAsia="宋体" w:hAnsi="Segoe UI" w:cs="Segoe UI"/>
                <w:color w:val="333333"/>
                <w:kern w:val="0"/>
                <w:sz w:val="24"/>
                <w:szCs w:val="24"/>
                <w14:ligatures w14:val="none"/>
              </w:rPr>
              <w:t>，说明该组合可能偏好于配置小盘股</w:t>
            </w:r>
          </w:p>
        </w:tc>
      </w:tr>
      <w:tr w:rsidR="005E7B64" w:rsidRPr="005E7B64" w14:paraId="01193E4A"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68D50F13"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估值因子</w:t>
            </w:r>
            <w:r w:rsidRPr="005E7B64">
              <w:rPr>
                <w:rFonts w:ascii="Segoe UI" w:eastAsia="宋体" w:hAnsi="Segoe UI" w:cs="Segoe UI"/>
                <w:color w:val="333333"/>
                <w:kern w:val="0"/>
                <w:sz w:val="24"/>
                <w:szCs w:val="24"/>
                <w14:ligatures w14:val="none"/>
              </w:rPr>
              <w:t>(HML)</w:t>
            </w:r>
          </w:p>
        </w:tc>
        <w:tc>
          <w:tcPr>
            <w:tcW w:w="0" w:type="auto"/>
            <w:tcBorders>
              <w:top w:val="single" w:sz="6" w:space="0" w:color="DDDDDD"/>
            </w:tcBorders>
            <w:shd w:val="clear" w:color="auto" w:fill="FFFFFF"/>
            <w:tcMar>
              <w:top w:w="120" w:type="dxa"/>
              <w:left w:w="120" w:type="dxa"/>
              <w:bottom w:w="120" w:type="dxa"/>
              <w:right w:w="120" w:type="dxa"/>
            </w:tcMar>
            <w:hideMark/>
          </w:tcPr>
          <w:p w14:paraId="50B04583"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由于上市公司账面市值比不同导致的收益率差异</w:t>
            </w:r>
          </w:p>
        </w:tc>
        <w:tc>
          <w:tcPr>
            <w:tcW w:w="0" w:type="auto"/>
            <w:tcBorders>
              <w:top w:val="single" w:sz="6" w:space="0" w:color="DDDDDD"/>
            </w:tcBorders>
            <w:shd w:val="clear" w:color="auto" w:fill="FFFFFF"/>
            <w:tcMar>
              <w:top w:w="120" w:type="dxa"/>
              <w:left w:w="120" w:type="dxa"/>
              <w:bottom w:w="120" w:type="dxa"/>
              <w:right w:w="120" w:type="dxa"/>
            </w:tcMar>
            <w:hideMark/>
          </w:tcPr>
          <w:p w14:paraId="156784D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较高账面市值比的公司组合收益率减去减低账面市值比的公司组合收益率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3F60D6B2"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w:t>
            </w:r>
            <w:r w:rsidRPr="005E7B64">
              <w:rPr>
                <w:rFonts w:ascii="MathJax_Math-italic" w:eastAsia="宋体" w:hAnsi="MathJax_Math-italic" w:cs="Segoe UI"/>
                <w:color w:val="333333"/>
                <w:kern w:val="0"/>
                <w:sz w:val="28"/>
                <w:szCs w:val="28"/>
                <w:bdr w:val="none" w:sz="0" w:space="0" w:color="auto" w:frame="1"/>
                <w14:ligatures w14:val="none"/>
              </w:rPr>
              <w:t>h</w:t>
            </w:r>
            <w:r w:rsidRPr="005E7B64">
              <w:rPr>
                <w:rFonts w:ascii="MathJax_Math-italic" w:eastAsia="宋体" w:hAnsi="MathJax_Math-italic" w:cs="Segoe UI"/>
                <w:color w:val="333333"/>
                <w:kern w:val="0"/>
                <w:sz w:val="20"/>
                <w:szCs w:val="20"/>
                <w:bdr w:val="none" w:sz="0" w:space="0" w:color="auto" w:frame="1"/>
                <w14:ligatures w14:val="none"/>
              </w:rPr>
              <w:t>i</w:t>
            </w:r>
            <w:r w:rsidRPr="005E7B64">
              <w:rPr>
                <w:rFonts w:ascii="MathJax_Main" w:eastAsia="宋体" w:hAnsi="MathJax_Main" w:cs="Segoe UI"/>
                <w:color w:val="333333"/>
                <w:kern w:val="0"/>
                <w:sz w:val="28"/>
                <w:szCs w:val="28"/>
                <w:bdr w:val="none" w:sz="0" w:space="0" w:color="auto" w:frame="1"/>
                <w14:ligatures w14:val="none"/>
              </w:rPr>
              <w:t>&gt;0</w:t>
            </w:r>
            <w:r w:rsidRPr="005E7B64">
              <w:rPr>
                <w:rFonts w:ascii="Segoe UI" w:eastAsia="宋体" w:hAnsi="Segoe UI" w:cs="Segoe UI"/>
                <w:color w:val="333333"/>
                <w:kern w:val="0"/>
                <w:sz w:val="24"/>
                <w:szCs w:val="24"/>
                <w:bdr w:val="none" w:sz="0" w:space="0" w:color="auto" w:frame="1"/>
                <w14:ligatures w14:val="none"/>
              </w:rPr>
              <w:t>hi&gt;0</w:t>
            </w:r>
            <w:r w:rsidRPr="005E7B64">
              <w:rPr>
                <w:rFonts w:ascii="Segoe UI" w:eastAsia="宋体" w:hAnsi="Segoe UI" w:cs="Segoe UI"/>
                <w:color w:val="333333"/>
                <w:kern w:val="0"/>
                <w:sz w:val="24"/>
                <w:szCs w:val="24"/>
                <w14:ligatures w14:val="none"/>
              </w:rPr>
              <w:t>，说明该组合可能偏好于配置账面市值比高的公司，也就是价值型的公司</w:t>
            </w:r>
          </w:p>
        </w:tc>
      </w:tr>
      <w:tr w:rsidR="005E7B64" w:rsidRPr="005E7B64" w14:paraId="2FAAB478"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40774545"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盈利因子（</w:t>
            </w:r>
            <w:r w:rsidRPr="005E7B64">
              <w:rPr>
                <w:rFonts w:ascii="Segoe UI" w:eastAsia="宋体" w:hAnsi="Segoe UI" w:cs="Segoe UI"/>
                <w:color w:val="333333"/>
                <w:kern w:val="0"/>
                <w:sz w:val="24"/>
                <w:szCs w:val="24"/>
                <w14:ligatures w14:val="none"/>
              </w:rPr>
              <w:t>RMW</w:t>
            </w:r>
            <w:r w:rsidRPr="005E7B64">
              <w:rPr>
                <w:rFonts w:ascii="Segoe UI" w:eastAsia="宋体" w:hAnsi="Segoe UI" w:cs="Segoe UI"/>
                <w:color w:val="333333"/>
                <w:kern w:val="0"/>
                <w:sz w:val="24"/>
                <w:szCs w:val="24"/>
                <w14:ligatures w14:val="none"/>
              </w:rPr>
              <w:t>）</w:t>
            </w:r>
          </w:p>
        </w:tc>
        <w:tc>
          <w:tcPr>
            <w:tcW w:w="0" w:type="auto"/>
            <w:tcBorders>
              <w:top w:val="single" w:sz="6" w:space="0" w:color="DDDDDD"/>
            </w:tcBorders>
            <w:shd w:val="clear" w:color="auto" w:fill="FFFFFF"/>
            <w:tcMar>
              <w:top w:w="120" w:type="dxa"/>
              <w:left w:w="120" w:type="dxa"/>
              <w:bottom w:w="120" w:type="dxa"/>
              <w:right w:w="120" w:type="dxa"/>
            </w:tcMar>
            <w:hideMark/>
          </w:tcPr>
          <w:p w14:paraId="3AA93E3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由于盈利水平不同造成的收益率差异</w:t>
            </w:r>
          </w:p>
        </w:tc>
        <w:tc>
          <w:tcPr>
            <w:tcW w:w="0" w:type="auto"/>
            <w:tcBorders>
              <w:top w:val="single" w:sz="6" w:space="0" w:color="DDDDDD"/>
            </w:tcBorders>
            <w:shd w:val="clear" w:color="auto" w:fill="FFFFFF"/>
            <w:tcMar>
              <w:top w:w="120" w:type="dxa"/>
              <w:left w:w="120" w:type="dxa"/>
              <w:bottom w:w="120" w:type="dxa"/>
              <w:right w:w="120" w:type="dxa"/>
            </w:tcMar>
            <w:hideMark/>
          </w:tcPr>
          <w:p w14:paraId="09C564C2"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高盈利公司组合收益率</w:t>
            </w:r>
            <w:proofErr w:type="gramStart"/>
            <w:r w:rsidRPr="005E7B64">
              <w:rPr>
                <w:rFonts w:ascii="Segoe UI" w:eastAsia="宋体" w:hAnsi="Segoe UI" w:cs="Segoe UI"/>
                <w:color w:val="333333"/>
                <w:kern w:val="0"/>
                <w:sz w:val="24"/>
                <w:szCs w:val="24"/>
                <w14:ligatures w14:val="none"/>
              </w:rPr>
              <w:t>减去低</w:t>
            </w:r>
            <w:proofErr w:type="gramEnd"/>
            <w:r w:rsidRPr="005E7B64">
              <w:rPr>
                <w:rFonts w:ascii="Segoe UI" w:eastAsia="宋体" w:hAnsi="Segoe UI" w:cs="Segoe UI"/>
                <w:color w:val="333333"/>
                <w:kern w:val="0"/>
                <w:sz w:val="24"/>
                <w:szCs w:val="24"/>
                <w14:ligatures w14:val="none"/>
              </w:rPr>
              <w:t>盈利公司组合收益率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74B71B9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w:t>
            </w:r>
            <w:r w:rsidRPr="005E7B64">
              <w:rPr>
                <w:rFonts w:ascii="MathJax_Math-italic" w:eastAsia="宋体" w:hAnsi="MathJax_Math-italic" w:cs="Segoe UI"/>
                <w:color w:val="333333"/>
                <w:kern w:val="0"/>
                <w:sz w:val="28"/>
                <w:szCs w:val="28"/>
                <w:bdr w:val="none" w:sz="0" w:space="0" w:color="auto" w:frame="1"/>
                <w14:ligatures w14:val="none"/>
              </w:rPr>
              <w:t>r</w:t>
            </w:r>
            <w:r w:rsidRPr="005E7B64">
              <w:rPr>
                <w:rFonts w:ascii="MathJax_Math-italic" w:eastAsia="宋体" w:hAnsi="MathJax_Math-italic" w:cs="Segoe UI"/>
                <w:color w:val="333333"/>
                <w:kern w:val="0"/>
                <w:sz w:val="20"/>
                <w:szCs w:val="20"/>
                <w:bdr w:val="none" w:sz="0" w:space="0" w:color="auto" w:frame="1"/>
                <w14:ligatures w14:val="none"/>
              </w:rPr>
              <w:t>i</w:t>
            </w:r>
            <w:r w:rsidRPr="005E7B64">
              <w:rPr>
                <w:rFonts w:ascii="MathJax_Main" w:eastAsia="宋体" w:hAnsi="MathJax_Main" w:cs="Segoe UI"/>
                <w:color w:val="333333"/>
                <w:kern w:val="0"/>
                <w:sz w:val="28"/>
                <w:szCs w:val="28"/>
                <w:bdr w:val="none" w:sz="0" w:space="0" w:color="auto" w:frame="1"/>
                <w14:ligatures w14:val="none"/>
              </w:rPr>
              <w:t>&gt;0</w:t>
            </w:r>
            <w:r w:rsidRPr="005E7B64">
              <w:rPr>
                <w:rFonts w:ascii="Segoe UI" w:eastAsia="宋体" w:hAnsi="Segoe UI" w:cs="Segoe UI"/>
                <w:color w:val="333333"/>
                <w:kern w:val="0"/>
                <w:sz w:val="24"/>
                <w:szCs w:val="24"/>
                <w:bdr w:val="none" w:sz="0" w:space="0" w:color="auto" w:frame="1"/>
                <w14:ligatures w14:val="none"/>
              </w:rPr>
              <w:t>ri&gt;0</w:t>
            </w:r>
            <w:r w:rsidRPr="005E7B64">
              <w:rPr>
                <w:rFonts w:ascii="Segoe UI" w:eastAsia="宋体" w:hAnsi="Segoe UI" w:cs="Segoe UI"/>
                <w:color w:val="333333"/>
                <w:kern w:val="0"/>
                <w:sz w:val="24"/>
                <w:szCs w:val="24"/>
                <w14:ligatures w14:val="none"/>
              </w:rPr>
              <w:t>，说明该组合可能偏好于配置盈利高的公司</w:t>
            </w:r>
          </w:p>
        </w:tc>
      </w:tr>
      <w:tr w:rsidR="005E7B64" w:rsidRPr="005E7B64" w14:paraId="56575479"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42DA2B0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投资因子（</w:t>
            </w:r>
            <w:r w:rsidRPr="005E7B64">
              <w:rPr>
                <w:rFonts w:ascii="Segoe UI" w:eastAsia="宋体" w:hAnsi="Segoe UI" w:cs="Segoe UI"/>
                <w:color w:val="333333"/>
                <w:kern w:val="0"/>
                <w:sz w:val="24"/>
                <w:szCs w:val="24"/>
                <w14:ligatures w14:val="none"/>
              </w:rPr>
              <w:t>CMA</w:t>
            </w:r>
            <w:r w:rsidRPr="005E7B64">
              <w:rPr>
                <w:rFonts w:ascii="Segoe UI" w:eastAsia="宋体" w:hAnsi="Segoe UI" w:cs="Segoe UI"/>
                <w:color w:val="333333"/>
                <w:kern w:val="0"/>
                <w:sz w:val="24"/>
                <w:szCs w:val="24"/>
                <w14:ligatures w14:val="none"/>
              </w:rPr>
              <w:t>）</w:t>
            </w:r>
          </w:p>
        </w:tc>
        <w:tc>
          <w:tcPr>
            <w:tcW w:w="0" w:type="auto"/>
            <w:tcBorders>
              <w:top w:val="single" w:sz="6" w:space="0" w:color="DDDDDD"/>
            </w:tcBorders>
            <w:shd w:val="clear" w:color="auto" w:fill="FFFFFF"/>
            <w:tcMar>
              <w:top w:w="120" w:type="dxa"/>
              <w:left w:w="120" w:type="dxa"/>
              <w:bottom w:w="120" w:type="dxa"/>
              <w:right w:w="120" w:type="dxa"/>
            </w:tcMar>
            <w:hideMark/>
          </w:tcPr>
          <w:p w14:paraId="46B241D4"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由于投资水平的不同造成的收益率差异</w:t>
            </w:r>
          </w:p>
        </w:tc>
        <w:tc>
          <w:tcPr>
            <w:tcW w:w="0" w:type="auto"/>
            <w:tcBorders>
              <w:top w:val="single" w:sz="6" w:space="0" w:color="DDDDDD"/>
            </w:tcBorders>
            <w:shd w:val="clear" w:color="auto" w:fill="FFFFFF"/>
            <w:tcMar>
              <w:top w:w="120" w:type="dxa"/>
              <w:left w:w="120" w:type="dxa"/>
              <w:bottom w:w="120" w:type="dxa"/>
              <w:right w:w="120" w:type="dxa"/>
            </w:tcMar>
            <w:hideMark/>
          </w:tcPr>
          <w:p w14:paraId="3F942D05"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投资率低的公司组合收益率减去投资率高的公司组合收益率</w:t>
            </w:r>
          </w:p>
        </w:tc>
        <w:tc>
          <w:tcPr>
            <w:tcW w:w="0" w:type="auto"/>
            <w:tcBorders>
              <w:top w:val="single" w:sz="6" w:space="0" w:color="DDDDDD"/>
            </w:tcBorders>
            <w:shd w:val="clear" w:color="auto" w:fill="FFFFFF"/>
            <w:tcMar>
              <w:top w:w="120" w:type="dxa"/>
              <w:left w:w="120" w:type="dxa"/>
              <w:bottom w:w="120" w:type="dxa"/>
              <w:right w:w="120" w:type="dxa"/>
            </w:tcMar>
            <w:hideMark/>
          </w:tcPr>
          <w:p w14:paraId="328FEBD7"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w:t>
            </w:r>
            <w:r w:rsidRPr="005E7B64">
              <w:rPr>
                <w:rFonts w:ascii="MathJax_Math-italic" w:eastAsia="宋体" w:hAnsi="MathJax_Math-italic" w:cs="Segoe UI"/>
                <w:color w:val="333333"/>
                <w:kern w:val="0"/>
                <w:sz w:val="28"/>
                <w:szCs w:val="28"/>
                <w:bdr w:val="none" w:sz="0" w:space="0" w:color="auto" w:frame="1"/>
                <w14:ligatures w14:val="none"/>
              </w:rPr>
              <w:t>c</w:t>
            </w:r>
            <w:r w:rsidRPr="005E7B64">
              <w:rPr>
                <w:rFonts w:ascii="MathJax_Math-italic" w:eastAsia="宋体" w:hAnsi="MathJax_Math-italic" w:cs="Segoe UI"/>
                <w:color w:val="333333"/>
                <w:kern w:val="0"/>
                <w:sz w:val="20"/>
                <w:szCs w:val="20"/>
                <w:bdr w:val="none" w:sz="0" w:space="0" w:color="auto" w:frame="1"/>
                <w14:ligatures w14:val="none"/>
              </w:rPr>
              <w:t>i</w:t>
            </w:r>
            <w:r w:rsidRPr="005E7B64">
              <w:rPr>
                <w:rFonts w:ascii="MathJax_Main" w:eastAsia="宋体" w:hAnsi="MathJax_Main" w:cs="Segoe UI"/>
                <w:color w:val="333333"/>
                <w:kern w:val="0"/>
                <w:sz w:val="28"/>
                <w:szCs w:val="28"/>
                <w:bdr w:val="none" w:sz="0" w:space="0" w:color="auto" w:frame="1"/>
                <w14:ligatures w14:val="none"/>
              </w:rPr>
              <w:t>&gt;0</w:t>
            </w:r>
            <w:r w:rsidRPr="005E7B64">
              <w:rPr>
                <w:rFonts w:ascii="Segoe UI" w:eastAsia="宋体" w:hAnsi="Segoe UI" w:cs="Segoe UI"/>
                <w:color w:val="333333"/>
                <w:kern w:val="0"/>
                <w:sz w:val="24"/>
                <w:szCs w:val="24"/>
                <w:bdr w:val="none" w:sz="0" w:space="0" w:color="auto" w:frame="1"/>
                <w14:ligatures w14:val="none"/>
              </w:rPr>
              <w:t>ci&gt;0</w:t>
            </w:r>
            <w:r w:rsidRPr="005E7B64">
              <w:rPr>
                <w:rFonts w:ascii="Segoe UI" w:eastAsia="宋体" w:hAnsi="Segoe UI" w:cs="Segoe UI"/>
                <w:color w:val="333333"/>
                <w:kern w:val="0"/>
                <w:sz w:val="24"/>
                <w:szCs w:val="24"/>
                <w14:ligatures w14:val="none"/>
              </w:rPr>
              <w:t>，说明该组合可能偏好于配置投资率较低的公司</w:t>
            </w:r>
          </w:p>
        </w:tc>
      </w:tr>
    </w:tbl>
    <w:p w14:paraId="6F5076BA" w14:textId="77777777" w:rsidR="005E7B64" w:rsidRPr="005E7B64" w:rsidRDefault="005E7B64" w:rsidP="005E7B64">
      <w:pPr>
        <w:widowControl/>
        <w:shd w:val="clear" w:color="auto" w:fill="FFFFFF"/>
        <w:spacing w:before="360" w:after="360"/>
        <w:jc w:val="left"/>
        <w:outlineLvl w:val="3"/>
        <w:rPr>
          <w:rFonts w:ascii="Segoe UI" w:eastAsia="宋体" w:hAnsi="Segoe UI" w:cs="Segoe UI"/>
          <w:color w:val="333333"/>
          <w:kern w:val="0"/>
          <w:sz w:val="30"/>
          <w:szCs w:val="30"/>
          <w14:ligatures w14:val="none"/>
        </w:rPr>
      </w:pPr>
      <w:r w:rsidRPr="005E7B64">
        <w:rPr>
          <w:rFonts w:ascii="Segoe UI" w:eastAsia="宋体" w:hAnsi="Segoe UI" w:cs="Segoe UI"/>
          <w:color w:val="333333"/>
          <w:kern w:val="0"/>
          <w:sz w:val="30"/>
          <w:szCs w:val="30"/>
          <w14:ligatures w14:val="none"/>
        </w:rPr>
        <w:t>风险分析</w:t>
      </w:r>
    </w:p>
    <w:p w14:paraId="7CE7B66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说明</w:t>
      </w:r>
      <w:r w:rsidRPr="005E7B64">
        <w:rPr>
          <w:rFonts w:ascii="Segoe UI" w:eastAsia="宋体" w:hAnsi="Segoe UI" w:cs="Segoe UI"/>
          <w:color w:val="333333"/>
          <w:kern w:val="0"/>
          <w:sz w:val="24"/>
          <w:szCs w:val="24"/>
          <w14:ligatures w14:val="none"/>
        </w:rPr>
        <w:t>:</w:t>
      </w:r>
    </w:p>
    <w:p w14:paraId="604E7359"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风险因子暴露对比中，基准风险因子暴露度为沪深</w:t>
      </w:r>
      <w:r w:rsidRPr="005E7B64">
        <w:rPr>
          <w:rFonts w:ascii="Segoe UI" w:eastAsia="宋体" w:hAnsi="Segoe UI" w:cs="Segoe UI"/>
          <w:color w:val="333333"/>
          <w:kern w:val="0"/>
          <w:sz w:val="24"/>
          <w:szCs w:val="24"/>
          <w14:ligatures w14:val="none"/>
        </w:rPr>
        <w:t>300</w:t>
      </w:r>
      <w:r w:rsidRPr="005E7B64">
        <w:rPr>
          <w:rFonts w:ascii="Segoe UI" w:eastAsia="宋体" w:hAnsi="Segoe UI" w:cs="Segoe UI"/>
          <w:color w:val="333333"/>
          <w:kern w:val="0"/>
          <w:sz w:val="24"/>
          <w:szCs w:val="24"/>
          <w14:ligatures w14:val="none"/>
        </w:rPr>
        <w:t>指数股票池中股票风险暴露的市值加权平均；风险暴露的基准都是</w:t>
      </w:r>
      <w:r w:rsidRPr="005E7B64">
        <w:rPr>
          <w:rFonts w:ascii="Segoe UI" w:eastAsia="宋体" w:hAnsi="Segoe UI" w:cs="Segoe UI"/>
          <w:color w:val="333333"/>
          <w:kern w:val="0"/>
          <w:sz w:val="24"/>
          <w:szCs w:val="24"/>
          <w14:ligatures w14:val="none"/>
        </w:rPr>
        <w:t xml:space="preserve"> hs300 </w:t>
      </w:r>
      <w:r w:rsidRPr="005E7B64">
        <w:rPr>
          <w:rFonts w:ascii="Segoe UI" w:eastAsia="宋体" w:hAnsi="Segoe UI" w:cs="Segoe UI"/>
          <w:color w:val="333333"/>
          <w:kern w:val="0"/>
          <w:sz w:val="24"/>
          <w:szCs w:val="24"/>
          <w14:ligatures w14:val="none"/>
        </w:rPr>
        <w:t>指数，所以只要时间段是一样的，暴露度就是一样的</w:t>
      </w:r>
    </w:p>
    <w:p w14:paraId="3CAC11FF"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风险因子暴露对比中，风险因子暴露差值代表了策略组合的风险敞口暴露，如果风险因子暴露差值接近</w:t>
      </w:r>
      <w:r w:rsidRPr="005E7B64">
        <w:rPr>
          <w:rFonts w:ascii="Segoe UI" w:eastAsia="宋体" w:hAnsi="Segoe UI" w:cs="Segoe UI"/>
          <w:color w:val="333333"/>
          <w:kern w:val="0"/>
          <w:sz w:val="24"/>
          <w:szCs w:val="24"/>
          <w14:ligatures w14:val="none"/>
        </w:rPr>
        <w:t>0</w:t>
      </w:r>
      <w:r w:rsidRPr="005E7B64">
        <w:rPr>
          <w:rFonts w:ascii="Segoe UI" w:eastAsia="宋体" w:hAnsi="Segoe UI" w:cs="Segoe UI"/>
          <w:color w:val="333333"/>
          <w:kern w:val="0"/>
          <w:sz w:val="24"/>
          <w:szCs w:val="24"/>
          <w14:ligatures w14:val="none"/>
        </w:rPr>
        <w:t>，说明策略组合对该风险因子是风险中性的，即策略组合不暴露与这个风险因子；因子暴露差值</w:t>
      </w:r>
      <w:proofErr w:type="gramStart"/>
      <w:r w:rsidRPr="005E7B64">
        <w:rPr>
          <w:rFonts w:ascii="Segoe UI" w:eastAsia="宋体" w:hAnsi="Segoe UI" w:cs="Segoe UI"/>
          <w:color w:val="333333"/>
          <w:kern w:val="0"/>
          <w:sz w:val="24"/>
          <w:szCs w:val="24"/>
          <w14:ligatures w14:val="none"/>
        </w:rPr>
        <w:t>就是回测的</w:t>
      </w:r>
      <w:proofErr w:type="gramEnd"/>
      <w:r w:rsidRPr="005E7B64">
        <w:rPr>
          <w:rFonts w:ascii="Segoe UI" w:eastAsia="宋体" w:hAnsi="Segoe UI" w:cs="Segoe UI"/>
          <w:color w:val="333333"/>
          <w:kern w:val="0"/>
          <w:sz w:val="24"/>
          <w:szCs w:val="24"/>
          <w14:ligatures w14:val="none"/>
        </w:rPr>
        <w:t>组合和基准（</w:t>
      </w:r>
      <w:r w:rsidRPr="005E7B64">
        <w:rPr>
          <w:rFonts w:ascii="Segoe UI" w:eastAsia="宋体" w:hAnsi="Segoe UI" w:cs="Segoe UI"/>
          <w:color w:val="333333"/>
          <w:kern w:val="0"/>
          <w:sz w:val="24"/>
          <w:szCs w:val="24"/>
          <w14:ligatures w14:val="none"/>
        </w:rPr>
        <w:t>hs300</w:t>
      </w:r>
      <w:r w:rsidRPr="005E7B64">
        <w:rPr>
          <w:rFonts w:ascii="Segoe UI" w:eastAsia="宋体" w:hAnsi="Segoe UI" w:cs="Segoe UI"/>
          <w:color w:val="333333"/>
          <w:kern w:val="0"/>
          <w:sz w:val="24"/>
          <w:szCs w:val="24"/>
          <w14:ligatures w14:val="none"/>
        </w:rPr>
        <w:t>）组合风险暴露的差，因为这</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个因子是大家公认的风险因子，而基准组合被认为是无风险的；所以大家都认为和基准（</w:t>
      </w:r>
      <w:r w:rsidRPr="005E7B64">
        <w:rPr>
          <w:rFonts w:ascii="Segoe UI" w:eastAsia="宋体" w:hAnsi="Segoe UI" w:cs="Segoe UI"/>
          <w:color w:val="333333"/>
          <w:kern w:val="0"/>
          <w:sz w:val="24"/>
          <w:szCs w:val="24"/>
          <w14:ligatures w14:val="none"/>
        </w:rPr>
        <w:t>hs300</w:t>
      </w:r>
      <w:r w:rsidRPr="005E7B64">
        <w:rPr>
          <w:rFonts w:ascii="Segoe UI" w:eastAsia="宋体" w:hAnsi="Segoe UI" w:cs="Segoe UI"/>
          <w:color w:val="333333"/>
          <w:kern w:val="0"/>
          <w:sz w:val="24"/>
          <w:szCs w:val="24"/>
          <w14:ligatures w14:val="none"/>
        </w:rPr>
        <w:t>）组合风险暴露的差越趋近于</w:t>
      </w:r>
      <w:r w:rsidRPr="005E7B64">
        <w:rPr>
          <w:rFonts w:ascii="Segoe UI" w:eastAsia="宋体" w:hAnsi="Segoe UI" w:cs="Segoe UI"/>
          <w:color w:val="333333"/>
          <w:kern w:val="0"/>
          <w:sz w:val="24"/>
          <w:szCs w:val="24"/>
          <w14:ligatures w14:val="none"/>
        </w:rPr>
        <w:t>0</w:t>
      </w:r>
      <w:r w:rsidRPr="005E7B64">
        <w:rPr>
          <w:rFonts w:ascii="Segoe UI" w:eastAsia="宋体" w:hAnsi="Segoe UI" w:cs="Segoe UI"/>
          <w:color w:val="333333"/>
          <w:kern w:val="0"/>
          <w:sz w:val="24"/>
          <w:szCs w:val="24"/>
          <w14:ligatures w14:val="none"/>
        </w:rPr>
        <w:t>，风险暴露越低，策略收益的稳定性越好；大于或小于基准组合风险，可以参考相应因子的定义，调整对应的持仓，将风险暴露趋近于基准组合风险暴露</w:t>
      </w:r>
    </w:p>
    <w:p w14:paraId="303B365C"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收益详情中，</w:t>
      </w:r>
      <w:r w:rsidRPr="005E7B64">
        <w:rPr>
          <w:rFonts w:ascii="Segoe UI" w:eastAsia="宋体" w:hAnsi="Segoe UI" w:cs="Segoe UI"/>
          <w:color w:val="333333"/>
          <w:kern w:val="0"/>
          <w:sz w:val="24"/>
          <w:szCs w:val="24"/>
          <w14:ligatures w14:val="none"/>
        </w:rPr>
        <w:t>Backtest</w:t>
      </w:r>
      <w:r w:rsidRPr="005E7B64">
        <w:rPr>
          <w:rFonts w:ascii="Segoe UI" w:eastAsia="宋体" w:hAnsi="Segoe UI" w:cs="Segoe UI"/>
          <w:color w:val="333333"/>
          <w:kern w:val="0"/>
          <w:sz w:val="24"/>
          <w:szCs w:val="24"/>
          <w14:ligatures w14:val="none"/>
        </w:rPr>
        <w:t>为回测的收益</w:t>
      </w:r>
      <w:r w:rsidRPr="005E7B64">
        <w:rPr>
          <w:rFonts w:ascii="Segoe UI" w:eastAsia="宋体" w:hAnsi="Segoe UI" w:cs="Segoe UI"/>
          <w:color w:val="333333"/>
          <w:kern w:val="0"/>
          <w:sz w:val="24"/>
          <w:szCs w:val="24"/>
          <w14:ligatures w14:val="none"/>
        </w:rPr>
        <w:t>;</w:t>
      </w:r>
    </w:p>
    <w:p w14:paraId="6AA12F47"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收益详情中，国家因子是在</w:t>
      </w:r>
      <w:proofErr w:type="gramStart"/>
      <w:r w:rsidRPr="005E7B64">
        <w:rPr>
          <w:rFonts w:ascii="Segoe UI" w:eastAsia="宋体" w:hAnsi="Segoe UI" w:cs="Segoe UI"/>
          <w:color w:val="333333"/>
          <w:kern w:val="0"/>
          <w:sz w:val="24"/>
          <w:szCs w:val="24"/>
          <w14:ligatures w14:val="none"/>
        </w:rPr>
        <w:t>巴若风险</w:t>
      </w:r>
      <w:proofErr w:type="gramEnd"/>
      <w:r w:rsidRPr="005E7B64">
        <w:rPr>
          <w:rFonts w:ascii="Segoe UI" w:eastAsia="宋体" w:hAnsi="Segoe UI" w:cs="Segoe UI"/>
          <w:color w:val="333333"/>
          <w:kern w:val="0"/>
          <w:sz w:val="24"/>
          <w:szCs w:val="24"/>
          <w14:ligatures w14:val="none"/>
        </w:rPr>
        <w:t>模型中，横截面线性回归的截距项（一共有</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个风格因子，</w:t>
      </w:r>
      <w:r w:rsidRPr="005E7B64">
        <w:rPr>
          <w:rFonts w:ascii="Segoe UI" w:eastAsia="宋体" w:hAnsi="Segoe UI" w:cs="Segoe UI"/>
          <w:color w:val="333333"/>
          <w:kern w:val="0"/>
          <w:sz w:val="24"/>
          <w:szCs w:val="24"/>
          <w14:ligatures w14:val="none"/>
        </w:rPr>
        <w:t>11</w:t>
      </w:r>
      <w:r w:rsidRPr="005E7B64">
        <w:rPr>
          <w:rFonts w:ascii="Segoe UI" w:eastAsia="宋体" w:hAnsi="Segoe UI" w:cs="Segoe UI"/>
          <w:color w:val="333333"/>
          <w:kern w:val="0"/>
          <w:sz w:val="24"/>
          <w:szCs w:val="24"/>
          <w14:ligatures w14:val="none"/>
        </w:rPr>
        <w:t>个行业因子</w:t>
      </w:r>
      <w:r w:rsidRPr="005E7B64">
        <w:rPr>
          <w:rFonts w:ascii="Segoe UI" w:eastAsia="宋体" w:hAnsi="Segoe UI" w:cs="Segoe UI"/>
          <w:color w:val="333333"/>
          <w:kern w:val="0"/>
          <w:sz w:val="24"/>
          <w:szCs w:val="24"/>
          <w14:ligatures w14:val="none"/>
        </w:rPr>
        <w:t>(jq_l1)</w:t>
      </w:r>
      <w:r w:rsidRPr="005E7B64">
        <w:rPr>
          <w:rFonts w:ascii="Segoe UI" w:eastAsia="宋体" w:hAnsi="Segoe UI" w:cs="Segoe UI"/>
          <w:color w:val="333333"/>
          <w:kern w:val="0"/>
          <w:sz w:val="24"/>
          <w:szCs w:val="24"/>
          <w14:ligatures w14:val="none"/>
        </w:rPr>
        <w:t>，和</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个国家因子）</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国家因子的因子值为常数</w:t>
      </w:r>
      <w:r w:rsidRPr="005E7B64">
        <w:rPr>
          <w:rFonts w:ascii="Segoe UI" w:eastAsia="宋体" w:hAnsi="Segoe UI" w:cs="Segoe UI"/>
          <w:color w:val="333333"/>
          <w:kern w:val="0"/>
          <w:sz w:val="24"/>
          <w:szCs w:val="24"/>
          <w14:ligatures w14:val="none"/>
        </w:rPr>
        <w:t>1</w:t>
      </w:r>
      <w:r w:rsidRPr="005E7B64">
        <w:rPr>
          <w:rFonts w:ascii="Segoe UI" w:eastAsia="宋体" w:hAnsi="Segoe UI" w:cs="Segoe UI"/>
          <w:color w:val="333333"/>
          <w:kern w:val="0"/>
          <w:sz w:val="24"/>
          <w:szCs w:val="24"/>
          <w14:ligatures w14:val="none"/>
        </w:rPr>
        <w:t>，因子收益</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线性回归的系数</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代表了大盘整体的收益</w:t>
      </w:r>
      <w:r w:rsidRPr="005E7B64">
        <w:rPr>
          <w:rFonts w:ascii="Segoe UI" w:eastAsia="宋体" w:hAnsi="Segoe UI" w:cs="Segoe UI"/>
          <w:color w:val="333333"/>
          <w:kern w:val="0"/>
          <w:sz w:val="24"/>
          <w:szCs w:val="24"/>
          <w14:ligatures w14:val="none"/>
        </w:rPr>
        <w:t>;</w:t>
      </w:r>
    </w:p>
    <w:p w14:paraId="449F980D"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收益详情中，特殊收益是</w:t>
      </w:r>
      <w:proofErr w:type="gramStart"/>
      <w:r w:rsidRPr="005E7B64">
        <w:rPr>
          <w:rFonts w:ascii="Segoe UI" w:eastAsia="宋体" w:hAnsi="Segoe UI" w:cs="Segoe UI"/>
          <w:color w:val="333333"/>
          <w:kern w:val="0"/>
          <w:sz w:val="24"/>
          <w:szCs w:val="24"/>
          <w14:ligatures w14:val="none"/>
        </w:rPr>
        <w:t>指收益</w:t>
      </w:r>
      <w:proofErr w:type="gramEnd"/>
      <w:r w:rsidRPr="005E7B64">
        <w:rPr>
          <w:rFonts w:ascii="Segoe UI" w:eastAsia="宋体" w:hAnsi="Segoe UI" w:cs="Segoe UI"/>
          <w:color w:val="333333"/>
          <w:kern w:val="0"/>
          <w:sz w:val="24"/>
          <w:szCs w:val="24"/>
          <w14:ligatures w14:val="none"/>
        </w:rPr>
        <w:t>中剔除已知可解释收益（因子收益）之外的，其他不可解释的收益；</w:t>
      </w:r>
    </w:p>
    <w:p w14:paraId="3998FBB9" w14:textId="77777777" w:rsidR="005E7B64" w:rsidRPr="005E7B64" w:rsidRDefault="005E7B64" w:rsidP="005E7B64">
      <w:pPr>
        <w:widowControl/>
        <w:numPr>
          <w:ilvl w:val="0"/>
          <w:numId w:val="188"/>
        </w:numPr>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收益详情中，其他的一些收益的解释，点击页面上的提示即可看到；</w:t>
      </w:r>
    </w:p>
    <w:p w14:paraId="3CFDA93F"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对收益分析的最后一部分就是查看该策略在各个方面和基准相比的偏差，通过</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个风格因子来判别，具体解释如下表。</w:t>
      </w:r>
    </w:p>
    <w:tbl>
      <w:tblPr>
        <w:tblW w:w="0" w:type="auto"/>
        <w:shd w:val="clear" w:color="auto" w:fill="FFFFFF"/>
        <w:tblCellMar>
          <w:left w:w="0" w:type="dxa"/>
          <w:right w:w="0" w:type="dxa"/>
        </w:tblCellMar>
        <w:tblLook w:val="04A0" w:firstRow="1" w:lastRow="0" w:firstColumn="1" w:lastColumn="0" w:noHBand="0" w:noVBand="1"/>
      </w:tblPr>
      <w:tblGrid>
        <w:gridCol w:w="1316"/>
        <w:gridCol w:w="6990"/>
      </w:tblGrid>
      <w:tr w:rsidR="005E7B64" w:rsidRPr="005E7B64" w14:paraId="02F3B2B9" w14:textId="77777777" w:rsidTr="005E7B64">
        <w:trPr>
          <w:tblHeader/>
        </w:trPr>
        <w:tc>
          <w:tcPr>
            <w:tcW w:w="0" w:type="auto"/>
            <w:tcBorders>
              <w:top w:val="nil"/>
            </w:tcBorders>
            <w:shd w:val="clear" w:color="auto" w:fill="FFFFFF"/>
            <w:tcMar>
              <w:top w:w="120" w:type="dxa"/>
              <w:left w:w="120" w:type="dxa"/>
              <w:bottom w:w="120" w:type="dxa"/>
              <w:right w:w="120" w:type="dxa"/>
            </w:tcMar>
            <w:vAlign w:val="bottom"/>
            <w:hideMark/>
          </w:tcPr>
          <w:p w14:paraId="6A52A2D6"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因子</w:t>
            </w:r>
          </w:p>
        </w:tc>
        <w:tc>
          <w:tcPr>
            <w:tcW w:w="0" w:type="auto"/>
            <w:tcBorders>
              <w:top w:val="nil"/>
            </w:tcBorders>
            <w:shd w:val="clear" w:color="auto" w:fill="FFFFFF"/>
            <w:tcMar>
              <w:top w:w="120" w:type="dxa"/>
              <w:left w:w="120" w:type="dxa"/>
              <w:bottom w:w="120" w:type="dxa"/>
              <w:right w:w="120" w:type="dxa"/>
            </w:tcMar>
            <w:vAlign w:val="bottom"/>
            <w:hideMark/>
          </w:tcPr>
          <w:p w14:paraId="7F3DDA7C" w14:textId="77777777" w:rsidR="005E7B64" w:rsidRPr="005E7B64" w:rsidRDefault="005E7B64" w:rsidP="005E7B64">
            <w:pPr>
              <w:widowControl/>
              <w:spacing w:line="300" w:lineRule="atLeast"/>
              <w:jc w:val="left"/>
              <w:rPr>
                <w:rFonts w:ascii="Segoe UI" w:eastAsia="宋体" w:hAnsi="Segoe UI" w:cs="Segoe UI"/>
                <w:b/>
                <w:bCs/>
                <w:color w:val="333333"/>
                <w:kern w:val="0"/>
                <w:sz w:val="24"/>
                <w:szCs w:val="24"/>
                <w14:ligatures w14:val="none"/>
              </w:rPr>
            </w:pPr>
            <w:r w:rsidRPr="005E7B64">
              <w:rPr>
                <w:rFonts w:ascii="Segoe UI" w:eastAsia="宋体" w:hAnsi="Segoe UI" w:cs="Segoe UI"/>
                <w:b/>
                <w:bCs/>
                <w:color w:val="333333"/>
                <w:kern w:val="0"/>
                <w:sz w:val="24"/>
                <w:szCs w:val="24"/>
                <w14:ligatures w14:val="none"/>
              </w:rPr>
              <w:t>解释</w:t>
            </w:r>
          </w:p>
        </w:tc>
      </w:tr>
      <w:tr w:rsidR="005E7B64" w:rsidRPr="005E7B64" w14:paraId="78F2C92F"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5A1C176E"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市值</w:t>
            </w:r>
          </w:p>
        </w:tc>
        <w:tc>
          <w:tcPr>
            <w:tcW w:w="0" w:type="auto"/>
            <w:tcBorders>
              <w:top w:val="single" w:sz="6" w:space="0" w:color="DDDDDD"/>
            </w:tcBorders>
            <w:shd w:val="clear" w:color="auto" w:fill="FFFFFF"/>
            <w:tcMar>
              <w:top w:w="120" w:type="dxa"/>
              <w:left w:w="120" w:type="dxa"/>
              <w:bottom w:w="120" w:type="dxa"/>
              <w:right w:w="120" w:type="dxa"/>
            </w:tcMar>
            <w:hideMark/>
          </w:tcPr>
          <w:p w14:paraId="02BBC7F6"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捕捉大盘股和小盘股之间的收益差异</w:t>
            </w:r>
          </w:p>
        </w:tc>
      </w:tr>
      <w:tr w:rsidR="005E7B64" w:rsidRPr="005E7B64" w14:paraId="0FECBCA1"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151CFF5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非线性市值</w:t>
            </w:r>
          </w:p>
        </w:tc>
        <w:tc>
          <w:tcPr>
            <w:tcW w:w="0" w:type="auto"/>
            <w:tcBorders>
              <w:top w:val="single" w:sz="6" w:space="0" w:color="DDDDDD"/>
            </w:tcBorders>
            <w:shd w:val="clear" w:color="auto" w:fill="FFFFFF"/>
            <w:tcMar>
              <w:top w:w="120" w:type="dxa"/>
              <w:left w:w="120" w:type="dxa"/>
              <w:bottom w:w="120" w:type="dxa"/>
              <w:right w:w="120" w:type="dxa"/>
            </w:tcMar>
            <w:hideMark/>
          </w:tcPr>
          <w:p w14:paraId="147CB9B3"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描述了无法由规模因子解释的但与规模有限的收益差异，通常代表中盘股</w:t>
            </w:r>
          </w:p>
        </w:tc>
      </w:tr>
      <w:tr w:rsidR="005E7B64" w:rsidRPr="005E7B64" w14:paraId="61156029"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080D339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杠杆</w:t>
            </w:r>
          </w:p>
        </w:tc>
        <w:tc>
          <w:tcPr>
            <w:tcW w:w="0" w:type="auto"/>
            <w:tcBorders>
              <w:top w:val="single" w:sz="6" w:space="0" w:color="DDDDDD"/>
            </w:tcBorders>
            <w:shd w:val="clear" w:color="auto" w:fill="FFFFFF"/>
            <w:tcMar>
              <w:top w:w="120" w:type="dxa"/>
              <w:left w:w="120" w:type="dxa"/>
              <w:bottom w:w="120" w:type="dxa"/>
              <w:right w:w="120" w:type="dxa"/>
            </w:tcMar>
            <w:hideMark/>
          </w:tcPr>
          <w:p w14:paraId="7D813684"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描述了高杠杆股票与低杠杆股票之间的收益差异</w:t>
            </w:r>
          </w:p>
        </w:tc>
      </w:tr>
      <w:tr w:rsidR="005E7B64" w:rsidRPr="005E7B64" w14:paraId="6CCCD40C"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0C16E8A1"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账面市值比</w:t>
            </w:r>
          </w:p>
        </w:tc>
        <w:tc>
          <w:tcPr>
            <w:tcW w:w="0" w:type="auto"/>
            <w:tcBorders>
              <w:top w:val="single" w:sz="6" w:space="0" w:color="DDDDDD"/>
            </w:tcBorders>
            <w:shd w:val="clear" w:color="auto" w:fill="FFFFFF"/>
            <w:tcMar>
              <w:top w:w="120" w:type="dxa"/>
              <w:left w:w="120" w:type="dxa"/>
              <w:bottom w:w="120" w:type="dxa"/>
              <w:right w:w="120" w:type="dxa"/>
            </w:tcMar>
            <w:hideMark/>
          </w:tcPr>
          <w:p w14:paraId="65E712E5"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描述了股票估值高低不同而产生的收益差异，即价值因子</w:t>
            </w:r>
          </w:p>
        </w:tc>
      </w:tr>
      <w:tr w:rsidR="005E7B64" w:rsidRPr="005E7B64" w14:paraId="4E9CB8B3"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08EFD00A"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成长</w:t>
            </w:r>
          </w:p>
        </w:tc>
        <w:tc>
          <w:tcPr>
            <w:tcW w:w="0" w:type="auto"/>
            <w:tcBorders>
              <w:top w:val="single" w:sz="6" w:space="0" w:color="DDDDDD"/>
            </w:tcBorders>
            <w:shd w:val="clear" w:color="auto" w:fill="FFFFFF"/>
            <w:tcMar>
              <w:top w:w="120" w:type="dxa"/>
              <w:left w:w="120" w:type="dxa"/>
              <w:bottom w:w="120" w:type="dxa"/>
              <w:right w:w="120" w:type="dxa"/>
            </w:tcMar>
            <w:hideMark/>
          </w:tcPr>
          <w:p w14:paraId="730CD6E3"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描述了对销售或盈利增长预期不同而产生的收益差异</w:t>
            </w:r>
          </w:p>
        </w:tc>
      </w:tr>
      <w:tr w:rsidR="005E7B64" w:rsidRPr="005E7B64" w14:paraId="742AC9E6"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6D669D24"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动量</w:t>
            </w:r>
          </w:p>
        </w:tc>
        <w:tc>
          <w:tcPr>
            <w:tcW w:w="0" w:type="auto"/>
            <w:tcBorders>
              <w:top w:val="single" w:sz="6" w:space="0" w:color="DDDDDD"/>
            </w:tcBorders>
            <w:shd w:val="clear" w:color="auto" w:fill="FFFFFF"/>
            <w:tcMar>
              <w:top w:w="120" w:type="dxa"/>
              <w:left w:w="120" w:type="dxa"/>
              <w:bottom w:w="120" w:type="dxa"/>
              <w:right w:w="120" w:type="dxa"/>
            </w:tcMar>
            <w:hideMark/>
          </w:tcPr>
          <w:p w14:paraId="14A7606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描述了过去半年到一年里相对强势的股票与弱势股票之间的差异</w:t>
            </w:r>
          </w:p>
        </w:tc>
      </w:tr>
      <w:tr w:rsidR="005E7B64" w:rsidRPr="005E7B64" w14:paraId="43C70C5D"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28908560"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盈利能力</w:t>
            </w:r>
          </w:p>
        </w:tc>
        <w:tc>
          <w:tcPr>
            <w:tcW w:w="0" w:type="auto"/>
            <w:tcBorders>
              <w:top w:val="single" w:sz="6" w:space="0" w:color="DDDDDD"/>
            </w:tcBorders>
            <w:shd w:val="clear" w:color="auto" w:fill="FFFFFF"/>
            <w:tcMar>
              <w:top w:w="120" w:type="dxa"/>
              <w:left w:w="120" w:type="dxa"/>
              <w:bottom w:w="120" w:type="dxa"/>
              <w:right w:w="120" w:type="dxa"/>
            </w:tcMar>
            <w:hideMark/>
          </w:tcPr>
          <w:p w14:paraId="4B59816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描述了由盈利收益导致的收益差异</w:t>
            </w:r>
          </w:p>
        </w:tc>
      </w:tr>
      <w:tr w:rsidR="005E7B64" w:rsidRPr="005E7B64" w14:paraId="27CBA996"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4632167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贝塔</w:t>
            </w:r>
          </w:p>
        </w:tc>
        <w:tc>
          <w:tcPr>
            <w:tcW w:w="0" w:type="auto"/>
            <w:tcBorders>
              <w:top w:val="single" w:sz="6" w:space="0" w:color="DDDDDD"/>
            </w:tcBorders>
            <w:shd w:val="clear" w:color="auto" w:fill="FFFFFF"/>
            <w:tcMar>
              <w:top w:w="120" w:type="dxa"/>
              <w:left w:w="120" w:type="dxa"/>
              <w:bottom w:w="120" w:type="dxa"/>
              <w:right w:w="120" w:type="dxa"/>
            </w:tcMar>
            <w:hideMark/>
          </w:tcPr>
          <w:p w14:paraId="0A9596ED"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表征了股票相对于市场的波动敏感程度</w:t>
            </w:r>
          </w:p>
        </w:tc>
      </w:tr>
      <w:tr w:rsidR="005E7B64" w:rsidRPr="005E7B64" w14:paraId="3F797F07"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4B35AEC4"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残差波动率</w:t>
            </w:r>
          </w:p>
        </w:tc>
        <w:tc>
          <w:tcPr>
            <w:tcW w:w="0" w:type="auto"/>
            <w:tcBorders>
              <w:top w:val="single" w:sz="6" w:space="0" w:color="DDDDDD"/>
            </w:tcBorders>
            <w:shd w:val="clear" w:color="auto" w:fill="FFFFFF"/>
            <w:tcMar>
              <w:top w:w="120" w:type="dxa"/>
              <w:left w:w="120" w:type="dxa"/>
              <w:bottom w:w="120" w:type="dxa"/>
              <w:right w:w="120" w:type="dxa"/>
            </w:tcMar>
            <w:hideMark/>
          </w:tcPr>
          <w:p w14:paraId="657E75C9"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解释了剥离了市场风险后的波动率高低产生的收益率差异</w:t>
            </w:r>
          </w:p>
        </w:tc>
      </w:tr>
      <w:tr w:rsidR="005E7B64" w:rsidRPr="005E7B64" w14:paraId="1EA61AE4" w14:textId="77777777" w:rsidTr="005E7B64">
        <w:tc>
          <w:tcPr>
            <w:tcW w:w="0" w:type="auto"/>
            <w:tcBorders>
              <w:top w:val="single" w:sz="6" w:space="0" w:color="DDDDDD"/>
            </w:tcBorders>
            <w:shd w:val="clear" w:color="auto" w:fill="FFFFFF"/>
            <w:tcMar>
              <w:top w:w="120" w:type="dxa"/>
              <w:left w:w="120" w:type="dxa"/>
              <w:bottom w:w="120" w:type="dxa"/>
              <w:right w:w="120" w:type="dxa"/>
            </w:tcMar>
            <w:hideMark/>
          </w:tcPr>
          <w:p w14:paraId="330B15AC"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流动性</w:t>
            </w:r>
          </w:p>
        </w:tc>
        <w:tc>
          <w:tcPr>
            <w:tcW w:w="0" w:type="auto"/>
            <w:tcBorders>
              <w:top w:val="single" w:sz="6" w:space="0" w:color="DDDDDD"/>
            </w:tcBorders>
            <w:shd w:val="clear" w:color="auto" w:fill="FFFFFF"/>
            <w:tcMar>
              <w:top w:w="120" w:type="dxa"/>
              <w:left w:w="120" w:type="dxa"/>
              <w:bottom w:w="120" w:type="dxa"/>
              <w:right w:w="120" w:type="dxa"/>
            </w:tcMar>
            <w:hideMark/>
          </w:tcPr>
          <w:p w14:paraId="4B4B3110" w14:textId="77777777" w:rsidR="005E7B64" w:rsidRPr="005E7B64" w:rsidRDefault="005E7B64" w:rsidP="005E7B64">
            <w:pPr>
              <w:widowControl/>
              <w:spacing w:line="300" w:lineRule="atLeast"/>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解释了由股票相对的交易活跃度不同而产生的收益率差异。</w:t>
            </w:r>
          </w:p>
        </w:tc>
      </w:tr>
    </w:tbl>
    <w:p w14:paraId="65625BC4" w14:textId="77777777" w:rsidR="005E7B64" w:rsidRPr="005E7B64" w:rsidRDefault="005E7B64" w:rsidP="005E7B64">
      <w:pPr>
        <w:widowControl/>
        <w:shd w:val="clear" w:color="auto" w:fill="FFFFFF"/>
        <w:spacing w:before="360" w:after="360"/>
        <w:jc w:val="left"/>
        <w:outlineLvl w:val="1"/>
        <w:rPr>
          <w:rFonts w:ascii="Segoe UI" w:eastAsia="宋体" w:hAnsi="Segoe UI" w:cs="Segoe UI"/>
          <w:color w:val="333333"/>
          <w:kern w:val="0"/>
          <w:sz w:val="52"/>
          <w:szCs w:val="52"/>
          <w14:ligatures w14:val="none"/>
        </w:rPr>
      </w:pPr>
      <w:r w:rsidRPr="005E7B64">
        <w:rPr>
          <w:rFonts w:ascii="Segoe UI" w:eastAsia="宋体" w:hAnsi="Segoe UI" w:cs="Segoe UI"/>
          <w:color w:val="333333"/>
          <w:kern w:val="0"/>
          <w:sz w:val="52"/>
          <w:szCs w:val="52"/>
          <w14:ligatures w14:val="none"/>
        </w:rPr>
        <w:t>策略示例</w:t>
      </w:r>
    </w:p>
    <w:p w14:paraId="09675E39"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均线策略</w:t>
      </w:r>
    </w:p>
    <w:p w14:paraId="5D967963"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lastRenderedPageBreak/>
        <w:t>当价格高于</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日均</w:t>
      </w:r>
      <w:proofErr w:type="gramStart"/>
      <w:r w:rsidRPr="005E7B64">
        <w:rPr>
          <w:rFonts w:ascii="Segoe UI" w:eastAsia="宋体" w:hAnsi="Segoe UI" w:cs="Segoe UI"/>
          <w:color w:val="333333"/>
          <w:kern w:val="0"/>
          <w:sz w:val="24"/>
          <w:szCs w:val="24"/>
          <w14:ligatures w14:val="none"/>
        </w:rPr>
        <w:t>线平均</w:t>
      </w:r>
      <w:proofErr w:type="gramEnd"/>
      <w:r w:rsidRPr="005E7B64">
        <w:rPr>
          <w:rFonts w:ascii="Segoe UI" w:eastAsia="宋体" w:hAnsi="Segoe UI" w:cs="Segoe UI"/>
          <w:color w:val="333333"/>
          <w:kern w:val="0"/>
          <w:sz w:val="24"/>
          <w:szCs w:val="24"/>
          <w14:ligatures w14:val="none"/>
        </w:rPr>
        <w:t>价格</w:t>
      </w:r>
      <w:r w:rsidRPr="005E7B64">
        <w:rPr>
          <w:rFonts w:ascii="Segoe UI" w:eastAsia="宋体" w:hAnsi="Segoe UI" w:cs="Segoe UI"/>
          <w:i/>
          <w:iCs/>
          <w:color w:val="333333"/>
          <w:kern w:val="0"/>
          <w:sz w:val="24"/>
          <w:szCs w:val="24"/>
          <w14:ligatures w14:val="none"/>
        </w:rPr>
        <w:t>1.05</w:t>
      </w:r>
      <w:r w:rsidRPr="005E7B64">
        <w:rPr>
          <w:rFonts w:ascii="Segoe UI" w:eastAsia="宋体" w:hAnsi="Segoe UI" w:cs="Segoe UI"/>
          <w:i/>
          <w:iCs/>
          <w:color w:val="333333"/>
          <w:kern w:val="0"/>
          <w:sz w:val="24"/>
          <w:szCs w:val="24"/>
          <w14:ligatures w14:val="none"/>
        </w:rPr>
        <w:t>时买入，当价格低于</w:t>
      </w:r>
      <w:r w:rsidRPr="005E7B64">
        <w:rPr>
          <w:rFonts w:ascii="Segoe UI" w:eastAsia="宋体" w:hAnsi="Segoe UI" w:cs="Segoe UI"/>
          <w:i/>
          <w:iCs/>
          <w:color w:val="333333"/>
          <w:kern w:val="0"/>
          <w:sz w:val="24"/>
          <w:szCs w:val="24"/>
          <w14:ligatures w14:val="none"/>
        </w:rPr>
        <w:t>5</w:t>
      </w:r>
      <w:r w:rsidRPr="005E7B64">
        <w:rPr>
          <w:rFonts w:ascii="Segoe UI" w:eastAsia="宋体" w:hAnsi="Segoe UI" w:cs="Segoe UI"/>
          <w:i/>
          <w:iCs/>
          <w:color w:val="333333"/>
          <w:kern w:val="0"/>
          <w:sz w:val="24"/>
          <w:szCs w:val="24"/>
          <w14:ligatures w14:val="none"/>
        </w:rPr>
        <w:t>日平均价格</w:t>
      </w:r>
      <w:r w:rsidRPr="005E7B64">
        <w:rPr>
          <w:rFonts w:ascii="Segoe UI" w:eastAsia="宋体" w:hAnsi="Segoe UI" w:cs="Segoe UI"/>
          <w:color w:val="333333"/>
          <w:kern w:val="0"/>
          <w:sz w:val="24"/>
          <w:szCs w:val="24"/>
          <w14:ligatures w14:val="none"/>
        </w:rPr>
        <w:t>0.95</w:t>
      </w:r>
      <w:r w:rsidRPr="005E7B64">
        <w:rPr>
          <w:rFonts w:ascii="Segoe UI" w:eastAsia="宋体" w:hAnsi="Segoe UI" w:cs="Segoe UI"/>
          <w:color w:val="333333"/>
          <w:kern w:val="0"/>
          <w:sz w:val="24"/>
          <w:szCs w:val="24"/>
          <w14:ligatures w14:val="none"/>
        </w:rPr>
        <w:t>时卖出。</w:t>
      </w:r>
    </w:p>
    <w:p w14:paraId="70BBAC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导入聚宽函数</w:t>
      </w:r>
      <w:proofErr w:type="gramEnd"/>
      <w:r w:rsidRPr="005E7B64">
        <w:rPr>
          <w:rFonts w:ascii="Source Code Pro" w:eastAsia="宋体" w:hAnsi="Source Code Pro" w:cs="宋体"/>
          <w:color w:val="888888"/>
          <w:kern w:val="0"/>
          <w:sz w:val="24"/>
          <w:szCs w:val="24"/>
          <w:shd w:val="clear" w:color="auto" w:fill="F0F0F0"/>
          <w14:ligatures w14:val="none"/>
        </w:rPr>
        <w:t>库</w:t>
      </w:r>
    </w:p>
    <w:p w14:paraId="6AC7F7D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147B91E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39917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初始化函数，设定要操作的股票、基准等等</w:t>
      </w:r>
    </w:p>
    <w:p w14:paraId="032A0E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F8AD6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定义一个全局变量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保存要操作的股票</w:t>
      </w:r>
    </w:p>
    <w:p w14:paraId="0C515FB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000001(</w:t>
      </w:r>
      <w:r w:rsidRPr="005E7B64">
        <w:rPr>
          <w:rFonts w:ascii="Source Code Pro" w:eastAsia="宋体" w:hAnsi="Source Code Pro" w:cs="宋体"/>
          <w:color w:val="888888"/>
          <w:kern w:val="0"/>
          <w:sz w:val="24"/>
          <w:szCs w:val="24"/>
          <w:shd w:val="clear" w:color="auto" w:fill="F0F0F0"/>
          <w14:ligatures w14:val="none"/>
        </w:rPr>
        <w:t>股票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平安银行</w:t>
      </w:r>
      <w:r w:rsidRPr="005E7B64">
        <w:rPr>
          <w:rFonts w:ascii="Source Code Pro" w:eastAsia="宋体" w:hAnsi="Source Code Pro" w:cs="宋体"/>
          <w:color w:val="888888"/>
          <w:kern w:val="0"/>
          <w:sz w:val="24"/>
          <w:szCs w:val="24"/>
          <w:shd w:val="clear" w:color="auto" w:fill="F0F0F0"/>
          <w14:ligatures w14:val="none"/>
        </w:rPr>
        <w:t>)</w:t>
      </w:r>
    </w:p>
    <w:p w14:paraId="28D165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p>
    <w:p w14:paraId="0424CD3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作为基准</w:t>
      </w:r>
    </w:p>
    <w:p w14:paraId="12E28A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17E1AB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4775B3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097A62E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73182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每个单位时间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w:t>
      </w:r>
      <w:proofErr w:type="gramStart"/>
      <w:r w:rsidRPr="005E7B64">
        <w:rPr>
          <w:rFonts w:ascii="Source Code Pro" w:eastAsia="宋体" w:hAnsi="Source Code Pro" w:cs="宋体"/>
          <w:color w:val="888888"/>
          <w:kern w:val="0"/>
          <w:sz w:val="24"/>
          <w:szCs w:val="24"/>
          <w:shd w:val="clear" w:color="auto" w:fill="F0F0F0"/>
          <w14:ligatures w14:val="none"/>
        </w:rPr>
        <w:t>按天回测</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则每天调用一次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如果按分钟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则每分钟调用一次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调用一次</w:t>
      </w:r>
    </w:p>
    <w:p w14:paraId="01778DD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628A4F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security = </w:t>
      </w:r>
      <w:proofErr w:type="gramStart"/>
      <w:r w:rsidRPr="005E7B64">
        <w:rPr>
          <w:rFonts w:ascii="Source Code Pro" w:eastAsia="宋体" w:hAnsi="Source Code Pro" w:cs="宋体"/>
          <w:color w:val="000000"/>
          <w:kern w:val="0"/>
          <w:sz w:val="24"/>
          <w:szCs w:val="24"/>
          <w:shd w:val="clear" w:color="auto" w:fill="F0F0F0"/>
          <w14:ligatures w14:val="none"/>
        </w:rPr>
        <w:t>g.security</w:t>
      </w:r>
      <w:proofErr w:type="gramEnd"/>
    </w:p>
    <w:p w14:paraId="6F09369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获取股票的收盘价</w:t>
      </w:r>
    </w:p>
    <w:p w14:paraId="4F7F3E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close_data = attribute_</w:t>
      </w:r>
      <w:proofErr w:type="gramStart"/>
      <w:r w:rsidRPr="005E7B64">
        <w:rPr>
          <w:rFonts w:ascii="Source Code Pro" w:eastAsia="宋体" w:hAnsi="Source Code Pro" w:cs="宋体"/>
          <w:color w:val="000000"/>
          <w:kern w:val="0"/>
          <w:sz w:val="24"/>
          <w:szCs w:val="24"/>
          <w:shd w:val="clear" w:color="auto" w:fill="F0F0F0"/>
          <w14:ligatures w14:val="none"/>
        </w:rPr>
        <w:t>history(</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 [</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w:t>
      </w:r>
    </w:p>
    <w:p w14:paraId="5F964EB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取得过去五天的平均价格</w:t>
      </w:r>
    </w:p>
    <w:p w14:paraId="2455D67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MA5 = close_data[</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000000"/>
          <w:kern w:val="0"/>
          <w:sz w:val="24"/>
          <w:szCs w:val="24"/>
          <w:shd w:val="clear" w:color="auto" w:fill="F0F0F0"/>
          <w14:ligatures w14:val="none"/>
        </w:rPr>
        <w:t>].mean</w:t>
      </w:r>
      <w:proofErr w:type="gramEnd"/>
      <w:r w:rsidRPr="005E7B64">
        <w:rPr>
          <w:rFonts w:ascii="Source Code Pro" w:eastAsia="宋体" w:hAnsi="Source Code Pro" w:cs="宋体"/>
          <w:color w:val="000000"/>
          <w:kern w:val="0"/>
          <w:sz w:val="24"/>
          <w:szCs w:val="24"/>
          <w:shd w:val="clear" w:color="auto" w:fill="F0F0F0"/>
          <w14:ligatures w14:val="none"/>
        </w:rPr>
        <w:t>()</w:t>
      </w:r>
    </w:p>
    <w:p w14:paraId="0C103D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取得上一时间点价格</w:t>
      </w:r>
    </w:p>
    <w:p w14:paraId="66016A0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current_price = close_data[</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p>
    <w:p w14:paraId="5F4CF1B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取得当前的现金</w:t>
      </w:r>
    </w:p>
    <w:p w14:paraId="25E1162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w:t>
      </w:r>
    </w:p>
    <w:p w14:paraId="471AA9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4D2945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如果上一时间点价格高出五天平均价</w:t>
      </w:r>
      <w:r w:rsidRPr="005E7B64">
        <w:rPr>
          <w:rFonts w:ascii="Source Code Pro" w:eastAsia="宋体" w:hAnsi="Source Code Pro" w:cs="宋体"/>
          <w:color w:val="888888"/>
          <w:kern w:val="0"/>
          <w:sz w:val="24"/>
          <w:szCs w:val="24"/>
          <w:shd w:val="clear" w:color="auto" w:fill="F0F0F0"/>
          <w14:ligatures w14:val="none"/>
        </w:rPr>
        <w:t xml:space="preserve">5%, </w:t>
      </w:r>
      <w:r w:rsidRPr="005E7B64">
        <w:rPr>
          <w:rFonts w:ascii="Source Code Pro" w:eastAsia="宋体" w:hAnsi="Source Code Pro" w:cs="宋体"/>
          <w:color w:val="888888"/>
          <w:kern w:val="0"/>
          <w:sz w:val="24"/>
          <w:szCs w:val="24"/>
          <w:shd w:val="clear" w:color="auto" w:fill="F0F0F0"/>
          <w14:ligatures w14:val="none"/>
        </w:rPr>
        <w:t>则全仓买入</w:t>
      </w:r>
    </w:p>
    <w:p w14:paraId="7D915C3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(current_price &gt; </w:t>
      </w:r>
      <w:r w:rsidRPr="005E7B64">
        <w:rPr>
          <w:rFonts w:ascii="Source Code Pro" w:eastAsia="宋体" w:hAnsi="Source Code Pro" w:cs="宋体"/>
          <w:color w:val="008800"/>
          <w:kern w:val="0"/>
          <w:sz w:val="24"/>
          <w:szCs w:val="24"/>
          <w:shd w:val="clear" w:color="auto" w:fill="F0F0F0"/>
          <w14:ligatures w14:val="none"/>
        </w:rPr>
        <w:t>1.05</w:t>
      </w:r>
      <w:r w:rsidRPr="005E7B64">
        <w:rPr>
          <w:rFonts w:ascii="Source Code Pro" w:eastAsia="宋体" w:hAnsi="Source Code Pro" w:cs="宋体"/>
          <w:color w:val="000000"/>
          <w:kern w:val="0"/>
          <w:sz w:val="24"/>
          <w:szCs w:val="24"/>
          <w:shd w:val="clear" w:color="auto" w:fill="F0F0F0"/>
          <w14:ligatures w14:val="none"/>
        </w:rPr>
        <w:t xml:space="preserve">*MA5)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(cash&gt;</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4C8B93E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用所有</w:t>
      </w:r>
      <w:r w:rsidRPr="005E7B64">
        <w:rPr>
          <w:rFonts w:ascii="Source Code Pro" w:eastAsia="宋体" w:hAnsi="Source Code Pro" w:cs="宋体"/>
          <w:color w:val="888888"/>
          <w:kern w:val="0"/>
          <w:sz w:val="24"/>
          <w:szCs w:val="24"/>
          <w:shd w:val="clear" w:color="auto" w:fill="F0F0F0"/>
          <w14:ligatures w14:val="none"/>
        </w:rPr>
        <w:t xml:space="preserve"> cash </w:t>
      </w:r>
      <w:r w:rsidRPr="005E7B64">
        <w:rPr>
          <w:rFonts w:ascii="Source Code Pro" w:eastAsia="宋体" w:hAnsi="Source Code Pro" w:cs="宋体"/>
          <w:color w:val="888888"/>
          <w:kern w:val="0"/>
          <w:sz w:val="24"/>
          <w:szCs w:val="24"/>
          <w:shd w:val="clear" w:color="auto" w:fill="F0F0F0"/>
          <w14:ligatures w14:val="none"/>
        </w:rPr>
        <w:t>买入股票</w:t>
      </w:r>
    </w:p>
    <w:p w14:paraId="21B6E5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cash)</w:t>
      </w:r>
    </w:p>
    <w:p w14:paraId="0087C4F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记录这次买入</w:t>
      </w:r>
    </w:p>
    <w:p w14:paraId="739D0E1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6B31EBE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如果上一时间点价格低于五天平均价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则空仓卖出</w:t>
      </w:r>
    </w:p>
    <w:p w14:paraId="7533219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current_price &lt; </w:t>
      </w:r>
      <w:r w:rsidRPr="005E7B64">
        <w:rPr>
          <w:rFonts w:ascii="Source Code Pro" w:eastAsia="宋体" w:hAnsi="Source Code Pro" w:cs="宋体"/>
          <w:color w:val="008800"/>
          <w:kern w:val="0"/>
          <w:sz w:val="24"/>
          <w:szCs w:val="24"/>
          <w:shd w:val="clear" w:color="auto" w:fill="F0F0F0"/>
          <w14:ligatures w14:val="none"/>
        </w:rPr>
        <w:t>0.95</w:t>
      </w:r>
      <w:r w:rsidRPr="005E7B64">
        <w:rPr>
          <w:rFonts w:ascii="Source Code Pro" w:eastAsia="宋体" w:hAnsi="Source Code Pro" w:cs="宋体"/>
          <w:color w:val="000000"/>
          <w:kern w:val="0"/>
          <w:sz w:val="24"/>
          <w:szCs w:val="24"/>
          <w:shd w:val="clear" w:color="auto" w:fill="F0F0F0"/>
          <w14:ligatures w14:val="none"/>
        </w:rPr>
        <w:t xml:space="preserve">*MA5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.positions[security].closeable_amount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459C1AE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卖出所有股票</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使这只股票的最终持有量为</w:t>
      </w:r>
      <w:r w:rsidRPr="005E7B64">
        <w:rPr>
          <w:rFonts w:ascii="Source Code Pro" w:eastAsia="宋体" w:hAnsi="Source Code Pro" w:cs="宋体"/>
          <w:color w:val="888888"/>
          <w:kern w:val="0"/>
          <w:sz w:val="24"/>
          <w:szCs w:val="24"/>
          <w:shd w:val="clear" w:color="auto" w:fill="F0F0F0"/>
          <w14:ligatures w14:val="none"/>
        </w:rPr>
        <w:t>0</w:t>
      </w:r>
    </w:p>
    <w:p w14:paraId="10C2198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159BCD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记录这次卖出</w:t>
      </w:r>
    </w:p>
    <w:p w14:paraId="6AAF30F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5DF572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画出上一时间点价格</w:t>
      </w:r>
    </w:p>
    <w:p w14:paraId="2C32D17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record(stock_price=current_price)</w:t>
      </w:r>
    </w:p>
    <w:p w14:paraId="349A2888"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多股票持仓示例</w:t>
      </w:r>
    </w:p>
    <w:p w14:paraId="1911B7A2"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这是一个较简单的多股票操作示例，当价格高于三天平均价</w:t>
      </w:r>
      <w:r w:rsidRPr="005E7B64">
        <w:rPr>
          <w:rFonts w:ascii="Segoe UI" w:eastAsia="宋体" w:hAnsi="Segoe UI" w:cs="Segoe UI"/>
          <w:i/>
          <w:iCs/>
          <w:color w:val="333333"/>
          <w:kern w:val="0"/>
          <w:sz w:val="24"/>
          <w:szCs w:val="24"/>
          <w14:ligatures w14:val="none"/>
        </w:rPr>
        <w:t>1.005</w:t>
      </w:r>
      <w:r w:rsidRPr="005E7B64">
        <w:rPr>
          <w:rFonts w:ascii="Segoe UI" w:eastAsia="宋体" w:hAnsi="Segoe UI" w:cs="Segoe UI"/>
          <w:i/>
          <w:iCs/>
          <w:color w:val="333333"/>
          <w:kern w:val="0"/>
          <w:sz w:val="24"/>
          <w:szCs w:val="24"/>
          <w14:ligatures w14:val="none"/>
        </w:rPr>
        <w:t>则买入</w:t>
      </w:r>
      <w:r w:rsidRPr="005E7B64">
        <w:rPr>
          <w:rFonts w:ascii="Segoe UI" w:eastAsia="宋体" w:hAnsi="Segoe UI" w:cs="Segoe UI"/>
          <w:i/>
          <w:iCs/>
          <w:color w:val="333333"/>
          <w:kern w:val="0"/>
          <w:sz w:val="24"/>
          <w:szCs w:val="24"/>
          <w14:ligatures w14:val="none"/>
        </w:rPr>
        <w:t>100</w:t>
      </w:r>
      <w:r w:rsidRPr="005E7B64">
        <w:rPr>
          <w:rFonts w:ascii="Segoe UI" w:eastAsia="宋体" w:hAnsi="Segoe UI" w:cs="Segoe UI"/>
          <w:i/>
          <w:iCs/>
          <w:color w:val="333333"/>
          <w:kern w:val="0"/>
          <w:sz w:val="24"/>
          <w:szCs w:val="24"/>
          <w14:ligatures w14:val="none"/>
        </w:rPr>
        <w:t>股，当价格小于三天平均价</w:t>
      </w:r>
      <w:r w:rsidRPr="005E7B64">
        <w:rPr>
          <w:rFonts w:ascii="Segoe UI" w:eastAsia="宋体" w:hAnsi="Segoe UI" w:cs="Segoe UI"/>
          <w:color w:val="333333"/>
          <w:kern w:val="0"/>
          <w:sz w:val="24"/>
          <w:szCs w:val="24"/>
          <w14:ligatures w14:val="none"/>
        </w:rPr>
        <w:t>0.995</w:t>
      </w:r>
      <w:r w:rsidRPr="005E7B64">
        <w:rPr>
          <w:rFonts w:ascii="Segoe UI" w:eastAsia="宋体" w:hAnsi="Segoe UI" w:cs="Segoe UI"/>
          <w:color w:val="333333"/>
          <w:kern w:val="0"/>
          <w:sz w:val="24"/>
          <w:szCs w:val="24"/>
          <w14:ligatures w14:val="none"/>
        </w:rPr>
        <w:t>则卖出。</w:t>
      </w:r>
    </w:p>
    <w:p w14:paraId="57BE8D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导入聚宽函数</w:t>
      </w:r>
      <w:proofErr w:type="gramEnd"/>
      <w:r w:rsidRPr="005E7B64">
        <w:rPr>
          <w:rFonts w:ascii="Source Code Pro" w:eastAsia="宋体" w:hAnsi="Source Code Pro" w:cs="宋体"/>
          <w:color w:val="888888"/>
          <w:kern w:val="0"/>
          <w:sz w:val="24"/>
          <w:szCs w:val="24"/>
          <w:shd w:val="clear" w:color="auto" w:fill="F0F0F0"/>
          <w14:ligatures w14:val="none"/>
        </w:rPr>
        <w:t>库</w:t>
      </w:r>
    </w:p>
    <w:p w14:paraId="444B3F4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15C7B4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960A7F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7C1777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初始化此策略</w:t>
      </w:r>
    </w:p>
    <w:p w14:paraId="2B5CF17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设置我们要操作的股票池</w:t>
      </w:r>
    </w:p>
    <w:p w14:paraId="27A7EF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'000002.XSHE'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'000004.XSHE'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'000005.XSHE'</w:t>
      </w:r>
      <w:r w:rsidRPr="005E7B64">
        <w:rPr>
          <w:rFonts w:ascii="Source Code Pro" w:eastAsia="宋体" w:hAnsi="Source Code Pro" w:cs="宋体"/>
          <w:color w:val="000000"/>
          <w:kern w:val="0"/>
          <w:sz w:val="24"/>
          <w:szCs w:val="24"/>
          <w:shd w:val="clear" w:color="auto" w:fill="F0F0F0"/>
          <w14:ligatures w14:val="none"/>
        </w:rPr>
        <w:t>]</w:t>
      </w:r>
    </w:p>
    <w:p w14:paraId="70A1541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设定沪深</w:t>
      </w:r>
      <w:r w:rsidRPr="005E7B64">
        <w:rPr>
          <w:rFonts w:ascii="Source Code Pro" w:eastAsia="宋体" w:hAnsi="Source Code Pro" w:cs="宋体"/>
          <w:color w:val="888888"/>
          <w:kern w:val="0"/>
          <w:sz w:val="24"/>
          <w:szCs w:val="24"/>
          <w:shd w:val="clear" w:color="auto" w:fill="F0F0F0"/>
          <w14:ligatures w14:val="none"/>
        </w:rPr>
        <w:t>300</w:t>
      </w:r>
      <w:r w:rsidRPr="005E7B64">
        <w:rPr>
          <w:rFonts w:ascii="Source Code Pro" w:eastAsia="宋体" w:hAnsi="Source Code Pro" w:cs="宋体"/>
          <w:color w:val="888888"/>
          <w:kern w:val="0"/>
          <w:sz w:val="24"/>
          <w:szCs w:val="24"/>
          <w:shd w:val="clear" w:color="auto" w:fill="F0F0F0"/>
          <w14:ligatures w14:val="none"/>
        </w:rPr>
        <w:t>作为基准</w:t>
      </w:r>
    </w:p>
    <w:p w14:paraId="7825188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benchmark(</w:t>
      </w:r>
      <w:proofErr w:type="gramEnd"/>
      <w:r w:rsidRPr="005E7B64">
        <w:rPr>
          <w:rFonts w:ascii="Source Code Pro" w:eastAsia="宋体" w:hAnsi="Source Code Pro" w:cs="宋体"/>
          <w:color w:val="880000"/>
          <w:kern w:val="0"/>
          <w:sz w:val="24"/>
          <w:szCs w:val="24"/>
          <w:shd w:val="clear" w:color="auto" w:fill="F0F0F0"/>
          <w14:ligatures w14:val="none"/>
        </w:rPr>
        <w:t>'000300.XSHG'</w:t>
      </w:r>
      <w:r w:rsidRPr="005E7B64">
        <w:rPr>
          <w:rFonts w:ascii="Source Code Pro" w:eastAsia="宋体" w:hAnsi="Source Code Pro" w:cs="宋体"/>
          <w:color w:val="000000"/>
          <w:kern w:val="0"/>
          <w:sz w:val="24"/>
          <w:szCs w:val="24"/>
          <w:shd w:val="clear" w:color="auto" w:fill="F0F0F0"/>
          <w14:ligatures w14:val="none"/>
        </w:rPr>
        <w:t>)</w:t>
      </w:r>
    </w:p>
    <w:p w14:paraId="422AE93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03415A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7D4B7ED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44EA28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每个单位时间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w:t>
      </w:r>
      <w:proofErr w:type="gramStart"/>
      <w:r w:rsidRPr="005E7B64">
        <w:rPr>
          <w:rFonts w:ascii="Source Code Pro" w:eastAsia="宋体" w:hAnsi="Source Code Pro" w:cs="宋体"/>
          <w:color w:val="888888"/>
          <w:kern w:val="0"/>
          <w:sz w:val="24"/>
          <w:szCs w:val="24"/>
          <w:shd w:val="clear" w:color="auto" w:fill="F0F0F0"/>
          <w14:ligatures w14:val="none"/>
        </w:rPr>
        <w:t>按天回测</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则每天调用一次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如果按分钟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则每分钟调用一次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调用一次</w:t>
      </w:r>
    </w:p>
    <w:p w14:paraId="67BEE9E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221FB48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循环每只股票</w:t>
      </w:r>
    </w:p>
    <w:p w14:paraId="355DA4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security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w:t>
      </w:r>
    </w:p>
    <w:p w14:paraId="646AFD4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得到股票之前</w:t>
      </w:r>
      <w:r w:rsidRPr="005E7B64">
        <w:rPr>
          <w:rFonts w:ascii="Source Code Pro" w:eastAsia="宋体" w:hAnsi="Source Code Pro" w:cs="宋体"/>
          <w:color w:val="888888"/>
          <w:kern w:val="0"/>
          <w:sz w:val="24"/>
          <w:szCs w:val="24"/>
          <w:shd w:val="clear" w:color="auto" w:fill="F0F0F0"/>
          <w14:ligatures w14:val="none"/>
        </w:rPr>
        <w:t>3</w:t>
      </w:r>
      <w:r w:rsidRPr="005E7B64">
        <w:rPr>
          <w:rFonts w:ascii="Source Code Pro" w:eastAsia="宋体" w:hAnsi="Source Code Pro" w:cs="宋体"/>
          <w:color w:val="888888"/>
          <w:kern w:val="0"/>
          <w:sz w:val="24"/>
          <w:szCs w:val="24"/>
          <w:shd w:val="clear" w:color="auto" w:fill="F0F0F0"/>
          <w14:ligatures w14:val="none"/>
        </w:rPr>
        <w:t>天的平均价</w:t>
      </w:r>
    </w:p>
    <w:p w14:paraId="778391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vwap = data[security</w:t>
      </w:r>
      <w:proofErr w:type="gramStart"/>
      <w:r w:rsidRPr="005E7B64">
        <w:rPr>
          <w:rFonts w:ascii="Source Code Pro" w:eastAsia="宋体" w:hAnsi="Source Code Pro" w:cs="宋体"/>
          <w:color w:val="000000"/>
          <w:kern w:val="0"/>
          <w:sz w:val="24"/>
          <w:szCs w:val="24"/>
          <w:shd w:val="clear" w:color="auto" w:fill="F0F0F0"/>
          <w14:ligatures w14:val="none"/>
        </w:rPr>
        <w:t>].vwap</w:t>
      </w:r>
      <w:proofErr w:type="gramEnd"/>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008800"/>
          <w:kern w:val="0"/>
          <w:sz w:val="24"/>
          <w:szCs w:val="24"/>
          <w:shd w:val="clear" w:color="auto" w:fill="F0F0F0"/>
          <w14:ligatures w14:val="none"/>
        </w:rPr>
        <w:t>3</w:t>
      </w:r>
      <w:r w:rsidRPr="005E7B64">
        <w:rPr>
          <w:rFonts w:ascii="Source Code Pro" w:eastAsia="宋体" w:hAnsi="Source Code Pro" w:cs="宋体"/>
          <w:color w:val="000000"/>
          <w:kern w:val="0"/>
          <w:sz w:val="24"/>
          <w:szCs w:val="24"/>
          <w:shd w:val="clear" w:color="auto" w:fill="F0F0F0"/>
          <w14:ligatures w14:val="none"/>
        </w:rPr>
        <w:t>)</w:t>
      </w:r>
    </w:p>
    <w:p w14:paraId="0D6B9CD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得到上一时间点股票收盘价</w:t>
      </w:r>
    </w:p>
    <w:p w14:paraId="746B81B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price = data[security</w:t>
      </w:r>
      <w:proofErr w:type="gramStart"/>
      <w:r w:rsidRPr="005E7B64">
        <w:rPr>
          <w:rFonts w:ascii="Source Code Pro" w:eastAsia="宋体" w:hAnsi="Source Code Pro" w:cs="宋体"/>
          <w:color w:val="000000"/>
          <w:kern w:val="0"/>
          <w:sz w:val="24"/>
          <w:szCs w:val="24"/>
          <w:shd w:val="clear" w:color="auto" w:fill="F0F0F0"/>
          <w14:ligatures w14:val="none"/>
        </w:rPr>
        <w:t>].close</w:t>
      </w:r>
      <w:proofErr w:type="gramEnd"/>
    </w:p>
    <w:p w14:paraId="5B5D60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得到当前资金余额</w:t>
      </w:r>
    </w:p>
    <w:p w14:paraId="2845CF6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w:t>
      </w:r>
    </w:p>
    <w:p w14:paraId="1933A96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DF659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如果上一时间点价格小于三天平均价</w:t>
      </w:r>
      <w:r w:rsidRPr="005E7B64">
        <w:rPr>
          <w:rFonts w:ascii="Source Code Pro" w:eastAsia="宋体" w:hAnsi="Source Code Pro" w:cs="宋体"/>
          <w:color w:val="888888"/>
          <w:kern w:val="0"/>
          <w:sz w:val="24"/>
          <w:szCs w:val="24"/>
          <w:shd w:val="clear" w:color="auto" w:fill="F0F0F0"/>
          <w14:ligatures w14:val="none"/>
        </w:rPr>
        <w:t>*0.995</w:t>
      </w:r>
      <w:r w:rsidRPr="005E7B64">
        <w:rPr>
          <w:rFonts w:ascii="Source Code Pro" w:eastAsia="宋体" w:hAnsi="Source Code Pro" w:cs="宋体"/>
          <w:color w:val="888888"/>
          <w:kern w:val="0"/>
          <w:sz w:val="24"/>
          <w:szCs w:val="24"/>
          <w:shd w:val="clear" w:color="auto" w:fill="F0F0F0"/>
          <w14:ligatures w14:val="none"/>
        </w:rPr>
        <w:t>，并且持有该股票，卖出</w:t>
      </w:r>
    </w:p>
    <w:p w14:paraId="1EE33D4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price &lt; vwap * </w:t>
      </w:r>
      <w:r w:rsidRPr="005E7B64">
        <w:rPr>
          <w:rFonts w:ascii="Source Code Pro" w:eastAsia="宋体" w:hAnsi="Source Code Pro" w:cs="宋体"/>
          <w:color w:val="008800"/>
          <w:kern w:val="0"/>
          <w:sz w:val="24"/>
          <w:szCs w:val="24"/>
          <w:shd w:val="clear" w:color="auto" w:fill="F0F0F0"/>
          <w14:ligatures w14:val="none"/>
        </w:rPr>
        <w:t>0.995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 xml:space="preserve">.positions[security].closeable_amount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EB257D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下入卖出单</w:t>
      </w:r>
    </w:p>
    <w:p w14:paraId="6ADF6E9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w:t>
      </w:r>
      <w:proofErr w:type="gramStart"/>
      <w:r w:rsidRPr="005E7B64">
        <w:rPr>
          <w:rFonts w:ascii="Source Code Pro" w:eastAsia="宋体" w:hAnsi="Source Code Pro" w:cs="宋体"/>
          <w:color w:val="000000"/>
          <w:kern w:val="0"/>
          <w:sz w:val="24"/>
          <w:szCs w:val="24"/>
          <w:shd w:val="clear" w:color="auto" w:fill="F0F0F0"/>
          <w14:ligatures w14:val="none"/>
        </w:rPr>
        <w:t>security,</w:t>
      </w:r>
      <w:r w:rsidRPr="005E7B64">
        <w:rPr>
          <w:rFonts w:ascii="Source Code Pro" w:eastAsia="宋体" w:hAnsi="Source Code Pro" w:cs="宋体"/>
          <w:color w:val="008800"/>
          <w:kern w:val="0"/>
          <w:sz w:val="24"/>
          <w:szCs w:val="24"/>
          <w:shd w:val="clear" w:color="auto" w:fill="F0F0F0"/>
          <w14:ligatures w14:val="none"/>
        </w:rPr>
        <w:t>-</w:t>
      </w:r>
      <w:proofErr w:type="gramEnd"/>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18A1D71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记录这次卖出</w:t>
      </w:r>
    </w:p>
    <w:p w14:paraId="13C5778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19875EA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如果上一时间点价格大于三天平均价</w:t>
      </w:r>
      <w:r w:rsidRPr="005E7B64">
        <w:rPr>
          <w:rFonts w:ascii="Source Code Pro" w:eastAsia="宋体" w:hAnsi="Source Code Pro" w:cs="宋体"/>
          <w:color w:val="888888"/>
          <w:kern w:val="0"/>
          <w:sz w:val="24"/>
          <w:szCs w:val="24"/>
          <w:shd w:val="clear" w:color="auto" w:fill="F0F0F0"/>
          <w14:ligatures w14:val="none"/>
        </w:rPr>
        <w:t>*1.005</w:t>
      </w:r>
      <w:r w:rsidRPr="005E7B64">
        <w:rPr>
          <w:rFonts w:ascii="Source Code Pro" w:eastAsia="宋体" w:hAnsi="Source Code Pro" w:cs="宋体"/>
          <w:color w:val="888888"/>
          <w:kern w:val="0"/>
          <w:sz w:val="24"/>
          <w:szCs w:val="24"/>
          <w:shd w:val="clear" w:color="auto" w:fill="F0F0F0"/>
          <w14:ligatures w14:val="none"/>
        </w:rPr>
        <w:t>，并且有现金余额，买入</w:t>
      </w:r>
    </w:p>
    <w:p w14:paraId="7946A94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price &gt; vwap * </w:t>
      </w:r>
      <w:r w:rsidRPr="005E7B64">
        <w:rPr>
          <w:rFonts w:ascii="Source Code Pro" w:eastAsia="宋体" w:hAnsi="Source Code Pro" w:cs="宋体"/>
          <w:color w:val="008800"/>
          <w:kern w:val="0"/>
          <w:sz w:val="24"/>
          <w:szCs w:val="24"/>
          <w:shd w:val="clear" w:color="auto" w:fill="F0F0F0"/>
          <w14:ligatures w14:val="none"/>
        </w:rPr>
        <w:t>1.005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cash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6D99BC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下入买入单</w:t>
      </w:r>
    </w:p>
    <w:p w14:paraId="053A13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order(security,</w:t>
      </w:r>
      <w:r w:rsidRPr="005E7B64">
        <w:rPr>
          <w:rFonts w:ascii="Source Code Pro" w:eastAsia="宋体" w:hAnsi="Source Code Pro" w:cs="宋体"/>
          <w:color w:val="008800"/>
          <w:kern w:val="0"/>
          <w:sz w:val="24"/>
          <w:szCs w:val="24"/>
          <w:shd w:val="clear" w:color="auto" w:fill="F0F0F0"/>
          <w14:ligatures w14:val="none"/>
        </w:rPr>
        <w:t>100</w:t>
      </w:r>
      <w:r w:rsidRPr="005E7B64">
        <w:rPr>
          <w:rFonts w:ascii="Source Code Pro" w:eastAsia="宋体" w:hAnsi="Source Code Pro" w:cs="宋体"/>
          <w:color w:val="000000"/>
          <w:kern w:val="0"/>
          <w:sz w:val="24"/>
          <w:szCs w:val="24"/>
          <w:shd w:val="clear" w:color="auto" w:fill="F0F0F0"/>
          <w14:ligatures w14:val="none"/>
        </w:rPr>
        <w:t>)</w:t>
      </w:r>
    </w:p>
    <w:p w14:paraId="1FFBEFA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记录这次买入</w:t>
      </w:r>
    </w:p>
    <w:p w14:paraId="1F2531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70EBF426"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多股票追涨策略</w:t>
      </w:r>
    </w:p>
    <w:p w14:paraId="27023989" w14:textId="77777777" w:rsidR="005E7B64" w:rsidRPr="005E7B64" w:rsidRDefault="005E7B64" w:rsidP="005E7B64">
      <w:pPr>
        <w:widowControl/>
        <w:shd w:val="clear" w:color="auto" w:fill="FFFFFF"/>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当股票在当日收盘</w:t>
      </w:r>
      <w:r w:rsidRPr="005E7B64">
        <w:rPr>
          <w:rFonts w:ascii="Segoe UI" w:eastAsia="宋体" w:hAnsi="Segoe UI" w:cs="Segoe UI"/>
          <w:color w:val="333333"/>
          <w:kern w:val="0"/>
          <w:sz w:val="24"/>
          <w:szCs w:val="24"/>
          <w14:ligatures w14:val="none"/>
        </w:rPr>
        <w:t>30</w:t>
      </w:r>
      <w:r w:rsidRPr="005E7B64">
        <w:rPr>
          <w:rFonts w:ascii="Segoe UI" w:eastAsia="宋体" w:hAnsi="Segoe UI" w:cs="Segoe UI"/>
          <w:color w:val="333333"/>
          <w:kern w:val="0"/>
          <w:sz w:val="24"/>
          <w:szCs w:val="24"/>
          <w14:ligatures w14:val="none"/>
        </w:rPr>
        <w:t>分钟内涨幅到达</w:t>
      </w:r>
      <w:r w:rsidRPr="005E7B64">
        <w:rPr>
          <w:rFonts w:ascii="Segoe UI" w:eastAsia="宋体" w:hAnsi="Segoe UI" w:cs="Segoe UI"/>
          <w:color w:val="333333"/>
          <w:kern w:val="0"/>
          <w:sz w:val="24"/>
          <w:szCs w:val="24"/>
          <w14:ligatures w14:val="none"/>
        </w:rPr>
        <w:t>9.5%~9.9%</w:t>
      </w:r>
      <w:r w:rsidRPr="005E7B64">
        <w:rPr>
          <w:rFonts w:ascii="Segoe UI" w:eastAsia="宋体" w:hAnsi="Segoe UI" w:cs="Segoe UI"/>
          <w:color w:val="333333"/>
          <w:kern w:val="0"/>
          <w:sz w:val="24"/>
          <w:szCs w:val="24"/>
          <w14:ligatures w14:val="none"/>
        </w:rPr>
        <w:t>时间段的时候，我们进行买入，在第二天开盘卖出。注意：</w:t>
      </w:r>
      <w:r w:rsidRPr="005E7B64">
        <w:rPr>
          <w:rFonts w:ascii="Segoe UI" w:eastAsia="宋体" w:hAnsi="Segoe UI" w:cs="Segoe UI"/>
          <w:b/>
          <w:bCs/>
          <w:color w:val="333333"/>
          <w:kern w:val="0"/>
          <w:sz w:val="24"/>
          <w:szCs w:val="24"/>
          <w14:ligatures w14:val="none"/>
        </w:rPr>
        <w:t>请按照</w:t>
      </w:r>
      <w:proofErr w:type="gramStart"/>
      <w:r w:rsidRPr="005E7B64">
        <w:rPr>
          <w:rFonts w:ascii="Segoe UI" w:eastAsia="宋体" w:hAnsi="Segoe UI" w:cs="Segoe UI"/>
          <w:b/>
          <w:bCs/>
          <w:color w:val="333333"/>
          <w:kern w:val="0"/>
          <w:sz w:val="24"/>
          <w:szCs w:val="24"/>
          <w14:ligatures w14:val="none"/>
        </w:rPr>
        <w:t>分钟进行回测该</w:t>
      </w:r>
      <w:proofErr w:type="gramEnd"/>
      <w:r w:rsidRPr="005E7B64">
        <w:rPr>
          <w:rFonts w:ascii="Segoe UI" w:eastAsia="宋体" w:hAnsi="Segoe UI" w:cs="Segoe UI"/>
          <w:b/>
          <w:bCs/>
          <w:color w:val="333333"/>
          <w:kern w:val="0"/>
          <w:sz w:val="24"/>
          <w:szCs w:val="24"/>
          <w14:ligatures w14:val="none"/>
        </w:rPr>
        <w:t>策略</w:t>
      </w:r>
      <w:r w:rsidRPr="005E7B64">
        <w:rPr>
          <w:rFonts w:ascii="Segoe UI" w:eastAsia="宋体" w:hAnsi="Segoe UI" w:cs="Segoe UI"/>
          <w:color w:val="333333"/>
          <w:kern w:val="0"/>
          <w:sz w:val="24"/>
          <w:szCs w:val="24"/>
          <w14:ligatures w14:val="none"/>
        </w:rPr>
        <w:t>。</w:t>
      </w:r>
    </w:p>
    <w:p w14:paraId="1B660D9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导入聚宽函数</w:t>
      </w:r>
      <w:proofErr w:type="gramEnd"/>
      <w:r w:rsidRPr="005E7B64">
        <w:rPr>
          <w:rFonts w:ascii="Source Code Pro" w:eastAsia="宋体" w:hAnsi="Source Code Pro" w:cs="宋体"/>
          <w:color w:val="888888"/>
          <w:kern w:val="0"/>
          <w:sz w:val="24"/>
          <w:szCs w:val="24"/>
          <w:shd w:val="clear" w:color="auto" w:fill="F0F0F0"/>
          <w14:ligatures w14:val="none"/>
        </w:rPr>
        <w:t>库</w:t>
      </w:r>
    </w:p>
    <w:p w14:paraId="35253FD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710FD67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7A3F45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初始化程序</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整个</w:t>
      </w:r>
      <w:proofErr w:type="gramStart"/>
      <w:r w:rsidRPr="005E7B64">
        <w:rPr>
          <w:rFonts w:ascii="Source Code Pro" w:eastAsia="宋体" w:hAnsi="Source Code Pro" w:cs="宋体"/>
          <w:color w:val="888888"/>
          <w:kern w:val="0"/>
          <w:sz w:val="24"/>
          <w:szCs w:val="24"/>
          <w:shd w:val="clear" w:color="auto" w:fill="F0F0F0"/>
          <w14:ligatures w14:val="none"/>
        </w:rPr>
        <w:t>回测只</w:t>
      </w:r>
      <w:proofErr w:type="gramEnd"/>
      <w:r w:rsidRPr="005E7B64">
        <w:rPr>
          <w:rFonts w:ascii="Source Code Pro" w:eastAsia="宋体" w:hAnsi="Source Code Pro" w:cs="宋体"/>
          <w:color w:val="888888"/>
          <w:kern w:val="0"/>
          <w:sz w:val="24"/>
          <w:szCs w:val="24"/>
          <w:shd w:val="clear" w:color="auto" w:fill="F0F0F0"/>
          <w14:ligatures w14:val="none"/>
        </w:rPr>
        <w:t>运行一次</w:t>
      </w:r>
    </w:p>
    <w:p w14:paraId="37E093C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3D9216A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287BEAF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34F11D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102E4C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每天买入股票数量</w:t>
      </w:r>
    </w:p>
    <w:p w14:paraId="071025C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g.daily</w:t>
      </w:r>
      <w:proofErr w:type="gramEnd"/>
      <w:r w:rsidRPr="005E7B64">
        <w:rPr>
          <w:rFonts w:ascii="Source Code Pro" w:eastAsia="宋体" w:hAnsi="Source Code Pro" w:cs="宋体"/>
          <w:color w:val="000000"/>
          <w:kern w:val="0"/>
          <w:sz w:val="24"/>
          <w:szCs w:val="24"/>
          <w:shd w:val="clear" w:color="auto" w:fill="F0F0F0"/>
          <w14:ligatures w14:val="none"/>
        </w:rPr>
        <w:t xml:space="preserve">_buy_count  = </w:t>
      </w:r>
      <w:r w:rsidRPr="005E7B64">
        <w:rPr>
          <w:rFonts w:ascii="Source Code Pro" w:eastAsia="宋体" w:hAnsi="Source Code Pro" w:cs="宋体"/>
          <w:color w:val="008800"/>
          <w:kern w:val="0"/>
          <w:sz w:val="24"/>
          <w:szCs w:val="24"/>
          <w:shd w:val="clear" w:color="auto" w:fill="F0F0F0"/>
          <w14:ligatures w14:val="none"/>
        </w:rPr>
        <w:t>5</w:t>
      </w:r>
    </w:p>
    <w:p w14:paraId="1186EC1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01BCD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设置我们要操作的股票池</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这里我们操作多只股票，下列股票选自计算机信息技术相关板块</w:t>
      </w:r>
    </w:p>
    <w:p w14:paraId="45B3FC9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 xml:space="preserve"> = get_industry_stocks(</w:t>
      </w:r>
      <w:r w:rsidRPr="005E7B64">
        <w:rPr>
          <w:rFonts w:ascii="Source Code Pro" w:eastAsia="宋体" w:hAnsi="Source Code Pro" w:cs="宋体"/>
          <w:color w:val="880000"/>
          <w:kern w:val="0"/>
          <w:sz w:val="24"/>
          <w:szCs w:val="24"/>
          <w:shd w:val="clear" w:color="auto" w:fill="F0F0F0"/>
          <w14:ligatures w14:val="none"/>
        </w:rPr>
        <w:t>'I64'</w:t>
      </w:r>
      <w:r w:rsidRPr="005E7B64">
        <w:rPr>
          <w:rFonts w:ascii="Source Code Pro" w:eastAsia="宋体" w:hAnsi="Source Code Pro" w:cs="宋体"/>
          <w:color w:val="000000"/>
          <w:kern w:val="0"/>
          <w:sz w:val="24"/>
          <w:szCs w:val="24"/>
          <w:shd w:val="clear" w:color="auto" w:fill="F0F0F0"/>
          <w14:ligatures w14:val="none"/>
        </w:rPr>
        <w:t>) + get_industry_stocks(</w:t>
      </w:r>
      <w:r w:rsidRPr="005E7B64">
        <w:rPr>
          <w:rFonts w:ascii="Source Code Pro" w:eastAsia="宋体" w:hAnsi="Source Code Pro" w:cs="宋体"/>
          <w:color w:val="880000"/>
          <w:kern w:val="0"/>
          <w:sz w:val="24"/>
          <w:szCs w:val="24"/>
          <w:shd w:val="clear" w:color="auto" w:fill="F0F0F0"/>
          <w14:ligatures w14:val="none"/>
        </w:rPr>
        <w:t>'I65'</w:t>
      </w:r>
      <w:r w:rsidRPr="005E7B64">
        <w:rPr>
          <w:rFonts w:ascii="Source Code Pro" w:eastAsia="宋体" w:hAnsi="Source Code Pro" w:cs="宋体"/>
          <w:color w:val="000000"/>
          <w:kern w:val="0"/>
          <w:sz w:val="24"/>
          <w:szCs w:val="24"/>
          <w:shd w:val="clear" w:color="auto" w:fill="F0F0F0"/>
          <w14:ligatures w14:val="none"/>
        </w:rPr>
        <w:t>)</w:t>
      </w:r>
    </w:p>
    <w:p w14:paraId="24EDAD4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D1E75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防止板块之间重复包含某只股票</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排除掉重复的</w:t>
      </w:r>
      <w:r w:rsidRPr="005E7B64">
        <w:rPr>
          <w:rFonts w:ascii="Source Code Pro" w:eastAsia="宋体" w:hAnsi="Source Code Pro" w:cs="宋体"/>
          <w:color w:val="888888"/>
          <w:kern w:val="0"/>
          <w:sz w:val="24"/>
          <w:szCs w:val="24"/>
          <w:shd w:val="clear" w:color="auto" w:fill="F0F0F0"/>
          <w14:ligatures w14:val="none"/>
        </w:rPr>
        <w:t xml:space="preserve">, g.stocks </w:t>
      </w:r>
      <w:r w:rsidRPr="005E7B64">
        <w:rPr>
          <w:rFonts w:ascii="Source Code Pro" w:eastAsia="宋体" w:hAnsi="Source Code Pro" w:cs="宋体"/>
          <w:color w:val="888888"/>
          <w:kern w:val="0"/>
          <w:sz w:val="24"/>
          <w:szCs w:val="24"/>
          <w:shd w:val="clear" w:color="auto" w:fill="F0F0F0"/>
          <w14:ligatures w14:val="none"/>
        </w:rPr>
        <w:t>现在是一个集合</w:t>
      </w:r>
      <w:r w:rsidRPr="005E7B64">
        <w:rPr>
          <w:rFonts w:ascii="Source Code Pro" w:eastAsia="宋体" w:hAnsi="Source Code Pro" w:cs="宋体"/>
          <w:color w:val="888888"/>
          <w:kern w:val="0"/>
          <w:sz w:val="24"/>
          <w:szCs w:val="24"/>
          <w:shd w:val="clear" w:color="auto" w:fill="F0F0F0"/>
          <w14:ligatures w14:val="none"/>
        </w:rPr>
        <w:t>(set)</w:t>
      </w:r>
    </w:p>
    <w:p w14:paraId="247BA83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 xml:space="preserve"> = set(g.stocks)</w:t>
      </w:r>
    </w:p>
    <w:p w14:paraId="36F2162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049E3B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让每天早上开盘时执行</w:t>
      </w:r>
      <w:r w:rsidRPr="005E7B64">
        <w:rPr>
          <w:rFonts w:ascii="Source Code Pro" w:eastAsia="宋体" w:hAnsi="Source Code Pro" w:cs="宋体"/>
          <w:color w:val="888888"/>
          <w:kern w:val="0"/>
          <w:sz w:val="24"/>
          <w:szCs w:val="24"/>
          <w:shd w:val="clear" w:color="auto" w:fill="F0F0F0"/>
          <w14:ligatures w14:val="none"/>
        </w:rPr>
        <w:t xml:space="preserve"> morning_sell_all</w:t>
      </w:r>
    </w:p>
    <w:p w14:paraId="2DB29B4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run_</w:t>
      </w:r>
      <w:proofErr w:type="gramStart"/>
      <w:r w:rsidRPr="005E7B64">
        <w:rPr>
          <w:rFonts w:ascii="Source Code Pro" w:eastAsia="宋体" w:hAnsi="Source Code Pro" w:cs="宋体"/>
          <w:color w:val="000000"/>
          <w:kern w:val="0"/>
          <w:sz w:val="24"/>
          <w:szCs w:val="24"/>
          <w:shd w:val="clear" w:color="auto" w:fill="F0F0F0"/>
          <w14:ligatures w14:val="none"/>
        </w:rPr>
        <w:t>daily(</w:t>
      </w:r>
      <w:proofErr w:type="gramEnd"/>
      <w:r w:rsidRPr="005E7B64">
        <w:rPr>
          <w:rFonts w:ascii="Source Code Pro" w:eastAsia="宋体" w:hAnsi="Source Code Pro" w:cs="宋体"/>
          <w:color w:val="000000"/>
          <w:kern w:val="0"/>
          <w:sz w:val="24"/>
          <w:szCs w:val="24"/>
          <w:shd w:val="clear" w:color="auto" w:fill="F0F0F0"/>
          <w14:ligatures w14:val="none"/>
        </w:rPr>
        <w:t xml:space="preserve">morning_sell_all, </w:t>
      </w:r>
      <w:r w:rsidRPr="005E7B64">
        <w:rPr>
          <w:rFonts w:ascii="Source Code Pro" w:eastAsia="宋体" w:hAnsi="Source Code Pro" w:cs="宋体"/>
          <w:color w:val="880000"/>
          <w:kern w:val="0"/>
          <w:sz w:val="24"/>
          <w:szCs w:val="24"/>
          <w:shd w:val="clear" w:color="auto" w:fill="F0F0F0"/>
          <w14:ligatures w14:val="none"/>
        </w:rPr>
        <w:t>'09:30'</w:t>
      </w:r>
      <w:r w:rsidRPr="005E7B64">
        <w:rPr>
          <w:rFonts w:ascii="Source Code Pro" w:eastAsia="宋体" w:hAnsi="Source Code Pro" w:cs="宋体"/>
          <w:color w:val="000000"/>
          <w:kern w:val="0"/>
          <w:sz w:val="24"/>
          <w:szCs w:val="24"/>
          <w:shd w:val="clear" w:color="auto" w:fill="F0F0F0"/>
          <w14:ligatures w14:val="none"/>
        </w:rPr>
        <w:t>)</w:t>
      </w:r>
    </w:p>
    <w:p w14:paraId="37FB056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40AFA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morning_sell_all</w:t>
      </w:r>
      <w:r w:rsidRPr="005E7B64">
        <w:rPr>
          <w:rFonts w:ascii="Source Code Pro" w:eastAsia="宋体" w:hAnsi="Source Code Pro" w:cs="宋体"/>
          <w:color w:val="000000"/>
          <w:kern w:val="0"/>
          <w:sz w:val="24"/>
          <w:szCs w:val="24"/>
          <w:shd w:val="clear" w:color="auto" w:fill="F0F0F0"/>
          <w14:ligatures w14:val="none"/>
        </w:rPr>
        <w:t>(context):</w:t>
      </w:r>
    </w:p>
    <w:p w14:paraId="2443DDF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将目前所有的股票卖出</w:t>
      </w:r>
    </w:p>
    <w:p w14:paraId="5AA72A9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security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.positions:</w:t>
      </w:r>
    </w:p>
    <w:p w14:paraId="5A1AB9B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全部卖出</w:t>
      </w:r>
    </w:p>
    <w:p w14:paraId="4E53F59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0601F76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记录这次卖出</w:t>
      </w:r>
    </w:p>
    <w:p w14:paraId="147CF7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193BFF1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DB6F4D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before_trading_start</w:t>
      </w:r>
      <w:r w:rsidRPr="005E7B64">
        <w:rPr>
          <w:rFonts w:ascii="Source Code Pro" w:eastAsia="宋体" w:hAnsi="Source Code Pro" w:cs="宋体"/>
          <w:color w:val="000000"/>
          <w:kern w:val="0"/>
          <w:sz w:val="24"/>
          <w:szCs w:val="24"/>
          <w:shd w:val="clear" w:color="auto" w:fill="F0F0F0"/>
          <w14:ligatures w14:val="none"/>
        </w:rPr>
        <w:t>(context):</w:t>
      </w:r>
    </w:p>
    <w:p w14:paraId="5EDBDF3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今天已经买入的股票</w:t>
      </w:r>
    </w:p>
    <w:p w14:paraId="340FAF5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g.today</w:t>
      </w:r>
      <w:proofErr w:type="gramEnd"/>
      <w:r w:rsidRPr="005E7B64">
        <w:rPr>
          <w:rFonts w:ascii="Source Code Pro" w:eastAsia="宋体" w:hAnsi="Source Code Pro" w:cs="宋体"/>
          <w:color w:val="000000"/>
          <w:kern w:val="0"/>
          <w:sz w:val="24"/>
          <w:szCs w:val="24"/>
          <w:shd w:val="clear" w:color="auto" w:fill="F0F0F0"/>
          <w14:ligatures w14:val="none"/>
        </w:rPr>
        <w:t>_bought_stocks = set()</w:t>
      </w:r>
    </w:p>
    <w:p w14:paraId="58C5FBA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E53790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得到所有股票昨日收盘价</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每天只需要取一次</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所以放在</w:t>
      </w:r>
      <w:r w:rsidRPr="005E7B64">
        <w:rPr>
          <w:rFonts w:ascii="Source Code Pro" w:eastAsia="宋体" w:hAnsi="Source Code Pro" w:cs="宋体"/>
          <w:color w:val="888888"/>
          <w:kern w:val="0"/>
          <w:sz w:val="24"/>
          <w:szCs w:val="24"/>
          <w:shd w:val="clear" w:color="auto" w:fill="F0F0F0"/>
          <w14:ligatures w14:val="none"/>
        </w:rPr>
        <w:t xml:space="preserve"> before_trading_start </w:t>
      </w:r>
      <w:r w:rsidRPr="005E7B64">
        <w:rPr>
          <w:rFonts w:ascii="Source Code Pro" w:eastAsia="宋体" w:hAnsi="Source Code Pro" w:cs="宋体"/>
          <w:color w:val="888888"/>
          <w:kern w:val="0"/>
          <w:sz w:val="24"/>
          <w:szCs w:val="24"/>
          <w:shd w:val="clear" w:color="auto" w:fill="F0F0F0"/>
          <w14:ligatures w14:val="none"/>
        </w:rPr>
        <w:t>中</w:t>
      </w:r>
    </w:p>
    <w:p w14:paraId="2357C3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g.last</w:t>
      </w:r>
      <w:proofErr w:type="gramEnd"/>
      <w:r w:rsidRPr="005E7B64">
        <w:rPr>
          <w:rFonts w:ascii="Source Code Pro" w:eastAsia="宋体" w:hAnsi="Source Code Pro" w:cs="宋体"/>
          <w:color w:val="000000"/>
          <w:kern w:val="0"/>
          <w:sz w:val="24"/>
          <w:szCs w:val="24"/>
          <w:shd w:val="clear" w:color="auto" w:fill="F0F0F0"/>
          <w14:ligatures w14:val="none"/>
        </w:rPr>
        <w:t>_df = history(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'close'</w:t>
      </w:r>
      <w:r w:rsidRPr="005E7B64">
        <w:rPr>
          <w:rFonts w:ascii="Source Code Pro" w:eastAsia="宋体" w:hAnsi="Source Code Pro" w:cs="宋体"/>
          <w:color w:val="000000"/>
          <w:kern w:val="0"/>
          <w:sz w:val="24"/>
          <w:szCs w:val="24"/>
          <w:shd w:val="clear" w:color="auto" w:fill="F0F0F0"/>
          <w14:ligatures w14:val="none"/>
        </w:rPr>
        <w:t>,g.stocks)</w:t>
      </w:r>
    </w:p>
    <w:p w14:paraId="78F71F7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B8001F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在每分钟的第一秒运行</w:t>
      </w:r>
      <w:r w:rsidRPr="005E7B64">
        <w:rPr>
          <w:rFonts w:ascii="Source Code Pro" w:eastAsia="宋体" w:hAnsi="Source Code Pro" w:cs="宋体"/>
          <w:color w:val="888888"/>
          <w:kern w:val="0"/>
          <w:sz w:val="24"/>
          <w:szCs w:val="24"/>
          <w:shd w:val="clear" w:color="auto" w:fill="F0F0F0"/>
          <w14:ligatures w14:val="none"/>
        </w:rPr>
        <w:t xml:space="preserve">, data </w:t>
      </w:r>
      <w:r w:rsidRPr="005E7B64">
        <w:rPr>
          <w:rFonts w:ascii="Source Code Pro" w:eastAsia="宋体" w:hAnsi="Source Code Pro" w:cs="宋体"/>
          <w:color w:val="888888"/>
          <w:kern w:val="0"/>
          <w:sz w:val="24"/>
          <w:szCs w:val="24"/>
          <w:shd w:val="clear" w:color="auto" w:fill="F0F0F0"/>
          <w14:ligatures w14:val="none"/>
        </w:rPr>
        <w:t>是上一分钟的切片数据</w:t>
      </w:r>
    </w:p>
    <w:p w14:paraId="38D8F8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76D0FC3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A68F5C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判断是否在当日最后的</w:t>
      </w:r>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小时，我们只追</w:t>
      </w:r>
      <w:proofErr w:type="gramStart"/>
      <w:r w:rsidRPr="005E7B64">
        <w:rPr>
          <w:rFonts w:ascii="Source Code Pro" w:eastAsia="宋体" w:hAnsi="Source Code Pro" w:cs="宋体"/>
          <w:color w:val="888888"/>
          <w:kern w:val="0"/>
          <w:sz w:val="24"/>
          <w:szCs w:val="24"/>
          <w:shd w:val="clear" w:color="auto" w:fill="F0F0F0"/>
          <w14:ligatures w14:val="none"/>
        </w:rPr>
        <w:t>涨最后</w:t>
      </w:r>
      <w:proofErr w:type="gramEnd"/>
      <w:r w:rsidRPr="005E7B64">
        <w:rPr>
          <w:rFonts w:ascii="Source Code Pro" w:eastAsia="宋体" w:hAnsi="Source Code Pro" w:cs="宋体"/>
          <w:color w:val="888888"/>
          <w:kern w:val="0"/>
          <w:sz w:val="24"/>
          <w:szCs w:val="24"/>
          <w:shd w:val="clear" w:color="auto" w:fill="F0F0F0"/>
          <w14:ligatures w14:val="none"/>
        </w:rPr>
        <w:t>2</w:t>
      </w:r>
      <w:r w:rsidRPr="005E7B64">
        <w:rPr>
          <w:rFonts w:ascii="Source Code Pro" w:eastAsia="宋体" w:hAnsi="Source Code Pro" w:cs="宋体"/>
          <w:color w:val="888888"/>
          <w:kern w:val="0"/>
          <w:sz w:val="24"/>
          <w:szCs w:val="24"/>
          <w:shd w:val="clear" w:color="auto" w:fill="F0F0F0"/>
          <w14:ligatures w14:val="none"/>
        </w:rPr>
        <w:t>小时满足追</w:t>
      </w:r>
      <w:proofErr w:type="gramStart"/>
      <w:r w:rsidRPr="005E7B64">
        <w:rPr>
          <w:rFonts w:ascii="Source Code Pro" w:eastAsia="宋体" w:hAnsi="Source Code Pro" w:cs="宋体"/>
          <w:color w:val="888888"/>
          <w:kern w:val="0"/>
          <w:sz w:val="24"/>
          <w:szCs w:val="24"/>
          <w:shd w:val="clear" w:color="auto" w:fill="F0F0F0"/>
          <w14:ligatures w14:val="none"/>
        </w:rPr>
        <w:t>涨条件</w:t>
      </w:r>
      <w:proofErr w:type="gramEnd"/>
      <w:r w:rsidRPr="005E7B64">
        <w:rPr>
          <w:rFonts w:ascii="Source Code Pro" w:eastAsia="宋体" w:hAnsi="Source Code Pro" w:cs="宋体"/>
          <w:color w:val="888888"/>
          <w:kern w:val="0"/>
          <w:sz w:val="24"/>
          <w:szCs w:val="24"/>
          <w:shd w:val="clear" w:color="auto" w:fill="F0F0F0"/>
          <w14:ligatures w14:val="none"/>
        </w:rPr>
        <w:t>的股票</w:t>
      </w:r>
    </w:p>
    <w:p w14:paraId="37AA338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 xml:space="preserve">_dt.hour &lt; </w:t>
      </w:r>
      <w:r w:rsidRPr="005E7B64">
        <w:rPr>
          <w:rFonts w:ascii="Source Code Pro" w:eastAsia="宋体" w:hAnsi="Source Code Pro" w:cs="宋体"/>
          <w:color w:val="008800"/>
          <w:kern w:val="0"/>
          <w:sz w:val="24"/>
          <w:szCs w:val="24"/>
          <w:shd w:val="clear" w:color="auto" w:fill="F0F0F0"/>
          <w14:ligatures w14:val="none"/>
        </w:rPr>
        <w:t>13</w:t>
      </w:r>
      <w:r w:rsidRPr="005E7B64">
        <w:rPr>
          <w:rFonts w:ascii="Source Code Pro" w:eastAsia="宋体" w:hAnsi="Source Code Pro" w:cs="宋体"/>
          <w:color w:val="000000"/>
          <w:kern w:val="0"/>
          <w:sz w:val="24"/>
          <w:szCs w:val="24"/>
          <w:shd w:val="clear" w:color="auto" w:fill="F0F0F0"/>
          <w14:ligatures w14:val="none"/>
        </w:rPr>
        <w:t>:</w:t>
      </w:r>
    </w:p>
    <w:p w14:paraId="17889B0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p>
    <w:p w14:paraId="6EAFA66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390390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每天只买这么多个</w:t>
      </w:r>
    </w:p>
    <w:p w14:paraId="2EE8999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len(</w:t>
      </w:r>
      <w:proofErr w:type="gramStart"/>
      <w:r w:rsidRPr="005E7B64">
        <w:rPr>
          <w:rFonts w:ascii="Source Code Pro" w:eastAsia="宋体" w:hAnsi="Source Code Pro" w:cs="宋体"/>
          <w:color w:val="000000"/>
          <w:kern w:val="0"/>
          <w:sz w:val="24"/>
          <w:szCs w:val="24"/>
          <w:shd w:val="clear" w:color="auto" w:fill="F0F0F0"/>
          <w14:ligatures w14:val="none"/>
        </w:rPr>
        <w:t>g.today</w:t>
      </w:r>
      <w:proofErr w:type="gramEnd"/>
      <w:r w:rsidRPr="005E7B64">
        <w:rPr>
          <w:rFonts w:ascii="Source Code Pro" w:eastAsia="宋体" w:hAnsi="Source Code Pro" w:cs="宋体"/>
          <w:color w:val="000000"/>
          <w:kern w:val="0"/>
          <w:sz w:val="24"/>
          <w:szCs w:val="24"/>
          <w:shd w:val="clear" w:color="auto" w:fill="F0F0F0"/>
          <w14:ligatures w14:val="none"/>
        </w:rPr>
        <w:t>_bought_stocks) &gt;= g.daily_buy_count:</w:t>
      </w:r>
    </w:p>
    <w:p w14:paraId="2C58D36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return</w:t>
      </w:r>
    </w:p>
    <w:p w14:paraId="66B1F9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4BB4FA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只遍历今天还没有买入的股票</w:t>
      </w:r>
    </w:p>
    <w:p w14:paraId="30EB66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security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 xml:space="preserve"> - g.today_bought_stocks):</w:t>
      </w:r>
    </w:p>
    <w:p w14:paraId="51D580F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6C1D11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得到当前价格</w:t>
      </w:r>
    </w:p>
    <w:p w14:paraId="547FF44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price = data[security</w:t>
      </w:r>
      <w:proofErr w:type="gramStart"/>
      <w:r w:rsidRPr="005E7B64">
        <w:rPr>
          <w:rFonts w:ascii="Source Code Pro" w:eastAsia="宋体" w:hAnsi="Source Code Pro" w:cs="宋体"/>
          <w:color w:val="000000"/>
          <w:kern w:val="0"/>
          <w:sz w:val="24"/>
          <w:szCs w:val="24"/>
          <w:shd w:val="clear" w:color="auto" w:fill="F0F0F0"/>
          <w14:ligatures w14:val="none"/>
        </w:rPr>
        <w:t>].close</w:t>
      </w:r>
      <w:proofErr w:type="gramEnd"/>
    </w:p>
    <w:p w14:paraId="4BCBA1E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5E0F381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获取这只股票昨天收盘价</w:t>
      </w:r>
    </w:p>
    <w:p w14:paraId="08E8B3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last_close = </w:t>
      </w:r>
      <w:proofErr w:type="gramStart"/>
      <w:r w:rsidRPr="005E7B64">
        <w:rPr>
          <w:rFonts w:ascii="Source Code Pro" w:eastAsia="宋体" w:hAnsi="Source Code Pro" w:cs="宋体"/>
          <w:color w:val="000000"/>
          <w:kern w:val="0"/>
          <w:sz w:val="24"/>
          <w:szCs w:val="24"/>
          <w:shd w:val="clear" w:color="auto" w:fill="F0F0F0"/>
          <w14:ligatures w14:val="none"/>
        </w:rPr>
        <w:t>g.last</w:t>
      </w:r>
      <w:proofErr w:type="gramEnd"/>
      <w:r w:rsidRPr="005E7B64">
        <w:rPr>
          <w:rFonts w:ascii="Source Code Pro" w:eastAsia="宋体" w:hAnsi="Source Code Pro" w:cs="宋体"/>
          <w:color w:val="000000"/>
          <w:kern w:val="0"/>
          <w:sz w:val="24"/>
          <w:szCs w:val="24"/>
          <w:shd w:val="clear" w:color="auto" w:fill="F0F0F0"/>
          <w14:ligatures w14:val="none"/>
        </w:rPr>
        <w:t>_df[security][</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6249CE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49339A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如果上一时间点价格已经涨了</w:t>
      </w:r>
      <w:r w:rsidRPr="005E7B64">
        <w:rPr>
          <w:rFonts w:ascii="Source Code Pro" w:eastAsia="宋体" w:hAnsi="Source Code Pro" w:cs="宋体"/>
          <w:color w:val="888888"/>
          <w:kern w:val="0"/>
          <w:sz w:val="24"/>
          <w:szCs w:val="24"/>
          <w:shd w:val="clear" w:color="auto" w:fill="F0F0F0"/>
          <w14:ligatures w14:val="none"/>
        </w:rPr>
        <w:t>9.5%~9.9%</w:t>
      </w:r>
    </w:p>
    <w:p w14:paraId="5F187FC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今天的涨停价格区间大于</w:t>
      </w:r>
      <w:r w:rsidRPr="005E7B64">
        <w:rPr>
          <w:rFonts w:ascii="Source Code Pro" w:eastAsia="宋体" w:hAnsi="Source Code Pro" w:cs="宋体"/>
          <w:color w:val="888888"/>
          <w:kern w:val="0"/>
          <w:sz w:val="24"/>
          <w:szCs w:val="24"/>
          <w:shd w:val="clear" w:color="auto" w:fill="F0F0F0"/>
          <w14:ligatures w14:val="none"/>
        </w:rPr>
        <w:t>1</w:t>
      </w:r>
      <w:r w:rsidRPr="005E7B64">
        <w:rPr>
          <w:rFonts w:ascii="Source Code Pro" w:eastAsia="宋体" w:hAnsi="Source Code Pro" w:cs="宋体"/>
          <w:color w:val="888888"/>
          <w:kern w:val="0"/>
          <w:sz w:val="24"/>
          <w:szCs w:val="24"/>
          <w:shd w:val="clear" w:color="auto" w:fill="F0F0F0"/>
          <w14:ligatures w14:val="none"/>
        </w:rPr>
        <w:t>元，今天没有买入该支股票</w:t>
      </w:r>
    </w:p>
    <w:p w14:paraId="49EBF97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price/last_close &gt; </w:t>
      </w:r>
      <w:r w:rsidRPr="005E7B64">
        <w:rPr>
          <w:rFonts w:ascii="Source Code Pro" w:eastAsia="宋体" w:hAnsi="Source Code Pro" w:cs="宋体"/>
          <w:color w:val="008800"/>
          <w:kern w:val="0"/>
          <w:sz w:val="24"/>
          <w:szCs w:val="24"/>
          <w:shd w:val="clear" w:color="auto" w:fill="F0F0F0"/>
          <w14:ligatures w14:val="none"/>
        </w:rPr>
        <w:t>1.095</w:t>
      </w:r>
      <w:r w:rsidRPr="005E7B64">
        <w:rPr>
          <w:rFonts w:ascii="Source Code Pro" w:eastAsia="宋体" w:hAnsi="Source Code Pro" w:cs="宋体"/>
          <w:color w:val="000000"/>
          <w:kern w:val="0"/>
          <w:sz w:val="24"/>
          <w:szCs w:val="24"/>
          <w:shd w:val="clear" w:color="auto" w:fill="F0F0F0"/>
          <w14:ligatures w14:val="none"/>
        </w:rPr>
        <w:t xml:space="preserve"> \</w:t>
      </w:r>
    </w:p>
    <w:p w14:paraId="7CCF5A0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price/last_close &lt; </w:t>
      </w:r>
      <w:r w:rsidRPr="005E7B64">
        <w:rPr>
          <w:rFonts w:ascii="Source Code Pro" w:eastAsia="宋体" w:hAnsi="Source Code Pro" w:cs="宋体"/>
          <w:color w:val="008800"/>
          <w:kern w:val="0"/>
          <w:sz w:val="24"/>
          <w:szCs w:val="24"/>
          <w:shd w:val="clear" w:color="auto" w:fill="F0F0F0"/>
          <w14:ligatures w14:val="none"/>
        </w:rPr>
        <w:t>1.099</w:t>
      </w:r>
      <w:r w:rsidRPr="005E7B64">
        <w:rPr>
          <w:rFonts w:ascii="Source Code Pro" w:eastAsia="宋体" w:hAnsi="Source Code Pro" w:cs="宋体"/>
          <w:color w:val="000000"/>
          <w:kern w:val="0"/>
          <w:sz w:val="24"/>
          <w:szCs w:val="24"/>
          <w:shd w:val="clear" w:color="auto" w:fill="F0F0F0"/>
          <w14:ligatures w14:val="none"/>
        </w:rPr>
        <w:t xml:space="preserve"> \</w:t>
      </w:r>
    </w:p>
    <w:p w14:paraId="39BE613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data[security</w:t>
      </w:r>
      <w:proofErr w:type="gramStart"/>
      <w:r w:rsidRPr="005E7B64">
        <w:rPr>
          <w:rFonts w:ascii="Source Code Pro" w:eastAsia="宋体" w:hAnsi="Source Code Pro" w:cs="宋体"/>
          <w:color w:val="000000"/>
          <w:kern w:val="0"/>
          <w:sz w:val="24"/>
          <w:szCs w:val="24"/>
          <w:shd w:val="clear" w:color="auto" w:fill="F0F0F0"/>
          <w14:ligatures w14:val="none"/>
        </w:rPr>
        <w:t>].high</w:t>
      </w:r>
      <w:proofErr w:type="gramEnd"/>
      <w:r w:rsidRPr="005E7B64">
        <w:rPr>
          <w:rFonts w:ascii="Source Code Pro" w:eastAsia="宋体" w:hAnsi="Source Code Pro" w:cs="宋体"/>
          <w:color w:val="000000"/>
          <w:kern w:val="0"/>
          <w:sz w:val="24"/>
          <w:szCs w:val="24"/>
          <w:shd w:val="clear" w:color="auto" w:fill="F0F0F0"/>
          <w14:ligatures w14:val="none"/>
        </w:rPr>
        <w:t xml:space="preserve">_limit - last_close &gt;=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w:t>
      </w:r>
    </w:p>
    <w:p w14:paraId="57A35EC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3176F6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得到当前资金余额</w:t>
      </w:r>
    </w:p>
    <w:p w14:paraId="3BE1CED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w:t>
      </w:r>
    </w:p>
    <w:p w14:paraId="60C819D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793445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计算今天还需要买入的股票数量</w:t>
      </w:r>
    </w:p>
    <w:p w14:paraId="67B26A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need_count = </w:t>
      </w:r>
      <w:proofErr w:type="gramStart"/>
      <w:r w:rsidRPr="005E7B64">
        <w:rPr>
          <w:rFonts w:ascii="Source Code Pro" w:eastAsia="宋体" w:hAnsi="Source Code Pro" w:cs="宋体"/>
          <w:color w:val="000000"/>
          <w:kern w:val="0"/>
          <w:sz w:val="24"/>
          <w:szCs w:val="24"/>
          <w:shd w:val="clear" w:color="auto" w:fill="F0F0F0"/>
          <w14:ligatures w14:val="none"/>
        </w:rPr>
        <w:t>g.daily</w:t>
      </w:r>
      <w:proofErr w:type="gramEnd"/>
      <w:r w:rsidRPr="005E7B64">
        <w:rPr>
          <w:rFonts w:ascii="Source Code Pro" w:eastAsia="宋体" w:hAnsi="Source Code Pro" w:cs="宋体"/>
          <w:color w:val="000000"/>
          <w:kern w:val="0"/>
          <w:sz w:val="24"/>
          <w:szCs w:val="24"/>
          <w:shd w:val="clear" w:color="auto" w:fill="F0F0F0"/>
          <w14:ligatures w14:val="none"/>
        </w:rPr>
        <w:t>_buy_count - len(g.today_bought_stocks)</w:t>
      </w:r>
    </w:p>
    <w:p w14:paraId="42B2F5A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668768E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lastRenderedPageBreak/>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把现金分成几份</w:t>
      </w:r>
      <w:r w:rsidRPr="005E7B64">
        <w:rPr>
          <w:rFonts w:ascii="Source Code Pro" w:eastAsia="宋体" w:hAnsi="Source Code Pro" w:cs="宋体"/>
          <w:color w:val="888888"/>
          <w:kern w:val="0"/>
          <w:sz w:val="24"/>
          <w:szCs w:val="24"/>
          <w:shd w:val="clear" w:color="auto" w:fill="F0F0F0"/>
          <w14:ligatures w14:val="none"/>
        </w:rPr>
        <w:t>,</w:t>
      </w:r>
    </w:p>
    <w:p w14:paraId="73D0403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buy_cash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 / need_count</w:t>
      </w:r>
    </w:p>
    <w:p w14:paraId="173C066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74CD518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买入这么多现金的股票</w:t>
      </w:r>
    </w:p>
    <w:p w14:paraId="03BDEB9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buy_cash)</w:t>
      </w:r>
    </w:p>
    <w:p w14:paraId="2804767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E40C4C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放入今日已买股票的集合</w:t>
      </w:r>
    </w:p>
    <w:p w14:paraId="25CA36E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g.today_bought_stocks.add(security)</w:t>
      </w:r>
    </w:p>
    <w:p w14:paraId="59A8F44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1AF9EF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记录这次买入</w:t>
      </w:r>
    </w:p>
    <w:p w14:paraId="0971F71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74202DC0"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1188122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买够</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个之后就不买了</w:t>
      </w:r>
    </w:p>
    <w:p w14:paraId="2C2CBE6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len(</w:t>
      </w:r>
      <w:proofErr w:type="gramStart"/>
      <w:r w:rsidRPr="005E7B64">
        <w:rPr>
          <w:rFonts w:ascii="Source Code Pro" w:eastAsia="宋体" w:hAnsi="Source Code Pro" w:cs="宋体"/>
          <w:color w:val="000000"/>
          <w:kern w:val="0"/>
          <w:sz w:val="24"/>
          <w:szCs w:val="24"/>
          <w:shd w:val="clear" w:color="auto" w:fill="F0F0F0"/>
          <w14:ligatures w14:val="none"/>
        </w:rPr>
        <w:t>g.today</w:t>
      </w:r>
      <w:proofErr w:type="gramEnd"/>
      <w:r w:rsidRPr="005E7B64">
        <w:rPr>
          <w:rFonts w:ascii="Source Code Pro" w:eastAsia="宋体" w:hAnsi="Source Code Pro" w:cs="宋体"/>
          <w:color w:val="000000"/>
          <w:kern w:val="0"/>
          <w:sz w:val="24"/>
          <w:szCs w:val="24"/>
          <w:shd w:val="clear" w:color="auto" w:fill="F0F0F0"/>
          <w14:ligatures w14:val="none"/>
        </w:rPr>
        <w:t>_bought_stocks) &gt;= g.daily_buy_count:</w:t>
      </w:r>
    </w:p>
    <w:p w14:paraId="4B92432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break</w:t>
      </w:r>
    </w:p>
    <w:p w14:paraId="4526E3B1" w14:textId="77777777" w:rsidR="005E7B64" w:rsidRPr="005E7B64" w:rsidRDefault="005E7B64" w:rsidP="005E7B64">
      <w:pPr>
        <w:widowControl/>
        <w:shd w:val="clear" w:color="auto" w:fill="FFFFFF"/>
        <w:spacing w:before="360" w:after="360"/>
        <w:jc w:val="left"/>
        <w:outlineLvl w:val="2"/>
        <w:rPr>
          <w:rFonts w:ascii="Segoe UI" w:eastAsia="宋体" w:hAnsi="Segoe UI" w:cs="Segoe UI"/>
          <w:color w:val="333333"/>
          <w:kern w:val="0"/>
          <w:sz w:val="41"/>
          <w:szCs w:val="41"/>
          <w14:ligatures w14:val="none"/>
        </w:rPr>
      </w:pPr>
      <w:r w:rsidRPr="005E7B64">
        <w:rPr>
          <w:rFonts w:ascii="Segoe UI" w:eastAsia="宋体" w:hAnsi="Segoe UI" w:cs="Segoe UI"/>
          <w:color w:val="333333"/>
          <w:kern w:val="0"/>
          <w:sz w:val="41"/>
          <w:szCs w:val="41"/>
          <w14:ligatures w14:val="none"/>
        </w:rPr>
        <w:t>万圣节效应策略</w:t>
      </w:r>
    </w:p>
    <w:p w14:paraId="7FF9E3CD" w14:textId="77777777" w:rsidR="005E7B64" w:rsidRPr="005E7B64" w:rsidRDefault="005E7B64" w:rsidP="005E7B64">
      <w:pPr>
        <w:widowControl/>
        <w:shd w:val="clear" w:color="auto" w:fill="FFFFFF"/>
        <w:spacing w:after="264"/>
        <w:jc w:val="left"/>
        <w:rPr>
          <w:rFonts w:ascii="Segoe UI" w:eastAsia="宋体" w:hAnsi="Segoe UI" w:cs="Segoe UI"/>
          <w:color w:val="333333"/>
          <w:kern w:val="0"/>
          <w:sz w:val="24"/>
          <w:szCs w:val="24"/>
          <w14:ligatures w14:val="none"/>
        </w:rPr>
      </w:pPr>
      <w:r w:rsidRPr="005E7B64">
        <w:rPr>
          <w:rFonts w:ascii="Segoe UI" w:eastAsia="宋体" w:hAnsi="Segoe UI" w:cs="Segoe UI"/>
          <w:color w:val="333333"/>
          <w:kern w:val="0"/>
          <w:sz w:val="24"/>
          <w:szCs w:val="24"/>
          <w14:ligatures w14:val="none"/>
        </w:rPr>
        <w:t>股市投资中的</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万圣节效应</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是指在北半球的冬季</w:t>
      </w:r>
      <w:r w:rsidRPr="005E7B64">
        <w:rPr>
          <w:rFonts w:ascii="Segoe UI" w:eastAsia="宋体" w:hAnsi="Segoe UI" w:cs="Segoe UI"/>
          <w:color w:val="333333"/>
          <w:kern w:val="0"/>
          <w:sz w:val="24"/>
          <w:szCs w:val="24"/>
          <w14:ligatures w14:val="none"/>
        </w:rPr>
        <w:t>(11</w:t>
      </w:r>
      <w:r w:rsidRPr="005E7B64">
        <w:rPr>
          <w:rFonts w:ascii="Segoe UI" w:eastAsia="宋体" w:hAnsi="Segoe UI" w:cs="Segoe UI"/>
          <w:color w:val="333333"/>
          <w:kern w:val="0"/>
          <w:sz w:val="24"/>
          <w:szCs w:val="24"/>
          <w14:ligatures w14:val="none"/>
        </w:rPr>
        <w:t>月至</w:t>
      </w:r>
      <w:r w:rsidRPr="005E7B64">
        <w:rPr>
          <w:rFonts w:ascii="Segoe UI" w:eastAsia="宋体" w:hAnsi="Segoe UI" w:cs="Segoe UI"/>
          <w:color w:val="333333"/>
          <w:kern w:val="0"/>
          <w:sz w:val="24"/>
          <w:szCs w:val="24"/>
          <w14:ligatures w14:val="none"/>
        </w:rPr>
        <w:t>4</w:t>
      </w:r>
      <w:r w:rsidRPr="005E7B64">
        <w:rPr>
          <w:rFonts w:ascii="Segoe UI" w:eastAsia="宋体" w:hAnsi="Segoe UI" w:cs="Segoe UI"/>
          <w:color w:val="333333"/>
          <w:kern w:val="0"/>
          <w:sz w:val="24"/>
          <w:szCs w:val="24"/>
          <w14:ligatures w14:val="none"/>
        </w:rPr>
        <w:t>月份</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，股市回报通常明显高</w:t>
      </w:r>
      <w:proofErr w:type="gramStart"/>
      <w:r w:rsidRPr="005E7B64">
        <w:rPr>
          <w:rFonts w:ascii="Segoe UI" w:eastAsia="宋体" w:hAnsi="Segoe UI" w:cs="Segoe UI"/>
          <w:color w:val="333333"/>
          <w:kern w:val="0"/>
          <w:sz w:val="24"/>
          <w:szCs w:val="24"/>
          <w14:ligatures w14:val="none"/>
        </w:rPr>
        <w:t>於</w:t>
      </w:r>
      <w:proofErr w:type="gramEnd"/>
      <w:r w:rsidRPr="005E7B64">
        <w:rPr>
          <w:rFonts w:ascii="Segoe UI" w:eastAsia="宋体" w:hAnsi="Segoe UI" w:cs="Segoe UI"/>
          <w:color w:val="333333"/>
          <w:kern w:val="0"/>
          <w:sz w:val="24"/>
          <w:szCs w:val="24"/>
          <w14:ligatures w14:val="none"/>
        </w:rPr>
        <w:t>夏季</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月至</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月份</w:t>
      </w:r>
      <w:r w:rsidRPr="005E7B64">
        <w:rPr>
          <w:rFonts w:ascii="Segoe UI" w:eastAsia="宋体" w:hAnsi="Segoe UI" w:cs="Segoe UI"/>
          <w:color w:val="333333"/>
          <w:kern w:val="0"/>
          <w:sz w:val="24"/>
          <w:szCs w:val="24"/>
          <w14:ligatures w14:val="none"/>
        </w:rPr>
        <w:t>)</w:t>
      </w:r>
      <w:r w:rsidRPr="005E7B64">
        <w:rPr>
          <w:rFonts w:ascii="Segoe UI" w:eastAsia="宋体" w:hAnsi="Segoe UI" w:cs="Segoe UI"/>
          <w:color w:val="333333"/>
          <w:kern w:val="0"/>
          <w:sz w:val="24"/>
          <w:szCs w:val="24"/>
          <w14:ligatures w14:val="none"/>
        </w:rPr>
        <w:t>。这里我们选取了中国蓝筹股，采用</w:t>
      </w:r>
      <w:r w:rsidRPr="005E7B64">
        <w:rPr>
          <w:rFonts w:ascii="Segoe UI" w:eastAsia="宋体" w:hAnsi="Segoe UI" w:cs="Segoe UI"/>
          <w:color w:val="333333"/>
          <w:kern w:val="0"/>
          <w:sz w:val="24"/>
          <w:szCs w:val="24"/>
          <w14:ligatures w14:val="none"/>
        </w:rPr>
        <w:t>10</w:t>
      </w:r>
      <w:r w:rsidRPr="005E7B64">
        <w:rPr>
          <w:rFonts w:ascii="Segoe UI" w:eastAsia="宋体" w:hAnsi="Segoe UI" w:cs="Segoe UI"/>
          <w:color w:val="333333"/>
          <w:kern w:val="0"/>
          <w:sz w:val="24"/>
          <w:szCs w:val="24"/>
          <w14:ligatures w14:val="none"/>
        </w:rPr>
        <w:t>月</w:t>
      </w:r>
      <w:r w:rsidRPr="005E7B64">
        <w:rPr>
          <w:rFonts w:ascii="Segoe UI" w:eastAsia="宋体" w:hAnsi="Segoe UI" w:cs="Segoe UI"/>
          <w:color w:val="333333"/>
          <w:kern w:val="0"/>
          <w:sz w:val="24"/>
          <w:szCs w:val="24"/>
          <w14:ligatures w14:val="none"/>
        </w:rPr>
        <w:t>15</w:t>
      </w:r>
      <w:r w:rsidRPr="005E7B64">
        <w:rPr>
          <w:rFonts w:ascii="Segoe UI" w:eastAsia="宋体" w:hAnsi="Segoe UI" w:cs="Segoe UI"/>
          <w:color w:val="333333"/>
          <w:kern w:val="0"/>
          <w:sz w:val="24"/>
          <w:szCs w:val="24"/>
          <w14:ligatures w14:val="none"/>
        </w:rPr>
        <w:t>日后买入，</w:t>
      </w:r>
      <w:r w:rsidRPr="005E7B64">
        <w:rPr>
          <w:rFonts w:ascii="Segoe UI" w:eastAsia="宋体" w:hAnsi="Segoe UI" w:cs="Segoe UI"/>
          <w:color w:val="333333"/>
          <w:kern w:val="0"/>
          <w:sz w:val="24"/>
          <w:szCs w:val="24"/>
          <w14:ligatures w14:val="none"/>
        </w:rPr>
        <w:t>5</w:t>
      </w:r>
      <w:r w:rsidRPr="005E7B64">
        <w:rPr>
          <w:rFonts w:ascii="Segoe UI" w:eastAsia="宋体" w:hAnsi="Segoe UI" w:cs="Segoe UI"/>
          <w:color w:val="333333"/>
          <w:kern w:val="0"/>
          <w:sz w:val="24"/>
          <w:szCs w:val="24"/>
          <w14:ligatures w14:val="none"/>
        </w:rPr>
        <w:t>月</w:t>
      </w:r>
      <w:r w:rsidRPr="005E7B64">
        <w:rPr>
          <w:rFonts w:ascii="Segoe UI" w:eastAsia="宋体" w:hAnsi="Segoe UI" w:cs="Segoe UI"/>
          <w:color w:val="333333"/>
          <w:kern w:val="0"/>
          <w:sz w:val="24"/>
          <w:szCs w:val="24"/>
          <w14:ligatures w14:val="none"/>
        </w:rPr>
        <w:t>15</w:t>
      </w:r>
      <w:r w:rsidRPr="005E7B64">
        <w:rPr>
          <w:rFonts w:ascii="Segoe UI" w:eastAsia="宋体" w:hAnsi="Segoe UI" w:cs="Segoe UI"/>
          <w:color w:val="333333"/>
          <w:kern w:val="0"/>
          <w:sz w:val="24"/>
          <w:szCs w:val="24"/>
          <w14:ligatures w14:val="none"/>
        </w:rPr>
        <w:t>日后卖出的简单策略进行示例。</w:t>
      </w:r>
    </w:p>
    <w:p w14:paraId="30A51BE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proofErr w:type="gramStart"/>
      <w:r w:rsidRPr="005E7B64">
        <w:rPr>
          <w:rFonts w:ascii="Source Code Pro" w:eastAsia="宋体" w:hAnsi="Source Code Pro" w:cs="宋体"/>
          <w:color w:val="888888"/>
          <w:kern w:val="0"/>
          <w:sz w:val="24"/>
          <w:szCs w:val="24"/>
          <w:shd w:val="clear" w:color="auto" w:fill="F0F0F0"/>
          <w14:ligatures w14:val="none"/>
        </w:rPr>
        <w:t>导入聚宽函数</w:t>
      </w:r>
      <w:proofErr w:type="gramEnd"/>
      <w:r w:rsidRPr="005E7B64">
        <w:rPr>
          <w:rFonts w:ascii="Source Code Pro" w:eastAsia="宋体" w:hAnsi="Source Code Pro" w:cs="宋体"/>
          <w:color w:val="888888"/>
          <w:kern w:val="0"/>
          <w:sz w:val="24"/>
          <w:szCs w:val="24"/>
          <w:shd w:val="clear" w:color="auto" w:fill="F0F0F0"/>
          <w14:ligatures w14:val="none"/>
        </w:rPr>
        <w:t>库</w:t>
      </w:r>
    </w:p>
    <w:p w14:paraId="492BF3B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import</w:t>
      </w:r>
      <w:r w:rsidRPr="005E7B64">
        <w:rPr>
          <w:rFonts w:ascii="Source Code Pro" w:eastAsia="宋体" w:hAnsi="Source Code Pro" w:cs="宋体"/>
          <w:color w:val="000000"/>
          <w:kern w:val="0"/>
          <w:sz w:val="24"/>
          <w:szCs w:val="24"/>
          <w:shd w:val="clear" w:color="auto" w:fill="F0F0F0"/>
          <w14:ligatures w14:val="none"/>
        </w:rPr>
        <w:t xml:space="preserve"> jqdata</w:t>
      </w:r>
    </w:p>
    <w:p w14:paraId="3632617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45D1065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初始化此策略</w:t>
      </w:r>
    </w:p>
    <w:p w14:paraId="7EED0CB8"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initialize</w:t>
      </w:r>
      <w:r w:rsidRPr="005E7B64">
        <w:rPr>
          <w:rFonts w:ascii="Source Code Pro" w:eastAsia="宋体" w:hAnsi="Source Code Pro" w:cs="宋体"/>
          <w:color w:val="000000"/>
          <w:kern w:val="0"/>
          <w:sz w:val="24"/>
          <w:szCs w:val="24"/>
          <w:shd w:val="clear" w:color="auto" w:fill="F0F0F0"/>
          <w14:ligatures w14:val="none"/>
        </w:rPr>
        <w:t>(context):</w:t>
      </w:r>
    </w:p>
    <w:p w14:paraId="670DFC3B"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开启动态复权模式</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真实价格</w:t>
      </w:r>
      <w:r w:rsidRPr="005E7B64">
        <w:rPr>
          <w:rFonts w:ascii="Source Code Pro" w:eastAsia="宋体" w:hAnsi="Source Code Pro" w:cs="宋体"/>
          <w:color w:val="888888"/>
          <w:kern w:val="0"/>
          <w:sz w:val="24"/>
          <w:szCs w:val="24"/>
          <w:shd w:val="clear" w:color="auto" w:fill="F0F0F0"/>
          <w14:ligatures w14:val="none"/>
        </w:rPr>
        <w:t>)</w:t>
      </w:r>
    </w:p>
    <w:p w14:paraId="1E925A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set_</w:t>
      </w:r>
      <w:proofErr w:type="gramStart"/>
      <w:r w:rsidRPr="005E7B64">
        <w:rPr>
          <w:rFonts w:ascii="Source Code Pro" w:eastAsia="宋体" w:hAnsi="Source Code Pro" w:cs="宋体"/>
          <w:color w:val="000000"/>
          <w:kern w:val="0"/>
          <w:sz w:val="24"/>
          <w:szCs w:val="24"/>
          <w:shd w:val="clear" w:color="auto" w:fill="F0F0F0"/>
          <w14:ligatures w14:val="none"/>
        </w:rPr>
        <w:t>option(</w:t>
      </w:r>
      <w:proofErr w:type="gramEnd"/>
      <w:r w:rsidRPr="005E7B64">
        <w:rPr>
          <w:rFonts w:ascii="Source Code Pro" w:eastAsia="宋体" w:hAnsi="Source Code Pro" w:cs="宋体"/>
          <w:color w:val="880000"/>
          <w:kern w:val="0"/>
          <w:sz w:val="24"/>
          <w:szCs w:val="24"/>
          <w:shd w:val="clear" w:color="auto" w:fill="F0F0F0"/>
          <w14:ligatures w14:val="none"/>
        </w:rPr>
        <w:t>'use_real_price'</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True</w:t>
      </w:r>
      <w:r w:rsidRPr="005E7B64">
        <w:rPr>
          <w:rFonts w:ascii="Source Code Pro" w:eastAsia="宋体" w:hAnsi="Source Code Pro" w:cs="宋体"/>
          <w:color w:val="000000"/>
          <w:kern w:val="0"/>
          <w:sz w:val="24"/>
          <w:szCs w:val="24"/>
          <w:shd w:val="clear" w:color="auto" w:fill="F0F0F0"/>
          <w14:ligatures w14:val="none"/>
        </w:rPr>
        <w:t>)</w:t>
      </w:r>
    </w:p>
    <w:p w14:paraId="6FA0C5E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05D5D4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设置我们要操作的股票池，这里我们选择蓝筹股</w:t>
      </w:r>
    </w:p>
    <w:p w14:paraId="7742ACB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880000"/>
          <w:kern w:val="0"/>
          <w:sz w:val="24"/>
          <w:szCs w:val="24"/>
          <w:shd w:val="clear" w:color="auto" w:fill="F0F0F0"/>
          <w14:ligatures w14:val="none"/>
        </w:rPr>
        <w:t>'000001.XSHE'</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'600000.XSHG'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'600019.XSHG'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'600028.XSHG'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'600030.XSHG'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'600036.XSHG'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'600519.XSHG'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'601398.XSHG'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'601857.XSHG'</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'601988.XSHG'</w:t>
      </w:r>
      <w:r w:rsidRPr="005E7B64">
        <w:rPr>
          <w:rFonts w:ascii="Source Code Pro" w:eastAsia="宋体" w:hAnsi="Source Code Pro" w:cs="宋体"/>
          <w:color w:val="000000"/>
          <w:kern w:val="0"/>
          <w:sz w:val="24"/>
          <w:szCs w:val="24"/>
          <w:shd w:val="clear" w:color="auto" w:fill="F0F0F0"/>
          <w14:ligatures w14:val="none"/>
        </w:rPr>
        <w:t>]</w:t>
      </w:r>
    </w:p>
    <w:p w14:paraId="53E8C9E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p>
    <w:p w14:paraId="2495E86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每个单位时间</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w:t>
      </w:r>
      <w:proofErr w:type="gramStart"/>
      <w:r w:rsidRPr="005E7B64">
        <w:rPr>
          <w:rFonts w:ascii="Source Code Pro" w:eastAsia="宋体" w:hAnsi="Source Code Pro" w:cs="宋体"/>
          <w:color w:val="888888"/>
          <w:kern w:val="0"/>
          <w:sz w:val="24"/>
          <w:szCs w:val="24"/>
          <w:shd w:val="clear" w:color="auto" w:fill="F0F0F0"/>
          <w14:ligatures w14:val="none"/>
        </w:rPr>
        <w:t>按天回测</w:t>
      </w:r>
      <w:proofErr w:type="gramEnd"/>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则每天调用一次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如果按分钟</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则每分钟调用一次</w:t>
      </w:r>
      <w:r w:rsidRPr="005E7B64">
        <w:rPr>
          <w:rFonts w:ascii="Source Code Pro" w:eastAsia="宋体" w:hAnsi="Source Code Pro" w:cs="宋体"/>
          <w:color w:val="888888"/>
          <w:kern w:val="0"/>
          <w:sz w:val="24"/>
          <w:szCs w:val="24"/>
          <w:shd w:val="clear" w:color="auto" w:fill="F0F0F0"/>
          <w14:ligatures w14:val="none"/>
        </w:rPr>
        <w:t>)</w:t>
      </w:r>
      <w:r w:rsidRPr="005E7B64">
        <w:rPr>
          <w:rFonts w:ascii="Source Code Pro" w:eastAsia="宋体" w:hAnsi="Source Code Pro" w:cs="宋体"/>
          <w:color w:val="888888"/>
          <w:kern w:val="0"/>
          <w:sz w:val="24"/>
          <w:szCs w:val="24"/>
          <w:shd w:val="clear" w:color="auto" w:fill="F0F0F0"/>
          <w14:ligatures w14:val="none"/>
        </w:rPr>
        <w:t>调用一次</w:t>
      </w:r>
    </w:p>
    <w:p w14:paraId="2601703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b/>
          <w:bCs/>
          <w:color w:val="000000"/>
          <w:kern w:val="0"/>
          <w:sz w:val="24"/>
          <w:szCs w:val="24"/>
          <w:shd w:val="clear" w:color="auto" w:fill="F0F0F0"/>
          <w14:ligatures w14:val="none"/>
        </w:rPr>
        <w:lastRenderedPageBreak/>
        <w:t>def</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880000"/>
          <w:kern w:val="0"/>
          <w:sz w:val="24"/>
          <w:szCs w:val="24"/>
          <w:shd w:val="clear" w:color="auto" w:fill="F0F0F0"/>
          <w14:ligatures w14:val="none"/>
        </w:rPr>
        <w:t>handle_</w:t>
      </w:r>
      <w:proofErr w:type="gramStart"/>
      <w:r w:rsidRPr="005E7B64">
        <w:rPr>
          <w:rFonts w:ascii="Source Code Pro" w:eastAsia="宋体" w:hAnsi="Source Code Pro" w:cs="宋体"/>
          <w:b/>
          <w:bCs/>
          <w:color w:val="880000"/>
          <w:kern w:val="0"/>
          <w:sz w:val="24"/>
          <w:szCs w:val="24"/>
          <w:shd w:val="clear" w:color="auto" w:fill="F0F0F0"/>
          <w14:ligatures w14:val="none"/>
        </w:rPr>
        <w:t>data</w:t>
      </w:r>
      <w:r w:rsidRPr="005E7B64">
        <w:rPr>
          <w:rFonts w:ascii="Source Code Pro" w:eastAsia="宋体" w:hAnsi="Source Code Pro" w:cs="宋体"/>
          <w:color w:val="000000"/>
          <w:kern w:val="0"/>
          <w:sz w:val="24"/>
          <w:szCs w:val="24"/>
          <w:shd w:val="clear" w:color="auto" w:fill="F0F0F0"/>
          <w14:ligatures w14:val="none"/>
        </w:rPr>
        <w:t>(</w:t>
      </w:r>
      <w:proofErr w:type="gramEnd"/>
      <w:r w:rsidRPr="005E7B64">
        <w:rPr>
          <w:rFonts w:ascii="Source Code Pro" w:eastAsia="宋体" w:hAnsi="Source Code Pro" w:cs="宋体"/>
          <w:color w:val="000000"/>
          <w:kern w:val="0"/>
          <w:sz w:val="24"/>
          <w:szCs w:val="24"/>
          <w:shd w:val="clear" w:color="auto" w:fill="F0F0F0"/>
          <w14:ligatures w14:val="none"/>
        </w:rPr>
        <w:t>context, data):</w:t>
      </w:r>
    </w:p>
    <w:p w14:paraId="203ABBAF"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得到每只股票可以花费的现金，这里我们使用总现金股票数数量</w:t>
      </w:r>
    </w:p>
    <w:p w14:paraId="083EE9E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cash = </w:t>
      </w:r>
      <w:proofErr w:type="gramStart"/>
      <w:r w:rsidRPr="005E7B64">
        <w:rPr>
          <w:rFonts w:ascii="Source Code Pro" w:eastAsia="宋体" w:hAnsi="Source Code Pro" w:cs="宋体"/>
          <w:color w:val="000000"/>
          <w:kern w:val="0"/>
          <w:sz w:val="24"/>
          <w:szCs w:val="24"/>
          <w:shd w:val="clear" w:color="auto" w:fill="F0F0F0"/>
          <w14:ligatures w14:val="none"/>
        </w:rPr>
        <w:t>context.portfolio</w:t>
      </w:r>
      <w:proofErr w:type="gramEnd"/>
      <w:r w:rsidRPr="005E7B64">
        <w:rPr>
          <w:rFonts w:ascii="Source Code Pro" w:eastAsia="宋体" w:hAnsi="Source Code Pro" w:cs="宋体"/>
          <w:color w:val="000000"/>
          <w:kern w:val="0"/>
          <w:sz w:val="24"/>
          <w:szCs w:val="24"/>
          <w:shd w:val="clear" w:color="auto" w:fill="F0F0F0"/>
          <w14:ligatures w14:val="none"/>
        </w:rPr>
        <w:t>.available_cash / len(g.stocks)</w:t>
      </w:r>
    </w:p>
    <w:p w14:paraId="70A07877"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获取数据</w:t>
      </w:r>
    </w:p>
    <w:p w14:paraId="573A71D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hist = history(</w:t>
      </w:r>
      <w:r w:rsidRPr="005E7B64">
        <w:rPr>
          <w:rFonts w:ascii="Source Code Pro" w:eastAsia="宋体" w:hAnsi="Source Code Pro" w:cs="宋体"/>
          <w:color w:val="008800"/>
          <w:kern w:val="0"/>
          <w:sz w:val="24"/>
          <w:szCs w:val="24"/>
          <w:shd w:val="clear" w:color="auto" w:fill="F0F0F0"/>
          <w14:ligatures w14:val="none"/>
        </w:rPr>
        <w:t>1</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'1d'</w:t>
      </w:r>
      <w:r w:rsidRPr="005E7B64">
        <w:rPr>
          <w:rFonts w:ascii="Source Code Pro" w:eastAsia="宋体" w:hAnsi="Source Code Pro" w:cs="宋体"/>
          <w:color w:val="000000"/>
          <w:kern w:val="0"/>
          <w:sz w:val="24"/>
          <w:szCs w:val="24"/>
          <w:shd w:val="clear" w:color="auto" w:fill="F0F0F0"/>
          <w14:ligatures w14:val="none"/>
        </w:rPr>
        <w:t>,</w:t>
      </w:r>
      <w:r w:rsidRPr="005E7B64">
        <w:rPr>
          <w:rFonts w:ascii="Source Code Pro" w:eastAsia="宋体" w:hAnsi="Source Code Pro" w:cs="宋体"/>
          <w:color w:val="880000"/>
          <w:kern w:val="0"/>
          <w:sz w:val="24"/>
          <w:szCs w:val="24"/>
          <w:shd w:val="clear" w:color="auto" w:fill="F0F0F0"/>
          <w14:ligatures w14:val="none"/>
        </w:rPr>
        <w:t>'close</w:t>
      </w:r>
      <w:proofErr w:type="gramStart"/>
      <w:r w:rsidRPr="005E7B64">
        <w:rPr>
          <w:rFonts w:ascii="Source Code Pro" w:eastAsia="宋体" w:hAnsi="Source Code Pro" w:cs="宋体"/>
          <w:color w:val="880000"/>
          <w:kern w:val="0"/>
          <w:sz w:val="24"/>
          <w:szCs w:val="24"/>
          <w:shd w:val="clear" w:color="auto" w:fill="F0F0F0"/>
          <w14:ligatures w14:val="none"/>
        </w:rPr>
        <w:t>'</w:t>
      </w:r>
      <w:r w:rsidRPr="005E7B64">
        <w:rPr>
          <w:rFonts w:ascii="Source Code Pro" w:eastAsia="宋体" w:hAnsi="Source Code Pro" w:cs="宋体"/>
          <w:color w:val="000000"/>
          <w:kern w:val="0"/>
          <w:sz w:val="24"/>
          <w:szCs w:val="24"/>
          <w:shd w:val="clear" w:color="auto" w:fill="F0F0F0"/>
          <w14:ligatures w14:val="none"/>
        </w:rPr>
        <w:t>,g</w:t>
      </w:r>
      <w:proofErr w:type="gramEnd"/>
      <w:r w:rsidRPr="005E7B64">
        <w:rPr>
          <w:rFonts w:ascii="Source Code Pro" w:eastAsia="宋体" w:hAnsi="Source Code Pro" w:cs="宋体"/>
          <w:color w:val="000000"/>
          <w:kern w:val="0"/>
          <w:sz w:val="24"/>
          <w:szCs w:val="24"/>
          <w:shd w:val="clear" w:color="auto" w:fill="F0F0F0"/>
          <w14:ligatures w14:val="none"/>
        </w:rPr>
        <w:t>.stocks)</w:t>
      </w:r>
    </w:p>
    <w:p w14:paraId="782EA58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循环股票池</w:t>
      </w:r>
    </w:p>
    <w:p w14:paraId="30909351"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for</w:t>
      </w:r>
      <w:r w:rsidRPr="005E7B64">
        <w:rPr>
          <w:rFonts w:ascii="Source Code Pro" w:eastAsia="宋体" w:hAnsi="Source Code Pro" w:cs="宋体"/>
          <w:color w:val="000000"/>
          <w:kern w:val="0"/>
          <w:sz w:val="24"/>
          <w:szCs w:val="24"/>
          <w:shd w:val="clear" w:color="auto" w:fill="F0F0F0"/>
          <w14:ligatures w14:val="none"/>
        </w:rPr>
        <w:t xml:space="preserve"> security </w:t>
      </w:r>
      <w:r w:rsidRPr="005E7B64">
        <w:rPr>
          <w:rFonts w:ascii="Source Code Pro" w:eastAsia="宋体" w:hAnsi="Source Code Pro" w:cs="宋体"/>
          <w:b/>
          <w:bCs/>
          <w:color w:val="000000"/>
          <w:kern w:val="0"/>
          <w:sz w:val="24"/>
          <w:szCs w:val="24"/>
          <w:shd w:val="clear" w:color="auto" w:fill="F0F0F0"/>
          <w14:ligatures w14:val="none"/>
        </w:rPr>
        <w:t>in</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g.stocks</w:t>
      </w:r>
      <w:proofErr w:type="gramEnd"/>
      <w:r w:rsidRPr="005E7B64">
        <w:rPr>
          <w:rFonts w:ascii="Source Code Pro" w:eastAsia="宋体" w:hAnsi="Source Code Pro" w:cs="宋体"/>
          <w:color w:val="000000"/>
          <w:kern w:val="0"/>
          <w:sz w:val="24"/>
          <w:szCs w:val="24"/>
          <w:shd w:val="clear" w:color="auto" w:fill="F0F0F0"/>
          <w14:ligatures w14:val="none"/>
        </w:rPr>
        <w:t>:</w:t>
      </w:r>
    </w:p>
    <w:p w14:paraId="357066A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得到当前时间</w:t>
      </w:r>
    </w:p>
    <w:p w14:paraId="341F523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today = </w:t>
      </w:r>
      <w:proofErr w:type="gramStart"/>
      <w:r w:rsidRPr="005E7B64">
        <w:rPr>
          <w:rFonts w:ascii="Source Code Pro" w:eastAsia="宋体" w:hAnsi="Source Code Pro" w:cs="宋体"/>
          <w:color w:val="000000"/>
          <w:kern w:val="0"/>
          <w:sz w:val="24"/>
          <w:szCs w:val="24"/>
          <w:shd w:val="clear" w:color="auto" w:fill="F0F0F0"/>
          <w14:ligatures w14:val="none"/>
        </w:rPr>
        <w:t>context.current</w:t>
      </w:r>
      <w:proofErr w:type="gramEnd"/>
      <w:r w:rsidRPr="005E7B64">
        <w:rPr>
          <w:rFonts w:ascii="Source Code Pro" w:eastAsia="宋体" w:hAnsi="Source Code Pro" w:cs="宋体"/>
          <w:color w:val="000000"/>
          <w:kern w:val="0"/>
          <w:sz w:val="24"/>
          <w:szCs w:val="24"/>
          <w:shd w:val="clear" w:color="auto" w:fill="F0F0F0"/>
          <w14:ligatures w14:val="none"/>
        </w:rPr>
        <w:t>_dt</w:t>
      </w:r>
    </w:p>
    <w:p w14:paraId="30A2B6C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得到该股票上一时间点价格</w:t>
      </w:r>
    </w:p>
    <w:p w14:paraId="6D4A57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current_price = hist[security][</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58087205"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如果当前为</w:t>
      </w:r>
      <w:r w:rsidRPr="005E7B64">
        <w:rPr>
          <w:rFonts w:ascii="Source Code Pro" w:eastAsia="宋体" w:hAnsi="Source Code Pro" w:cs="宋体"/>
          <w:color w:val="888888"/>
          <w:kern w:val="0"/>
          <w:sz w:val="24"/>
          <w:szCs w:val="24"/>
          <w:shd w:val="clear" w:color="auto" w:fill="F0F0F0"/>
          <w14:ligatures w14:val="none"/>
        </w:rPr>
        <w:t>10</w:t>
      </w:r>
      <w:r w:rsidRPr="005E7B64">
        <w:rPr>
          <w:rFonts w:ascii="Source Code Pro" w:eastAsia="宋体" w:hAnsi="Source Code Pro" w:cs="宋体"/>
          <w:color w:val="888888"/>
          <w:kern w:val="0"/>
          <w:sz w:val="24"/>
          <w:szCs w:val="24"/>
          <w:shd w:val="clear" w:color="auto" w:fill="F0F0F0"/>
          <w14:ligatures w14:val="none"/>
        </w:rPr>
        <w:t>月且日期大于</w:t>
      </w:r>
      <w:r w:rsidRPr="005E7B64">
        <w:rPr>
          <w:rFonts w:ascii="Source Code Pro" w:eastAsia="宋体" w:hAnsi="Source Code Pro" w:cs="宋体"/>
          <w:color w:val="888888"/>
          <w:kern w:val="0"/>
          <w:sz w:val="24"/>
          <w:szCs w:val="24"/>
          <w:shd w:val="clear" w:color="auto" w:fill="F0F0F0"/>
          <w14:ligatures w14:val="none"/>
        </w:rPr>
        <w:t>15</w:t>
      </w:r>
      <w:r w:rsidRPr="005E7B64">
        <w:rPr>
          <w:rFonts w:ascii="Source Code Pro" w:eastAsia="宋体" w:hAnsi="Source Code Pro" w:cs="宋体"/>
          <w:color w:val="888888"/>
          <w:kern w:val="0"/>
          <w:sz w:val="24"/>
          <w:szCs w:val="24"/>
          <w:shd w:val="clear" w:color="auto" w:fill="F0F0F0"/>
          <w14:ligatures w14:val="none"/>
        </w:rPr>
        <w:t>号，并且现金大于上一时间点价格，并且当前该股票空仓</w:t>
      </w:r>
    </w:p>
    <w:p w14:paraId="570B150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today.month</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10</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today.day &gt; </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cash &gt; current_price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context.portfolio.positions[security].closeable_amount ==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5F32F7B3"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value(</w:t>
      </w:r>
      <w:proofErr w:type="gramEnd"/>
      <w:r w:rsidRPr="005E7B64">
        <w:rPr>
          <w:rFonts w:ascii="Source Code Pro" w:eastAsia="宋体" w:hAnsi="Source Code Pro" w:cs="宋体"/>
          <w:color w:val="000000"/>
          <w:kern w:val="0"/>
          <w:sz w:val="24"/>
          <w:szCs w:val="24"/>
          <w:shd w:val="clear" w:color="auto" w:fill="F0F0F0"/>
          <w14:ligatures w14:val="none"/>
        </w:rPr>
        <w:t>security, cash)</w:t>
      </w:r>
    </w:p>
    <w:p w14:paraId="41556A6A"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记录这次买入</w:t>
      </w:r>
    </w:p>
    <w:p w14:paraId="04E03CED"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"Buying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298E1076"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如果当前为</w:t>
      </w:r>
      <w:r w:rsidRPr="005E7B64">
        <w:rPr>
          <w:rFonts w:ascii="Source Code Pro" w:eastAsia="宋体" w:hAnsi="Source Code Pro" w:cs="宋体"/>
          <w:color w:val="888888"/>
          <w:kern w:val="0"/>
          <w:sz w:val="24"/>
          <w:szCs w:val="24"/>
          <w:shd w:val="clear" w:color="auto" w:fill="F0F0F0"/>
          <w14:ligatures w14:val="none"/>
        </w:rPr>
        <w:t>5</w:t>
      </w:r>
      <w:r w:rsidRPr="005E7B64">
        <w:rPr>
          <w:rFonts w:ascii="Source Code Pro" w:eastAsia="宋体" w:hAnsi="Source Code Pro" w:cs="宋体"/>
          <w:color w:val="888888"/>
          <w:kern w:val="0"/>
          <w:sz w:val="24"/>
          <w:szCs w:val="24"/>
          <w:shd w:val="clear" w:color="auto" w:fill="F0F0F0"/>
          <w14:ligatures w14:val="none"/>
        </w:rPr>
        <w:t>月且日期大于</w:t>
      </w:r>
      <w:r w:rsidRPr="005E7B64">
        <w:rPr>
          <w:rFonts w:ascii="Source Code Pro" w:eastAsia="宋体" w:hAnsi="Source Code Pro" w:cs="宋体"/>
          <w:color w:val="888888"/>
          <w:kern w:val="0"/>
          <w:sz w:val="24"/>
          <w:szCs w:val="24"/>
          <w:shd w:val="clear" w:color="auto" w:fill="F0F0F0"/>
          <w14:ligatures w14:val="none"/>
        </w:rPr>
        <w:t>15</w:t>
      </w:r>
      <w:r w:rsidRPr="005E7B64">
        <w:rPr>
          <w:rFonts w:ascii="Source Code Pro" w:eastAsia="宋体" w:hAnsi="Source Code Pro" w:cs="宋体"/>
          <w:color w:val="888888"/>
          <w:kern w:val="0"/>
          <w:sz w:val="24"/>
          <w:szCs w:val="24"/>
          <w:shd w:val="clear" w:color="auto" w:fill="F0F0F0"/>
          <w14:ligatures w14:val="none"/>
        </w:rPr>
        <w:t>号，并且当前有该股票持仓，则卖出</w:t>
      </w:r>
    </w:p>
    <w:p w14:paraId="4A1A59D4"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elif</w:t>
      </w: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today.month</w:t>
      </w:r>
      <w:proofErr w:type="gramEnd"/>
      <w:r w:rsidRPr="005E7B64">
        <w:rPr>
          <w:rFonts w:ascii="Source Code Pro" w:eastAsia="宋体" w:hAnsi="Source Code Pro" w:cs="宋体"/>
          <w:color w:val="000000"/>
          <w:kern w:val="0"/>
          <w:sz w:val="24"/>
          <w:szCs w:val="24"/>
          <w:shd w:val="clear" w:color="auto" w:fill="F0F0F0"/>
          <w14:ligatures w14:val="none"/>
        </w:rPr>
        <w:t xml:space="preserve"> == </w:t>
      </w:r>
      <w:r w:rsidRPr="005E7B64">
        <w:rPr>
          <w:rFonts w:ascii="Source Code Pro" w:eastAsia="宋体" w:hAnsi="Source Code Pro" w:cs="宋体"/>
          <w:color w:val="008800"/>
          <w:kern w:val="0"/>
          <w:sz w:val="24"/>
          <w:szCs w:val="24"/>
          <w:shd w:val="clear" w:color="auto" w:fill="F0F0F0"/>
          <w14:ligatures w14:val="none"/>
        </w:rPr>
        <w:t>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today.day &gt; </w:t>
      </w:r>
      <w:r w:rsidRPr="005E7B64">
        <w:rPr>
          <w:rFonts w:ascii="Source Code Pro" w:eastAsia="宋体" w:hAnsi="Source Code Pro" w:cs="宋体"/>
          <w:color w:val="008800"/>
          <w:kern w:val="0"/>
          <w:sz w:val="24"/>
          <w:szCs w:val="24"/>
          <w:shd w:val="clear" w:color="auto" w:fill="F0F0F0"/>
          <w14:ligatures w14:val="none"/>
        </w:rPr>
        <w:t>15</w:t>
      </w: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b/>
          <w:bCs/>
          <w:color w:val="000000"/>
          <w:kern w:val="0"/>
          <w:sz w:val="24"/>
          <w:szCs w:val="24"/>
          <w:shd w:val="clear" w:color="auto" w:fill="F0F0F0"/>
          <w14:ligatures w14:val="none"/>
        </w:rPr>
        <w:t>and</w:t>
      </w:r>
      <w:r w:rsidRPr="005E7B64">
        <w:rPr>
          <w:rFonts w:ascii="Source Code Pro" w:eastAsia="宋体" w:hAnsi="Source Code Pro" w:cs="宋体"/>
          <w:color w:val="000000"/>
          <w:kern w:val="0"/>
          <w:sz w:val="24"/>
          <w:szCs w:val="24"/>
          <w:shd w:val="clear" w:color="auto" w:fill="F0F0F0"/>
          <w14:ligatures w14:val="none"/>
        </w:rPr>
        <w:t xml:space="preserve"> context.portfolio.positions[security].closeable_amount &gt;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6FF5077C"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全部卖出</w:t>
      </w:r>
    </w:p>
    <w:p w14:paraId="262D0859"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order_</w:t>
      </w:r>
      <w:proofErr w:type="gramStart"/>
      <w:r w:rsidRPr="005E7B64">
        <w:rPr>
          <w:rFonts w:ascii="Source Code Pro" w:eastAsia="宋体" w:hAnsi="Source Code Pro" w:cs="宋体"/>
          <w:color w:val="000000"/>
          <w:kern w:val="0"/>
          <w:sz w:val="24"/>
          <w:szCs w:val="24"/>
          <w:shd w:val="clear" w:color="auto" w:fill="F0F0F0"/>
          <w14:ligatures w14:val="none"/>
        </w:rPr>
        <w:t>target(</w:t>
      </w:r>
      <w:proofErr w:type="gramEnd"/>
      <w:r w:rsidRPr="005E7B64">
        <w:rPr>
          <w:rFonts w:ascii="Source Code Pro" w:eastAsia="宋体" w:hAnsi="Source Code Pro" w:cs="宋体"/>
          <w:color w:val="000000"/>
          <w:kern w:val="0"/>
          <w:sz w:val="24"/>
          <w:szCs w:val="24"/>
          <w:shd w:val="clear" w:color="auto" w:fill="F0F0F0"/>
          <w14:ligatures w14:val="none"/>
        </w:rPr>
        <w:t xml:space="preserve">security, </w:t>
      </w:r>
      <w:r w:rsidRPr="005E7B64">
        <w:rPr>
          <w:rFonts w:ascii="Source Code Pro" w:eastAsia="宋体" w:hAnsi="Source Code Pro" w:cs="宋体"/>
          <w:color w:val="008800"/>
          <w:kern w:val="0"/>
          <w:sz w:val="24"/>
          <w:szCs w:val="24"/>
          <w:shd w:val="clear" w:color="auto" w:fill="F0F0F0"/>
          <w14:ligatures w14:val="none"/>
        </w:rPr>
        <w:t>0</w:t>
      </w:r>
      <w:r w:rsidRPr="005E7B64">
        <w:rPr>
          <w:rFonts w:ascii="Source Code Pro" w:eastAsia="宋体" w:hAnsi="Source Code Pro" w:cs="宋体"/>
          <w:color w:val="000000"/>
          <w:kern w:val="0"/>
          <w:sz w:val="24"/>
          <w:szCs w:val="24"/>
          <w:shd w:val="clear" w:color="auto" w:fill="F0F0F0"/>
          <w14:ligatures w14:val="none"/>
        </w:rPr>
        <w:t>)</w:t>
      </w:r>
    </w:p>
    <w:p w14:paraId="28A6122E"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000000"/>
          <w:kern w:val="0"/>
          <w:sz w:val="24"/>
          <w:szCs w:val="24"/>
          <w:shd w:val="clear" w:color="auto" w:fill="F0F0F0"/>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 xml:space="preserve"># </w:t>
      </w:r>
      <w:r w:rsidRPr="005E7B64">
        <w:rPr>
          <w:rFonts w:ascii="Source Code Pro" w:eastAsia="宋体" w:hAnsi="Source Code Pro" w:cs="宋体"/>
          <w:color w:val="888888"/>
          <w:kern w:val="0"/>
          <w:sz w:val="24"/>
          <w:szCs w:val="24"/>
          <w:shd w:val="clear" w:color="auto" w:fill="F0F0F0"/>
          <w14:ligatures w14:val="none"/>
        </w:rPr>
        <w:t>记录这次卖出</w:t>
      </w:r>
    </w:p>
    <w:p w14:paraId="06142C02" w14:textId="77777777" w:rsidR="005E7B64" w:rsidRPr="005E7B64" w:rsidRDefault="005E7B64" w:rsidP="005E7B6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color w:val="555555"/>
          <w:kern w:val="0"/>
          <w:sz w:val="22"/>
          <w14:ligatures w14:val="none"/>
        </w:rPr>
      </w:pPr>
      <w:r w:rsidRPr="005E7B64">
        <w:rPr>
          <w:rFonts w:ascii="Source Code Pro" w:eastAsia="宋体" w:hAnsi="Source Code Pro" w:cs="宋体"/>
          <w:color w:val="000000"/>
          <w:kern w:val="0"/>
          <w:sz w:val="24"/>
          <w:szCs w:val="24"/>
          <w:shd w:val="clear" w:color="auto" w:fill="F0F0F0"/>
          <w14:ligatures w14:val="none"/>
        </w:rPr>
        <w:t xml:space="preserve">            </w:t>
      </w:r>
      <w:proofErr w:type="gramStart"/>
      <w:r w:rsidRPr="005E7B64">
        <w:rPr>
          <w:rFonts w:ascii="Source Code Pro" w:eastAsia="宋体" w:hAnsi="Source Code Pro" w:cs="宋体"/>
          <w:color w:val="000000"/>
          <w:kern w:val="0"/>
          <w:sz w:val="24"/>
          <w:szCs w:val="24"/>
          <w:shd w:val="clear" w:color="auto" w:fill="F0F0F0"/>
          <w14:ligatures w14:val="none"/>
        </w:rPr>
        <w:t>log.info(</w:t>
      </w:r>
      <w:proofErr w:type="gramEnd"/>
      <w:r w:rsidRPr="005E7B64">
        <w:rPr>
          <w:rFonts w:ascii="Source Code Pro" w:eastAsia="宋体" w:hAnsi="Source Code Pro" w:cs="宋体"/>
          <w:color w:val="880000"/>
          <w:kern w:val="0"/>
          <w:sz w:val="24"/>
          <w:szCs w:val="24"/>
          <w:shd w:val="clear" w:color="auto" w:fill="F0F0F0"/>
          <w14:ligatures w14:val="none"/>
        </w:rPr>
        <w:t>"Selling %s"</w:t>
      </w:r>
      <w:r w:rsidRPr="005E7B64">
        <w:rPr>
          <w:rFonts w:ascii="Source Code Pro" w:eastAsia="宋体" w:hAnsi="Source Code Pro" w:cs="宋体"/>
          <w:color w:val="000000"/>
          <w:kern w:val="0"/>
          <w:sz w:val="24"/>
          <w:szCs w:val="24"/>
          <w:shd w:val="clear" w:color="auto" w:fill="F0F0F0"/>
          <w14:ligatures w14:val="none"/>
        </w:rPr>
        <w:t xml:space="preserve"> % (security))</w:t>
      </w:r>
    </w:p>
    <w:p w14:paraId="022D9217" w14:textId="77777777" w:rsidR="00915C5E" w:rsidRDefault="00915C5E">
      <w:pPr>
        <w:rPr>
          <w:rFonts w:hint="eastAsia"/>
        </w:rPr>
      </w:pPr>
    </w:p>
    <w:sectPr w:rsidR="00915C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ource Code Pro">
    <w:charset w:val="00"/>
    <w:family w:val="modern"/>
    <w:pitch w:val="fixed"/>
    <w:sig w:usb0="200002F7" w:usb1="02003803" w:usb2="00000000" w:usb3="00000000" w:csb0="0000019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4485"/>
    <w:multiLevelType w:val="multilevel"/>
    <w:tmpl w:val="BA6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9A6"/>
    <w:multiLevelType w:val="multilevel"/>
    <w:tmpl w:val="AB5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41D9"/>
    <w:multiLevelType w:val="multilevel"/>
    <w:tmpl w:val="B510B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5984"/>
    <w:multiLevelType w:val="multilevel"/>
    <w:tmpl w:val="B88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03F3D"/>
    <w:multiLevelType w:val="multilevel"/>
    <w:tmpl w:val="805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14650"/>
    <w:multiLevelType w:val="multilevel"/>
    <w:tmpl w:val="75C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435DF"/>
    <w:multiLevelType w:val="multilevel"/>
    <w:tmpl w:val="EC0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469BB"/>
    <w:multiLevelType w:val="multilevel"/>
    <w:tmpl w:val="D3A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B6BEB"/>
    <w:multiLevelType w:val="multilevel"/>
    <w:tmpl w:val="B3F8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36B0E"/>
    <w:multiLevelType w:val="multilevel"/>
    <w:tmpl w:val="A21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E31FD"/>
    <w:multiLevelType w:val="multilevel"/>
    <w:tmpl w:val="F62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552C6"/>
    <w:multiLevelType w:val="multilevel"/>
    <w:tmpl w:val="972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17844"/>
    <w:multiLevelType w:val="multilevel"/>
    <w:tmpl w:val="51C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8479D"/>
    <w:multiLevelType w:val="multilevel"/>
    <w:tmpl w:val="38489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F3AAC"/>
    <w:multiLevelType w:val="multilevel"/>
    <w:tmpl w:val="31D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2997"/>
    <w:multiLevelType w:val="multilevel"/>
    <w:tmpl w:val="958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374CB"/>
    <w:multiLevelType w:val="multilevel"/>
    <w:tmpl w:val="A0E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6015F"/>
    <w:multiLevelType w:val="multilevel"/>
    <w:tmpl w:val="AC2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23C20"/>
    <w:multiLevelType w:val="multilevel"/>
    <w:tmpl w:val="93C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D5185"/>
    <w:multiLevelType w:val="multilevel"/>
    <w:tmpl w:val="34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11D50"/>
    <w:multiLevelType w:val="multilevel"/>
    <w:tmpl w:val="97B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B06A5"/>
    <w:multiLevelType w:val="multilevel"/>
    <w:tmpl w:val="467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D1FDB"/>
    <w:multiLevelType w:val="multilevel"/>
    <w:tmpl w:val="935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80236"/>
    <w:multiLevelType w:val="multilevel"/>
    <w:tmpl w:val="0A4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1716B"/>
    <w:multiLevelType w:val="multilevel"/>
    <w:tmpl w:val="AC92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99572C"/>
    <w:multiLevelType w:val="multilevel"/>
    <w:tmpl w:val="E0B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35DEE"/>
    <w:multiLevelType w:val="multilevel"/>
    <w:tmpl w:val="5AA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84EB4"/>
    <w:multiLevelType w:val="multilevel"/>
    <w:tmpl w:val="0E6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10E83"/>
    <w:multiLevelType w:val="multilevel"/>
    <w:tmpl w:val="CC42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0E0C27"/>
    <w:multiLevelType w:val="multilevel"/>
    <w:tmpl w:val="D78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35596"/>
    <w:multiLevelType w:val="multilevel"/>
    <w:tmpl w:val="36D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24A21"/>
    <w:multiLevelType w:val="multilevel"/>
    <w:tmpl w:val="1B1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A2596"/>
    <w:multiLevelType w:val="multilevel"/>
    <w:tmpl w:val="6FF8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4E123D"/>
    <w:multiLevelType w:val="multilevel"/>
    <w:tmpl w:val="BC081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800F1"/>
    <w:multiLevelType w:val="multilevel"/>
    <w:tmpl w:val="B38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740AD"/>
    <w:multiLevelType w:val="multilevel"/>
    <w:tmpl w:val="E74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F44B7"/>
    <w:multiLevelType w:val="multilevel"/>
    <w:tmpl w:val="C4FC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537BD"/>
    <w:multiLevelType w:val="multilevel"/>
    <w:tmpl w:val="3F5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D46F9"/>
    <w:multiLevelType w:val="multilevel"/>
    <w:tmpl w:val="04C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8698E"/>
    <w:multiLevelType w:val="multilevel"/>
    <w:tmpl w:val="7038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B32767"/>
    <w:multiLevelType w:val="multilevel"/>
    <w:tmpl w:val="8B8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3598F"/>
    <w:multiLevelType w:val="multilevel"/>
    <w:tmpl w:val="1D5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10358B"/>
    <w:multiLevelType w:val="multilevel"/>
    <w:tmpl w:val="9CA8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356291"/>
    <w:multiLevelType w:val="multilevel"/>
    <w:tmpl w:val="3A40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D359E"/>
    <w:multiLevelType w:val="multilevel"/>
    <w:tmpl w:val="330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71067B"/>
    <w:multiLevelType w:val="multilevel"/>
    <w:tmpl w:val="97E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2F7D8F"/>
    <w:multiLevelType w:val="multilevel"/>
    <w:tmpl w:val="6AE6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E846B1"/>
    <w:multiLevelType w:val="multilevel"/>
    <w:tmpl w:val="8AD2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8D66E5"/>
    <w:multiLevelType w:val="multilevel"/>
    <w:tmpl w:val="6A22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919EC"/>
    <w:multiLevelType w:val="multilevel"/>
    <w:tmpl w:val="45E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C207F"/>
    <w:multiLevelType w:val="multilevel"/>
    <w:tmpl w:val="BF2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86F75"/>
    <w:multiLevelType w:val="multilevel"/>
    <w:tmpl w:val="44B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D6EE7"/>
    <w:multiLevelType w:val="multilevel"/>
    <w:tmpl w:val="E254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901B5"/>
    <w:multiLevelType w:val="multilevel"/>
    <w:tmpl w:val="64CC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F71A8"/>
    <w:multiLevelType w:val="multilevel"/>
    <w:tmpl w:val="0D6A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B87CC8"/>
    <w:multiLevelType w:val="multilevel"/>
    <w:tmpl w:val="B180F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C919F8"/>
    <w:multiLevelType w:val="multilevel"/>
    <w:tmpl w:val="C9DC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46FCA"/>
    <w:multiLevelType w:val="multilevel"/>
    <w:tmpl w:val="EB4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5300A"/>
    <w:multiLevelType w:val="multilevel"/>
    <w:tmpl w:val="5FD2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1C4527"/>
    <w:multiLevelType w:val="multilevel"/>
    <w:tmpl w:val="738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1F0B36"/>
    <w:multiLevelType w:val="multilevel"/>
    <w:tmpl w:val="9C6A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352A2B"/>
    <w:multiLevelType w:val="multilevel"/>
    <w:tmpl w:val="C7E0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92027"/>
    <w:multiLevelType w:val="multilevel"/>
    <w:tmpl w:val="67A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916212"/>
    <w:multiLevelType w:val="multilevel"/>
    <w:tmpl w:val="161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AC2D07"/>
    <w:multiLevelType w:val="multilevel"/>
    <w:tmpl w:val="4686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FA5EFD"/>
    <w:multiLevelType w:val="multilevel"/>
    <w:tmpl w:val="C1C0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F1B78"/>
    <w:multiLevelType w:val="multilevel"/>
    <w:tmpl w:val="FBB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AC7C90"/>
    <w:multiLevelType w:val="multilevel"/>
    <w:tmpl w:val="E882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4854CB"/>
    <w:multiLevelType w:val="multilevel"/>
    <w:tmpl w:val="79B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2E4D78"/>
    <w:multiLevelType w:val="multilevel"/>
    <w:tmpl w:val="8C5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1C080A"/>
    <w:multiLevelType w:val="multilevel"/>
    <w:tmpl w:val="281C2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226E75"/>
    <w:multiLevelType w:val="multilevel"/>
    <w:tmpl w:val="9C76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9E0158"/>
    <w:multiLevelType w:val="multilevel"/>
    <w:tmpl w:val="9C4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C849CC"/>
    <w:multiLevelType w:val="multilevel"/>
    <w:tmpl w:val="B64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F50192"/>
    <w:multiLevelType w:val="multilevel"/>
    <w:tmpl w:val="FC70E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B22D7"/>
    <w:multiLevelType w:val="multilevel"/>
    <w:tmpl w:val="733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6676B1"/>
    <w:multiLevelType w:val="multilevel"/>
    <w:tmpl w:val="5E985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6C6A2F"/>
    <w:multiLevelType w:val="multilevel"/>
    <w:tmpl w:val="AC5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8339B0"/>
    <w:multiLevelType w:val="multilevel"/>
    <w:tmpl w:val="BBF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2C020E"/>
    <w:multiLevelType w:val="multilevel"/>
    <w:tmpl w:val="FB5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4D6042"/>
    <w:multiLevelType w:val="multilevel"/>
    <w:tmpl w:val="4428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9C2399"/>
    <w:multiLevelType w:val="multilevel"/>
    <w:tmpl w:val="9BAC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CF3430"/>
    <w:multiLevelType w:val="multilevel"/>
    <w:tmpl w:val="822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FE3050"/>
    <w:multiLevelType w:val="multilevel"/>
    <w:tmpl w:val="694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24191B"/>
    <w:multiLevelType w:val="multilevel"/>
    <w:tmpl w:val="AACAA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8E009B"/>
    <w:multiLevelType w:val="multilevel"/>
    <w:tmpl w:val="E23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CA1238"/>
    <w:multiLevelType w:val="multilevel"/>
    <w:tmpl w:val="20EE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7D53540"/>
    <w:multiLevelType w:val="multilevel"/>
    <w:tmpl w:val="301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1C44AD"/>
    <w:multiLevelType w:val="multilevel"/>
    <w:tmpl w:val="E83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8808BD"/>
    <w:multiLevelType w:val="multilevel"/>
    <w:tmpl w:val="B0E2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BA61A52"/>
    <w:multiLevelType w:val="multilevel"/>
    <w:tmpl w:val="CC2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59699D"/>
    <w:multiLevelType w:val="multilevel"/>
    <w:tmpl w:val="D0CA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AA7F37"/>
    <w:multiLevelType w:val="multilevel"/>
    <w:tmpl w:val="4F2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B3724C"/>
    <w:multiLevelType w:val="multilevel"/>
    <w:tmpl w:val="337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B53EFD"/>
    <w:multiLevelType w:val="multilevel"/>
    <w:tmpl w:val="55F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243CF2"/>
    <w:multiLevelType w:val="multilevel"/>
    <w:tmpl w:val="8048A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FD4847"/>
    <w:multiLevelType w:val="multilevel"/>
    <w:tmpl w:val="0590A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F25654"/>
    <w:multiLevelType w:val="multilevel"/>
    <w:tmpl w:val="2DC0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0E23F2"/>
    <w:multiLevelType w:val="multilevel"/>
    <w:tmpl w:val="85C0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3C7F3D"/>
    <w:multiLevelType w:val="multilevel"/>
    <w:tmpl w:val="1F9A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55380A"/>
    <w:multiLevelType w:val="multilevel"/>
    <w:tmpl w:val="27A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18008A"/>
    <w:multiLevelType w:val="multilevel"/>
    <w:tmpl w:val="D54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2E5455"/>
    <w:multiLevelType w:val="multilevel"/>
    <w:tmpl w:val="1E761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A1040D"/>
    <w:multiLevelType w:val="multilevel"/>
    <w:tmpl w:val="3E8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DC5184"/>
    <w:multiLevelType w:val="multilevel"/>
    <w:tmpl w:val="F432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4C1874"/>
    <w:multiLevelType w:val="multilevel"/>
    <w:tmpl w:val="8FE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562EAF"/>
    <w:multiLevelType w:val="multilevel"/>
    <w:tmpl w:val="4500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A840BB"/>
    <w:multiLevelType w:val="multilevel"/>
    <w:tmpl w:val="18E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257ED5"/>
    <w:multiLevelType w:val="multilevel"/>
    <w:tmpl w:val="0E62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A82081"/>
    <w:multiLevelType w:val="multilevel"/>
    <w:tmpl w:val="72F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BF180C"/>
    <w:multiLevelType w:val="multilevel"/>
    <w:tmpl w:val="7F429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F063C8"/>
    <w:multiLevelType w:val="multilevel"/>
    <w:tmpl w:val="8824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50A5DF3"/>
    <w:multiLevelType w:val="multilevel"/>
    <w:tmpl w:val="125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7A5EE3"/>
    <w:multiLevelType w:val="multilevel"/>
    <w:tmpl w:val="D90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D60A03"/>
    <w:multiLevelType w:val="multilevel"/>
    <w:tmpl w:val="8174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160B0E"/>
    <w:multiLevelType w:val="multilevel"/>
    <w:tmpl w:val="811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1E34F3"/>
    <w:multiLevelType w:val="multilevel"/>
    <w:tmpl w:val="38A44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520986"/>
    <w:multiLevelType w:val="multilevel"/>
    <w:tmpl w:val="3A2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9F0B9B"/>
    <w:multiLevelType w:val="multilevel"/>
    <w:tmpl w:val="B284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A96D20"/>
    <w:multiLevelType w:val="multilevel"/>
    <w:tmpl w:val="608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E87151"/>
    <w:multiLevelType w:val="multilevel"/>
    <w:tmpl w:val="DBD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1D3B87"/>
    <w:multiLevelType w:val="multilevel"/>
    <w:tmpl w:val="B4F8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0250C7"/>
    <w:multiLevelType w:val="multilevel"/>
    <w:tmpl w:val="31D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1A5DBB"/>
    <w:multiLevelType w:val="multilevel"/>
    <w:tmpl w:val="18F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3C73C4"/>
    <w:multiLevelType w:val="multilevel"/>
    <w:tmpl w:val="CD2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3C7517"/>
    <w:multiLevelType w:val="multilevel"/>
    <w:tmpl w:val="7B3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1747DD"/>
    <w:multiLevelType w:val="multilevel"/>
    <w:tmpl w:val="55F4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61645F"/>
    <w:multiLevelType w:val="multilevel"/>
    <w:tmpl w:val="A25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7F5640"/>
    <w:multiLevelType w:val="multilevel"/>
    <w:tmpl w:val="38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4F1916"/>
    <w:multiLevelType w:val="multilevel"/>
    <w:tmpl w:val="38B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AF4074"/>
    <w:multiLevelType w:val="multilevel"/>
    <w:tmpl w:val="B0AA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FE7531"/>
    <w:multiLevelType w:val="multilevel"/>
    <w:tmpl w:val="7526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C374BA"/>
    <w:multiLevelType w:val="multilevel"/>
    <w:tmpl w:val="C64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0D6607"/>
    <w:multiLevelType w:val="multilevel"/>
    <w:tmpl w:val="C43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F6B78"/>
    <w:multiLevelType w:val="multilevel"/>
    <w:tmpl w:val="348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5B09C5"/>
    <w:multiLevelType w:val="multilevel"/>
    <w:tmpl w:val="E46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B629EE"/>
    <w:multiLevelType w:val="multilevel"/>
    <w:tmpl w:val="B51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223A50"/>
    <w:multiLevelType w:val="multilevel"/>
    <w:tmpl w:val="BD5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037ADF"/>
    <w:multiLevelType w:val="multilevel"/>
    <w:tmpl w:val="FEE8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8A1E2B"/>
    <w:multiLevelType w:val="multilevel"/>
    <w:tmpl w:val="3E1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1504B2"/>
    <w:multiLevelType w:val="multilevel"/>
    <w:tmpl w:val="B51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E330A5"/>
    <w:multiLevelType w:val="multilevel"/>
    <w:tmpl w:val="DAF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052FE2"/>
    <w:multiLevelType w:val="multilevel"/>
    <w:tmpl w:val="811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313B6C"/>
    <w:multiLevelType w:val="multilevel"/>
    <w:tmpl w:val="9AE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48153C"/>
    <w:multiLevelType w:val="multilevel"/>
    <w:tmpl w:val="B3F8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BC7C49"/>
    <w:multiLevelType w:val="multilevel"/>
    <w:tmpl w:val="C2F6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FD36422"/>
    <w:multiLevelType w:val="multilevel"/>
    <w:tmpl w:val="8C6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C94D3E"/>
    <w:multiLevelType w:val="multilevel"/>
    <w:tmpl w:val="FA729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482C27"/>
    <w:multiLevelType w:val="multilevel"/>
    <w:tmpl w:val="2B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983B5C"/>
    <w:multiLevelType w:val="multilevel"/>
    <w:tmpl w:val="E58E1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365854"/>
    <w:multiLevelType w:val="multilevel"/>
    <w:tmpl w:val="C40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FD0E7E"/>
    <w:multiLevelType w:val="multilevel"/>
    <w:tmpl w:val="799E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756C4D"/>
    <w:multiLevelType w:val="multilevel"/>
    <w:tmpl w:val="165E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E91013"/>
    <w:multiLevelType w:val="multilevel"/>
    <w:tmpl w:val="B3A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0A0B84"/>
    <w:multiLevelType w:val="multilevel"/>
    <w:tmpl w:val="104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5828EE"/>
    <w:multiLevelType w:val="multilevel"/>
    <w:tmpl w:val="EF5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B213D4"/>
    <w:multiLevelType w:val="multilevel"/>
    <w:tmpl w:val="C092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5475C8"/>
    <w:multiLevelType w:val="multilevel"/>
    <w:tmpl w:val="7B6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A87133"/>
    <w:multiLevelType w:val="multilevel"/>
    <w:tmpl w:val="26B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CD37E0"/>
    <w:multiLevelType w:val="multilevel"/>
    <w:tmpl w:val="A78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2E5619"/>
    <w:multiLevelType w:val="multilevel"/>
    <w:tmpl w:val="7D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0607CC"/>
    <w:multiLevelType w:val="multilevel"/>
    <w:tmpl w:val="7CEE2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2E185E"/>
    <w:multiLevelType w:val="multilevel"/>
    <w:tmpl w:val="F48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457DFD"/>
    <w:multiLevelType w:val="multilevel"/>
    <w:tmpl w:val="5EE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F836C3"/>
    <w:multiLevelType w:val="multilevel"/>
    <w:tmpl w:val="29D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CB4DD9"/>
    <w:multiLevelType w:val="multilevel"/>
    <w:tmpl w:val="7942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EC2C03"/>
    <w:multiLevelType w:val="multilevel"/>
    <w:tmpl w:val="706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4142EB"/>
    <w:multiLevelType w:val="multilevel"/>
    <w:tmpl w:val="F200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B94D5C"/>
    <w:multiLevelType w:val="multilevel"/>
    <w:tmpl w:val="F72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13F91"/>
    <w:multiLevelType w:val="multilevel"/>
    <w:tmpl w:val="9EC4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261C0A"/>
    <w:multiLevelType w:val="multilevel"/>
    <w:tmpl w:val="A1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314422"/>
    <w:multiLevelType w:val="multilevel"/>
    <w:tmpl w:val="346EB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E2500C"/>
    <w:multiLevelType w:val="multilevel"/>
    <w:tmpl w:val="598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2438EC"/>
    <w:multiLevelType w:val="multilevel"/>
    <w:tmpl w:val="D25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250740"/>
    <w:multiLevelType w:val="multilevel"/>
    <w:tmpl w:val="C03EB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4A00C4"/>
    <w:multiLevelType w:val="multilevel"/>
    <w:tmpl w:val="2F9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0A3A0C"/>
    <w:multiLevelType w:val="multilevel"/>
    <w:tmpl w:val="4DF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C131B2"/>
    <w:multiLevelType w:val="multilevel"/>
    <w:tmpl w:val="512A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C24E36"/>
    <w:multiLevelType w:val="multilevel"/>
    <w:tmpl w:val="65E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CD0DDA"/>
    <w:multiLevelType w:val="multilevel"/>
    <w:tmpl w:val="39C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DF4457"/>
    <w:multiLevelType w:val="multilevel"/>
    <w:tmpl w:val="1068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112AF4"/>
    <w:multiLevelType w:val="multilevel"/>
    <w:tmpl w:val="329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4B751B"/>
    <w:multiLevelType w:val="multilevel"/>
    <w:tmpl w:val="C21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0D7232"/>
    <w:multiLevelType w:val="multilevel"/>
    <w:tmpl w:val="879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EB278A"/>
    <w:multiLevelType w:val="multilevel"/>
    <w:tmpl w:val="31D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04304A"/>
    <w:multiLevelType w:val="multilevel"/>
    <w:tmpl w:val="6D7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8023E5"/>
    <w:multiLevelType w:val="multilevel"/>
    <w:tmpl w:val="9A9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9472">
    <w:abstractNumId w:val="104"/>
  </w:num>
  <w:num w:numId="2" w16cid:durableId="1085105436">
    <w:abstractNumId w:val="120"/>
  </w:num>
  <w:num w:numId="3" w16cid:durableId="1503202919">
    <w:abstractNumId w:val="71"/>
  </w:num>
  <w:num w:numId="4" w16cid:durableId="1307246886">
    <w:abstractNumId w:val="92"/>
  </w:num>
  <w:num w:numId="5" w16cid:durableId="256984873">
    <w:abstractNumId w:val="89"/>
  </w:num>
  <w:num w:numId="6" w16cid:durableId="1775133811">
    <w:abstractNumId w:val="78"/>
  </w:num>
  <w:num w:numId="7" w16cid:durableId="1460806694">
    <w:abstractNumId w:val="125"/>
  </w:num>
  <w:num w:numId="8" w16cid:durableId="1078476985">
    <w:abstractNumId w:val="182"/>
  </w:num>
  <w:num w:numId="9" w16cid:durableId="627585685">
    <w:abstractNumId w:val="116"/>
  </w:num>
  <w:num w:numId="10" w16cid:durableId="1517619150">
    <w:abstractNumId w:val="110"/>
  </w:num>
  <w:num w:numId="11" w16cid:durableId="1479109811">
    <w:abstractNumId w:val="61"/>
  </w:num>
  <w:num w:numId="12" w16cid:durableId="1793402951">
    <w:abstractNumId w:val="151"/>
  </w:num>
  <w:num w:numId="13" w16cid:durableId="1861888766">
    <w:abstractNumId w:val="131"/>
  </w:num>
  <w:num w:numId="14" w16cid:durableId="201552148">
    <w:abstractNumId w:val="20"/>
  </w:num>
  <w:num w:numId="15" w16cid:durableId="2102751408">
    <w:abstractNumId w:val="143"/>
  </w:num>
  <w:num w:numId="16" w16cid:durableId="1657609783">
    <w:abstractNumId w:val="70"/>
  </w:num>
  <w:num w:numId="17" w16cid:durableId="631059055">
    <w:abstractNumId w:val="28"/>
  </w:num>
  <w:num w:numId="18" w16cid:durableId="826945426">
    <w:abstractNumId w:val="178"/>
  </w:num>
  <w:num w:numId="19" w16cid:durableId="54857443">
    <w:abstractNumId w:val="101"/>
  </w:num>
  <w:num w:numId="20" w16cid:durableId="1321537501">
    <w:abstractNumId w:val="86"/>
  </w:num>
  <w:num w:numId="21" w16cid:durableId="124859041">
    <w:abstractNumId w:val="117"/>
  </w:num>
  <w:num w:numId="22" w16cid:durableId="1877083334">
    <w:abstractNumId w:val="13"/>
  </w:num>
  <w:num w:numId="23" w16cid:durableId="124465828">
    <w:abstractNumId w:val="13"/>
    <w:lvlOverride w:ilvl="1">
      <w:lvl w:ilvl="1">
        <w:numFmt w:val="decimal"/>
        <w:lvlText w:val="%2."/>
        <w:lvlJc w:val="left"/>
      </w:lvl>
    </w:lvlOverride>
  </w:num>
  <w:num w:numId="24" w16cid:durableId="735595085">
    <w:abstractNumId w:val="21"/>
  </w:num>
  <w:num w:numId="25" w16cid:durableId="1976594296">
    <w:abstractNumId w:val="88"/>
  </w:num>
  <w:num w:numId="26" w16cid:durableId="1077559957">
    <w:abstractNumId w:val="41"/>
  </w:num>
  <w:num w:numId="27" w16cid:durableId="1340690653">
    <w:abstractNumId w:val="22"/>
  </w:num>
  <w:num w:numId="28" w16cid:durableId="270555995">
    <w:abstractNumId w:val="186"/>
  </w:num>
  <w:num w:numId="29" w16cid:durableId="1078550295">
    <w:abstractNumId w:val="6"/>
  </w:num>
  <w:num w:numId="30" w16cid:durableId="729154818">
    <w:abstractNumId w:val="77"/>
  </w:num>
  <w:num w:numId="31" w16cid:durableId="918754318">
    <w:abstractNumId w:val="123"/>
  </w:num>
  <w:num w:numId="32" w16cid:durableId="1126854323">
    <w:abstractNumId w:val="169"/>
  </w:num>
  <w:num w:numId="33" w16cid:durableId="2068214634">
    <w:abstractNumId w:val="0"/>
  </w:num>
  <w:num w:numId="34" w16cid:durableId="786002075">
    <w:abstractNumId w:val="7"/>
  </w:num>
  <w:num w:numId="35" w16cid:durableId="1106121203">
    <w:abstractNumId w:val="121"/>
  </w:num>
  <w:num w:numId="36" w16cid:durableId="305277591">
    <w:abstractNumId w:val="118"/>
  </w:num>
  <w:num w:numId="37" w16cid:durableId="559218805">
    <w:abstractNumId w:val="29"/>
  </w:num>
  <w:num w:numId="38" w16cid:durableId="1099058110">
    <w:abstractNumId w:val="153"/>
  </w:num>
  <w:num w:numId="39" w16cid:durableId="459223432">
    <w:abstractNumId w:val="162"/>
  </w:num>
  <w:num w:numId="40" w16cid:durableId="1206866765">
    <w:abstractNumId w:val="177"/>
  </w:num>
  <w:num w:numId="41" w16cid:durableId="1236164731">
    <w:abstractNumId w:val="37"/>
  </w:num>
  <w:num w:numId="42" w16cid:durableId="1651783796">
    <w:abstractNumId w:val="139"/>
  </w:num>
  <w:num w:numId="43" w16cid:durableId="2009286818">
    <w:abstractNumId w:val="73"/>
  </w:num>
  <w:num w:numId="44" w16cid:durableId="740443169">
    <w:abstractNumId w:val="63"/>
  </w:num>
  <w:num w:numId="45" w16cid:durableId="2060589676">
    <w:abstractNumId w:val="62"/>
  </w:num>
  <w:num w:numId="46" w16cid:durableId="259293116">
    <w:abstractNumId w:val="156"/>
  </w:num>
  <w:num w:numId="47" w16cid:durableId="278882370">
    <w:abstractNumId w:val="105"/>
  </w:num>
  <w:num w:numId="48" w16cid:durableId="1899507993">
    <w:abstractNumId w:val="91"/>
  </w:num>
  <w:num w:numId="49" w16cid:durableId="1860386785">
    <w:abstractNumId w:val="100"/>
  </w:num>
  <w:num w:numId="50" w16cid:durableId="1838881109">
    <w:abstractNumId w:val="36"/>
  </w:num>
  <w:num w:numId="51" w16cid:durableId="1599169678">
    <w:abstractNumId w:val="23"/>
  </w:num>
  <w:num w:numId="52" w16cid:durableId="1971544770">
    <w:abstractNumId w:val="142"/>
  </w:num>
  <w:num w:numId="53" w16cid:durableId="33584292">
    <w:abstractNumId w:val="45"/>
  </w:num>
  <w:num w:numId="54" w16cid:durableId="495613717">
    <w:abstractNumId w:val="16"/>
  </w:num>
  <w:num w:numId="55" w16cid:durableId="1798864830">
    <w:abstractNumId w:val="112"/>
  </w:num>
  <w:num w:numId="56" w16cid:durableId="1979215778">
    <w:abstractNumId w:val="69"/>
  </w:num>
  <w:num w:numId="57" w16cid:durableId="1941837512">
    <w:abstractNumId w:val="171"/>
  </w:num>
  <w:num w:numId="58" w16cid:durableId="1654025923">
    <w:abstractNumId w:val="93"/>
  </w:num>
  <w:num w:numId="59" w16cid:durableId="1118991973">
    <w:abstractNumId w:val="183"/>
  </w:num>
  <w:num w:numId="60" w16cid:durableId="1437100251">
    <w:abstractNumId w:val="124"/>
  </w:num>
  <w:num w:numId="61" w16cid:durableId="647440438">
    <w:abstractNumId w:val="43"/>
  </w:num>
  <w:num w:numId="62" w16cid:durableId="776296395">
    <w:abstractNumId w:val="113"/>
  </w:num>
  <w:num w:numId="63" w16cid:durableId="2011714674">
    <w:abstractNumId w:val="127"/>
  </w:num>
  <w:num w:numId="64" w16cid:durableId="1684285141">
    <w:abstractNumId w:val="8"/>
  </w:num>
  <w:num w:numId="65" w16cid:durableId="876550681">
    <w:abstractNumId w:val="168"/>
  </w:num>
  <w:num w:numId="66" w16cid:durableId="822544832">
    <w:abstractNumId w:val="144"/>
  </w:num>
  <w:num w:numId="67" w16cid:durableId="1965497700">
    <w:abstractNumId w:val="33"/>
  </w:num>
  <w:num w:numId="68" w16cid:durableId="1614434611">
    <w:abstractNumId w:val="76"/>
  </w:num>
  <w:num w:numId="69" w16cid:durableId="1419137061">
    <w:abstractNumId w:val="47"/>
  </w:num>
  <w:num w:numId="70" w16cid:durableId="530067862">
    <w:abstractNumId w:val="130"/>
  </w:num>
  <w:num w:numId="71" w16cid:durableId="1501506045">
    <w:abstractNumId w:val="14"/>
  </w:num>
  <w:num w:numId="72" w16cid:durableId="74279554">
    <w:abstractNumId w:val="109"/>
  </w:num>
  <w:num w:numId="73" w16cid:durableId="1096363477">
    <w:abstractNumId w:val="103"/>
  </w:num>
  <w:num w:numId="74" w16cid:durableId="1172793440">
    <w:abstractNumId w:val="68"/>
  </w:num>
  <w:num w:numId="75" w16cid:durableId="1724210592">
    <w:abstractNumId w:val="115"/>
  </w:num>
  <w:num w:numId="76" w16cid:durableId="1752579551">
    <w:abstractNumId w:val="31"/>
  </w:num>
  <w:num w:numId="77" w16cid:durableId="750738157">
    <w:abstractNumId w:val="138"/>
  </w:num>
  <w:num w:numId="78" w16cid:durableId="1677229640">
    <w:abstractNumId w:val="170"/>
  </w:num>
  <w:num w:numId="79" w16cid:durableId="2090497319">
    <w:abstractNumId w:val="140"/>
  </w:num>
  <w:num w:numId="80" w16cid:durableId="364251978">
    <w:abstractNumId w:val="35"/>
  </w:num>
  <w:num w:numId="81" w16cid:durableId="1775513081">
    <w:abstractNumId w:val="48"/>
  </w:num>
  <w:num w:numId="82" w16cid:durableId="216279208">
    <w:abstractNumId w:val="159"/>
  </w:num>
  <w:num w:numId="83" w16cid:durableId="1838350564">
    <w:abstractNumId w:val="163"/>
  </w:num>
  <w:num w:numId="84" w16cid:durableId="168099913">
    <w:abstractNumId w:val="15"/>
  </w:num>
  <w:num w:numId="85" w16cid:durableId="1929999134">
    <w:abstractNumId w:val="49"/>
  </w:num>
  <w:num w:numId="86" w16cid:durableId="2006084857">
    <w:abstractNumId w:val="40"/>
  </w:num>
  <w:num w:numId="87" w16cid:durableId="350225709">
    <w:abstractNumId w:val="160"/>
  </w:num>
  <w:num w:numId="88" w16cid:durableId="921380520">
    <w:abstractNumId w:val="95"/>
  </w:num>
  <w:num w:numId="89" w16cid:durableId="1556816737">
    <w:abstractNumId w:val="84"/>
  </w:num>
  <w:num w:numId="90" w16cid:durableId="1916888455">
    <w:abstractNumId w:val="152"/>
  </w:num>
  <w:num w:numId="91" w16cid:durableId="1255481174">
    <w:abstractNumId w:val="185"/>
  </w:num>
  <w:num w:numId="92" w16cid:durableId="81537114">
    <w:abstractNumId w:val="126"/>
  </w:num>
  <w:num w:numId="93" w16cid:durableId="1137838845">
    <w:abstractNumId w:val="85"/>
  </w:num>
  <w:num w:numId="94" w16cid:durableId="1569807682">
    <w:abstractNumId w:val="111"/>
  </w:num>
  <w:num w:numId="95" w16cid:durableId="1262028544">
    <w:abstractNumId w:val="154"/>
  </w:num>
  <w:num w:numId="96" w16cid:durableId="1718699322">
    <w:abstractNumId w:val="64"/>
  </w:num>
  <w:num w:numId="97" w16cid:durableId="13390291">
    <w:abstractNumId w:val="167"/>
  </w:num>
  <w:num w:numId="98" w16cid:durableId="1900817">
    <w:abstractNumId w:val="83"/>
  </w:num>
  <w:num w:numId="99" w16cid:durableId="861823125">
    <w:abstractNumId w:val="39"/>
  </w:num>
  <w:num w:numId="100" w16cid:durableId="925572632">
    <w:abstractNumId w:val="172"/>
  </w:num>
  <w:num w:numId="101" w16cid:durableId="546986768">
    <w:abstractNumId w:val="90"/>
  </w:num>
  <w:num w:numId="102" w16cid:durableId="332490260">
    <w:abstractNumId w:val="66"/>
  </w:num>
  <w:num w:numId="103" w16cid:durableId="1124233921">
    <w:abstractNumId w:val="114"/>
  </w:num>
  <w:num w:numId="104" w16cid:durableId="487597673">
    <w:abstractNumId w:val="5"/>
  </w:num>
  <w:num w:numId="105" w16cid:durableId="1864781323">
    <w:abstractNumId w:val="80"/>
  </w:num>
  <w:num w:numId="106" w16cid:durableId="1012687658">
    <w:abstractNumId w:val="79"/>
  </w:num>
  <w:num w:numId="107" w16cid:durableId="1811289514">
    <w:abstractNumId w:val="46"/>
  </w:num>
  <w:num w:numId="108" w16cid:durableId="554239428">
    <w:abstractNumId w:val="74"/>
  </w:num>
  <w:num w:numId="109" w16cid:durableId="2048750535">
    <w:abstractNumId w:val="3"/>
  </w:num>
  <w:num w:numId="110" w16cid:durableId="2092004747">
    <w:abstractNumId w:val="135"/>
  </w:num>
  <w:num w:numId="111" w16cid:durableId="1928269234">
    <w:abstractNumId w:val="147"/>
  </w:num>
  <w:num w:numId="112" w16cid:durableId="449975139">
    <w:abstractNumId w:val="55"/>
  </w:num>
  <w:num w:numId="113" w16cid:durableId="1413046929">
    <w:abstractNumId w:val="180"/>
  </w:num>
  <w:num w:numId="114" w16cid:durableId="1416980241">
    <w:abstractNumId w:val="56"/>
  </w:num>
  <w:num w:numId="115" w16cid:durableId="1403795285">
    <w:abstractNumId w:val="96"/>
  </w:num>
  <w:num w:numId="116" w16cid:durableId="1401170503">
    <w:abstractNumId w:val="165"/>
  </w:num>
  <w:num w:numId="117" w16cid:durableId="523597240">
    <w:abstractNumId w:val="54"/>
  </w:num>
  <w:num w:numId="118" w16cid:durableId="1261648720">
    <w:abstractNumId w:val="19"/>
  </w:num>
  <w:num w:numId="119" w16cid:durableId="1608922527">
    <w:abstractNumId w:val="164"/>
  </w:num>
  <w:num w:numId="120" w16cid:durableId="1394114480">
    <w:abstractNumId w:val="102"/>
  </w:num>
  <w:num w:numId="121" w16cid:durableId="31540192">
    <w:abstractNumId w:val="30"/>
  </w:num>
  <w:num w:numId="122" w16cid:durableId="1447575776">
    <w:abstractNumId w:val="106"/>
  </w:num>
  <w:num w:numId="123" w16cid:durableId="2106338968">
    <w:abstractNumId w:val="184"/>
  </w:num>
  <w:num w:numId="124" w16cid:durableId="1441680068">
    <w:abstractNumId w:val="129"/>
  </w:num>
  <w:num w:numId="125" w16cid:durableId="348413769">
    <w:abstractNumId w:val="181"/>
  </w:num>
  <w:num w:numId="126" w16cid:durableId="762649819">
    <w:abstractNumId w:val="133"/>
  </w:num>
  <w:num w:numId="127" w16cid:durableId="1060053918">
    <w:abstractNumId w:val="146"/>
  </w:num>
  <w:num w:numId="128" w16cid:durableId="746343111">
    <w:abstractNumId w:val="44"/>
  </w:num>
  <w:num w:numId="129" w16cid:durableId="346836317">
    <w:abstractNumId w:val="65"/>
  </w:num>
  <w:num w:numId="130" w16cid:durableId="354774432">
    <w:abstractNumId w:val="75"/>
  </w:num>
  <w:num w:numId="131" w16cid:durableId="1325006849">
    <w:abstractNumId w:val="128"/>
  </w:num>
  <w:num w:numId="132" w16cid:durableId="1647970597">
    <w:abstractNumId w:val="119"/>
  </w:num>
  <w:num w:numId="133" w16cid:durableId="521675959">
    <w:abstractNumId w:val="25"/>
  </w:num>
  <w:num w:numId="134" w16cid:durableId="1167943687">
    <w:abstractNumId w:val="2"/>
  </w:num>
  <w:num w:numId="135" w16cid:durableId="926840493">
    <w:abstractNumId w:val="176"/>
  </w:num>
  <w:num w:numId="136" w16cid:durableId="623538553">
    <w:abstractNumId w:val="166"/>
  </w:num>
  <w:num w:numId="137" w16cid:durableId="1578249118">
    <w:abstractNumId w:val="148"/>
  </w:num>
  <w:num w:numId="138" w16cid:durableId="1059790248">
    <w:abstractNumId w:val="58"/>
  </w:num>
  <w:num w:numId="139" w16cid:durableId="1407217131">
    <w:abstractNumId w:val="174"/>
  </w:num>
  <w:num w:numId="140" w16cid:durableId="157549827">
    <w:abstractNumId w:val="149"/>
  </w:num>
  <w:num w:numId="141" w16cid:durableId="1585453093">
    <w:abstractNumId w:val="24"/>
  </w:num>
  <w:num w:numId="142" w16cid:durableId="411508230">
    <w:abstractNumId w:val="87"/>
  </w:num>
  <w:num w:numId="143" w16cid:durableId="1874149162">
    <w:abstractNumId w:val="98"/>
  </w:num>
  <w:num w:numId="144" w16cid:durableId="884756211">
    <w:abstractNumId w:val="145"/>
  </w:num>
  <w:num w:numId="145" w16cid:durableId="1083523801">
    <w:abstractNumId w:val="32"/>
  </w:num>
  <w:num w:numId="146" w16cid:durableId="37945773">
    <w:abstractNumId w:val="99"/>
  </w:num>
  <w:num w:numId="147" w16cid:durableId="1362050550">
    <w:abstractNumId w:val="175"/>
  </w:num>
  <w:num w:numId="148" w16cid:durableId="1341080927">
    <w:abstractNumId w:val="42"/>
  </w:num>
  <w:num w:numId="149" w16cid:durableId="1172574056">
    <w:abstractNumId w:val="108"/>
  </w:num>
  <w:num w:numId="150" w16cid:durableId="1960263069">
    <w:abstractNumId w:val="60"/>
  </w:num>
  <w:num w:numId="151" w16cid:durableId="1185822868">
    <w:abstractNumId w:val="51"/>
  </w:num>
  <w:num w:numId="152" w16cid:durableId="1101024624">
    <w:abstractNumId w:val="155"/>
  </w:num>
  <w:num w:numId="153" w16cid:durableId="631595760">
    <w:abstractNumId w:val="4"/>
  </w:num>
  <w:num w:numId="154" w16cid:durableId="361709275">
    <w:abstractNumId w:val="53"/>
  </w:num>
  <w:num w:numId="155" w16cid:durableId="764616791">
    <w:abstractNumId w:val="12"/>
  </w:num>
  <w:num w:numId="156" w16cid:durableId="156728435">
    <w:abstractNumId w:val="97"/>
  </w:num>
  <w:num w:numId="157" w16cid:durableId="1052390072">
    <w:abstractNumId w:val="132"/>
  </w:num>
  <w:num w:numId="158" w16cid:durableId="460194805">
    <w:abstractNumId w:val="59"/>
  </w:num>
  <w:num w:numId="159" w16cid:durableId="1074160885">
    <w:abstractNumId w:val="50"/>
  </w:num>
  <w:num w:numId="160" w16cid:durableId="1340232429">
    <w:abstractNumId w:val="18"/>
  </w:num>
  <w:num w:numId="161" w16cid:durableId="1141966054">
    <w:abstractNumId w:val="38"/>
  </w:num>
  <w:num w:numId="162" w16cid:durableId="959841783">
    <w:abstractNumId w:val="173"/>
  </w:num>
  <w:num w:numId="163" w16cid:durableId="906957799">
    <w:abstractNumId w:val="17"/>
  </w:num>
  <w:num w:numId="164" w16cid:durableId="239369224">
    <w:abstractNumId w:val="179"/>
  </w:num>
  <w:num w:numId="165" w16cid:durableId="673995492">
    <w:abstractNumId w:val="34"/>
  </w:num>
  <w:num w:numId="166" w16cid:durableId="803275965">
    <w:abstractNumId w:val="27"/>
  </w:num>
  <w:num w:numId="167" w16cid:durableId="684475809">
    <w:abstractNumId w:val="11"/>
  </w:num>
  <w:num w:numId="168" w16cid:durableId="2086030969">
    <w:abstractNumId w:val="157"/>
  </w:num>
  <w:num w:numId="169" w16cid:durableId="29494798">
    <w:abstractNumId w:val="94"/>
  </w:num>
  <w:num w:numId="170" w16cid:durableId="1073818617">
    <w:abstractNumId w:val="161"/>
  </w:num>
  <w:num w:numId="171" w16cid:durableId="60375883">
    <w:abstractNumId w:val="67"/>
  </w:num>
  <w:num w:numId="172" w16cid:durableId="337736449">
    <w:abstractNumId w:val="134"/>
  </w:num>
  <w:num w:numId="173" w16cid:durableId="781532895">
    <w:abstractNumId w:val="72"/>
  </w:num>
  <w:num w:numId="174" w16cid:durableId="604046426">
    <w:abstractNumId w:val="10"/>
  </w:num>
  <w:num w:numId="175" w16cid:durableId="1990404904">
    <w:abstractNumId w:val="122"/>
  </w:num>
  <w:num w:numId="176" w16cid:durableId="1522360411">
    <w:abstractNumId w:val="158"/>
  </w:num>
  <w:num w:numId="177" w16cid:durableId="633487892">
    <w:abstractNumId w:val="136"/>
  </w:num>
  <w:num w:numId="178" w16cid:durableId="978919142">
    <w:abstractNumId w:val="57"/>
  </w:num>
  <w:num w:numId="179" w16cid:durableId="1617446550">
    <w:abstractNumId w:val="52"/>
  </w:num>
  <w:num w:numId="180" w16cid:durableId="820193267">
    <w:abstractNumId w:val="26"/>
  </w:num>
  <w:num w:numId="181" w16cid:durableId="1018114819">
    <w:abstractNumId w:val="137"/>
  </w:num>
  <w:num w:numId="182" w16cid:durableId="760182715">
    <w:abstractNumId w:val="81"/>
  </w:num>
  <w:num w:numId="183" w16cid:durableId="260574229">
    <w:abstractNumId w:val="150"/>
  </w:num>
  <w:num w:numId="184" w16cid:durableId="1929463332">
    <w:abstractNumId w:val="1"/>
  </w:num>
  <w:num w:numId="185" w16cid:durableId="695156123">
    <w:abstractNumId w:val="9"/>
  </w:num>
  <w:num w:numId="186" w16cid:durableId="1966505137">
    <w:abstractNumId w:val="82"/>
  </w:num>
  <w:num w:numId="187" w16cid:durableId="1438795314">
    <w:abstractNumId w:val="141"/>
  </w:num>
  <w:num w:numId="188" w16cid:durableId="2073887494">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64"/>
    <w:rsid w:val="00223FE1"/>
    <w:rsid w:val="005E7B64"/>
    <w:rsid w:val="00915C5E"/>
    <w:rsid w:val="00AB6A21"/>
    <w:rsid w:val="00D513A8"/>
    <w:rsid w:val="00DB4639"/>
    <w:rsid w:val="00EC5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879C"/>
  <w15:chartTrackingRefBased/>
  <w15:docId w15:val="{815D2B53-91F9-4C14-A1D5-450467BB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7B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E7B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E7B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E7B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5E7B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7B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7B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7B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7B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7B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E7B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E7B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E7B64"/>
    <w:rPr>
      <w:rFonts w:cstheme="majorBidi"/>
      <w:color w:val="0F4761" w:themeColor="accent1" w:themeShade="BF"/>
      <w:sz w:val="28"/>
      <w:szCs w:val="28"/>
    </w:rPr>
  </w:style>
  <w:style w:type="character" w:customStyle="1" w:styleId="50">
    <w:name w:val="标题 5 字符"/>
    <w:basedOn w:val="a0"/>
    <w:link w:val="5"/>
    <w:uiPriority w:val="9"/>
    <w:rsid w:val="005E7B64"/>
    <w:rPr>
      <w:rFonts w:cstheme="majorBidi"/>
      <w:color w:val="0F4761" w:themeColor="accent1" w:themeShade="BF"/>
      <w:sz w:val="24"/>
      <w:szCs w:val="24"/>
    </w:rPr>
  </w:style>
  <w:style w:type="character" w:customStyle="1" w:styleId="60">
    <w:name w:val="标题 6 字符"/>
    <w:basedOn w:val="a0"/>
    <w:link w:val="6"/>
    <w:uiPriority w:val="9"/>
    <w:semiHidden/>
    <w:rsid w:val="005E7B64"/>
    <w:rPr>
      <w:rFonts w:cstheme="majorBidi"/>
      <w:b/>
      <w:bCs/>
      <w:color w:val="0F4761" w:themeColor="accent1" w:themeShade="BF"/>
    </w:rPr>
  </w:style>
  <w:style w:type="character" w:customStyle="1" w:styleId="70">
    <w:name w:val="标题 7 字符"/>
    <w:basedOn w:val="a0"/>
    <w:link w:val="7"/>
    <w:uiPriority w:val="9"/>
    <w:semiHidden/>
    <w:rsid w:val="005E7B64"/>
    <w:rPr>
      <w:rFonts w:cstheme="majorBidi"/>
      <w:b/>
      <w:bCs/>
      <w:color w:val="595959" w:themeColor="text1" w:themeTint="A6"/>
    </w:rPr>
  </w:style>
  <w:style w:type="character" w:customStyle="1" w:styleId="80">
    <w:name w:val="标题 8 字符"/>
    <w:basedOn w:val="a0"/>
    <w:link w:val="8"/>
    <w:uiPriority w:val="9"/>
    <w:semiHidden/>
    <w:rsid w:val="005E7B64"/>
    <w:rPr>
      <w:rFonts w:cstheme="majorBidi"/>
      <w:color w:val="595959" w:themeColor="text1" w:themeTint="A6"/>
    </w:rPr>
  </w:style>
  <w:style w:type="character" w:customStyle="1" w:styleId="90">
    <w:name w:val="标题 9 字符"/>
    <w:basedOn w:val="a0"/>
    <w:link w:val="9"/>
    <w:uiPriority w:val="9"/>
    <w:semiHidden/>
    <w:rsid w:val="005E7B64"/>
    <w:rPr>
      <w:rFonts w:eastAsiaTheme="majorEastAsia" w:cstheme="majorBidi"/>
      <w:color w:val="595959" w:themeColor="text1" w:themeTint="A6"/>
    </w:rPr>
  </w:style>
  <w:style w:type="paragraph" w:styleId="a3">
    <w:name w:val="Title"/>
    <w:basedOn w:val="a"/>
    <w:next w:val="a"/>
    <w:link w:val="a4"/>
    <w:uiPriority w:val="10"/>
    <w:qFormat/>
    <w:rsid w:val="005E7B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7B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7B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7B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7B64"/>
    <w:pPr>
      <w:spacing w:before="160" w:after="160"/>
      <w:jc w:val="center"/>
    </w:pPr>
    <w:rPr>
      <w:i/>
      <w:iCs/>
      <w:color w:val="404040" w:themeColor="text1" w:themeTint="BF"/>
    </w:rPr>
  </w:style>
  <w:style w:type="character" w:customStyle="1" w:styleId="a8">
    <w:name w:val="引用 字符"/>
    <w:basedOn w:val="a0"/>
    <w:link w:val="a7"/>
    <w:uiPriority w:val="29"/>
    <w:rsid w:val="005E7B64"/>
    <w:rPr>
      <w:i/>
      <w:iCs/>
      <w:color w:val="404040" w:themeColor="text1" w:themeTint="BF"/>
    </w:rPr>
  </w:style>
  <w:style w:type="paragraph" w:styleId="a9">
    <w:name w:val="List Paragraph"/>
    <w:basedOn w:val="a"/>
    <w:uiPriority w:val="34"/>
    <w:qFormat/>
    <w:rsid w:val="005E7B64"/>
    <w:pPr>
      <w:ind w:left="720"/>
      <w:contextualSpacing/>
    </w:pPr>
  </w:style>
  <w:style w:type="character" w:styleId="aa">
    <w:name w:val="Intense Emphasis"/>
    <w:basedOn w:val="a0"/>
    <w:uiPriority w:val="21"/>
    <w:qFormat/>
    <w:rsid w:val="005E7B64"/>
    <w:rPr>
      <w:i/>
      <w:iCs/>
      <w:color w:val="0F4761" w:themeColor="accent1" w:themeShade="BF"/>
    </w:rPr>
  </w:style>
  <w:style w:type="paragraph" w:styleId="ab">
    <w:name w:val="Intense Quote"/>
    <w:basedOn w:val="a"/>
    <w:next w:val="a"/>
    <w:link w:val="ac"/>
    <w:uiPriority w:val="30"/>
    <w:qFormat/>
    <w:rsid w:val="005E7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7B64"/>
    <w:rPr>
      <w:i/>
      <w:iCs/>
      <w:color w:val="0F4761" w:themeColor="accent1" w:themeShade="BF"/>
    </w:rPr>
  </w:style>
  <w:style w:type="character" w:styleId="ad">
    <w:name w:val="Intense Reference"/>
    <w:basedOn w:val="a0"/>
    <w:uiPriority w:val="32"/>
    <w:qFormat/>
    <w:rsid w:val="005E7B64"/>
    <w:rPr>
      <w:b/>
      <w:bCs/>
      <w:smallCaps/>
      <w:color w:val="0F4761" w:themeColor="accent1" w:themeShade="BF"/>
      <w:spacing w:val="5"/>
    </w:rPr>
  </w:style>
  <w:style w:type="numbering" w:customStyle="1" w:styleId="11">
    <w:name w:val="无列表1"/>
    <w:next w:val="a2"/>
    <w:uiPriority w:val="99"/>
    <w:semiHidden/>
    <w:unhideWhenUsed/>
    <w:rsid w:val="005E7B64"/>
  </w:style>
  <w:style w:type="paragraph" w:customStyle="1" w:styleId="msonormal0">
    <w:name w:val="msonormal"/>
    <w:basedOn w:val="a"/>
    <w:rsid w:val="005E7B64"/>
    <w:pPr>
      <w:widowControl/>
      <w:spacing w:before="100" w:beforeAutospacing="1" w:after="100" w:afterAutospacing="1"/>
      <w:jc w:val="left"/>
    </w:pPr>
    <w:rPr>
      <w:rFonts w:ascii="宋体" w:eastAsia="宋体" w:hAnsi="宋体" w:cs="宋体"/>
      <w:kern w:val="0"/>
      <w:sz w:val="24"/>
      <w:szCs w:val="24"/>
      <w14:ligatures w14:val="none"/>
    </w:rPr>
  </w:style>
  <w:style w:type="paragraph" w:styleId="ae">
    <w:name w:val="Normal (Web)"/>
    <w:basedOn w:val="a"/>
    <w:uiPriority w:val="99"/>
    <w:semiHidden/>
    <w:unhideWhenUsed/>
    <w:rsid w:val="005E7B64"/>
    <w:pPr>
      <w:widowControl/>
      <w:spacing w:before="100" w:beforeAutospacing="1" w:after="100" w:afterAutospacing="1"/>
      <w:jc w:val="left"/>
    </w:pPr>
    <w:rPr>
      <w:rFonts w:ascii="宋体" w:eastAsia="宋体" w:hAnsi="宋体" w:cs="宋体"/>
      <w:kern w:val="0"/>
      <w:sz w:val="24"/>
      <w:szCs w:val="24"/>
      <w14:ligatures w14:val="none"/>
    </w:rPr>
  </w:style>
  <w:style w:type="character" w:styleId="HTML">
    <w:name w:val="HTML Code"/>
    <w:basedOn w:val="a0"/>
    <w:uiPriority w:val="99"/>
    <w:semiHidden/>
    <w:unhideWhenUsed/>
    <w:rsid w:val="005E7B64"/>
    <w:rPr>
      <w:rFonts w:ascii="宋体" w:eastAsia="宋体" w:hAnsi="宋体" w:cs="宋体"/>
      <w:sz w:val="24"/>
      <w:szCs w:val="24"/>
    </w:rPr>
  </w:style>
  <w:style w:type="character" w:styleId="af">
    <w:name w:val="Strong"/>
    <w:basedOn w:val="a0"/>
    <w:uiPriority w:val="22"/>
    <w:qFormat/>
    <w:rsid w:val="005E7B64"/>
    <w:rPr>
      <w:b/>
      <w:bCs/>
    </w:rPr>
  </w:style>
  <w:style w:type="character" w:styleId="af0">
    <w:name w:val="Hyperlink"/>
    <w:basedOn w:val="a0"/>
    <w:uiPriority w:val="99"/>
    <w:unhideWhenUsed/>
    <w:rsid w:val="005E7B64"/>
    <w:rPr>
      <w:color w:val="0000FF"/>
      <w:u w:val="single"/>
    </w:rPr>
  </w:style>
  <w:style w:type="character" w:styleId="af1">
    <w:name w:val="FollowedHyperlink"/>
    <w:basedOn w:val="a0"/>
    <w:uiPriority w:val="99"/>
    <w:semiHidden/>
    <w:unhideWhenUsed/>
    <w:rsid w:val="005E7B64"/>
    <w:rPr>
      <w:color w:val="800080"/>
      <w:u w:val="single"/>
    </w:rPr>
  </w:style>
  <w:style w:type="paragraph" w:styleId="HTML0">
    <w:name w:val="HTML Preformatted"/>
    <w:basedOn w:val="a"/>
    <w:link w:val="HTML1"/>
    <w:uiPriority w:val="99"/>
    <w:semiHidden/>
    <w:unhideWhenUsed/>
    <w:rsid w:val="005E7B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semiHidden/>
    <w:rsid w:val="005E7B64"/>
    <w:rPr>
      <w:rFonts w:ascii="宋体" w:eastAsia="宋体" w:hAnsi="宋体" w:cs="宋体"/>
      <w:kern w:val="0"/>
      <w:sz w:val="24"/>
      <w:szCs w:val="24"/>
      <w14:ligatures w14:val="none"/>
    </w:rPr>
  </w:style>
  <w:style w:type="character" w:customStyle="1" w:styleId="hljs-function">
    <w:name w:val="hljs-function"/>
    <w:basedOn w:val="a0"/>
    <w:rsid w:val="005E7B64"/>
  </w:style>
  <w:style w:type="character" w:customStyle="1" w:styleId="hljs-keyword">
    <w:name w:val="hljs-keyword"/>
    <w:basedOn w:val="a0"/>
    <w:rsid w:val="005E7B64"/>
  </w:style>
  <w:style w:type="character" w:customStyle="1" w:styleId="hljs-title">
    <w:name w:val="hljs-title"/>
    <w:basedOn w:val="a0"/>
    <w:rsid w:val="005E7B64"/>
  </w:style>
  <w:style w:type="character" w:customStyle="1" w:styleId="hljs-params">
    <w:name w:val="hljs-params"/>
    <w:basedOn w:val="a0"/>
    <w:rsid w:val="005E7B64"/>
  </w:style>
  <w:style w:type="character" w:customStyle="1" w:styleId="hljs-comment">
    <w:name w:val="hljs-comment"/>
    <w:basedOn w:val="a0"/>
    <w:rsid w:val="005E7B64"/>
  </w:style>
  <w:style w:type="character" w:customStyle="1" w:styleId="hljs-string">
    <w:name w:val="hljs-string"/>
    <w:basedOn w:val="a0"/>
    <w:rsid w:val="005E7B64"/>
  </w:style>
  <w:style w:type="character" w:customStyle="1" w:styleId="hljs-number">
    <w:name w:val="hljs-number"/>
    <w:basedOn w:val="a0"/>
    <w:rsid w:val="005E7B64"/>
  </w:style>
  <w:style w:type="character" w:customStyle="1" w:styleId="glyphicon">
    <w:name w:val="glyphicon"/>
    <w:basedOn w:val="a0"/>
    <w:rsid w:val="005E7B64"/>
  </w:style>
  <w:style w:type="character" w:customStyle="1" w:styleId="hljs-class">
    <w:name w:val="hljs-class"/>
    <w:basedOn w:val="a0"/>
    <w:rsid w:val="005E7B64"/>
  </w:style>
  <w:style w:type="character" w:customStyle="1" w:styleId="hljs-meta">
    <w:name w:val="hljs-meta"/>
    <w:basedOn w:val="a0"/>
    <w:rsid w:val="005E7B64"/>
  </w:style>
  <w:style w:type="character" w:customStyle="1" w:styleId="hljs-literal">
    <w:name w:val="hljs-literal"/>
    <w:basedOn w:val="a0"/>
    <w:rsid w:val="005E7B64"/>
  </w:style>
  <w:style w:type="character" w:customStyle="1" w:styleId="hljs-symbol">
    <w:name w:val="hljs-symbol"/>
    <w:basedOn w:val="a0"/>
    <w:rsid w:val="005E7B64"/>
  </w:style>
  <w:style w:type="character" w:customStyle="1" w:styleId="hljs-attribute">
    <w:name w:val="hljs-attribute"/>
    <w:basedOn w:val="a0"/>
    <w:rsid w:val="005E7B64"/>
  </w:style>
  <w:style w:type="character" w:customStyle="1" w:styleId="hljs-builtin">
    <w:name w:val="hljs-built_in"/>
    <w:basedOn w:val="a0"/>
    <w:rsid w:val="005E7B64"/>
  </w:style>
  <w:style w:type="character" w:styleId="af2">
    <w:name w:val="Emphasis"/>
    <w:basedOn w:val="a0"/>
    <w:uiPriority w:val="20"/>
    <w:qFormat/>
    <w:rsid w:val="005E7B64"/>
    <w:rPr>
      <w:i/>
      <w:iCs/>
    </w:rPr>
  </w:style>
  <w:style w:type="character" w:customStyle="1" w:styleId="hljs-type">
    <w:name w:val="hljs-type"/>
    <w:basedOn w:val="a0"/>
    <w:rsid w:val="005E7B64"/>
  </w:style>
  <w:style w:type="character" w:customStyle="1" w:styleId="hljs-name">
    <w:name w:val="hljs-name"/>
    <w:basedOn w:val="a0"/>
    <w:rsid w:val="005E7B64"/>
  </w:style>
  <w:style w:type="character" w:customStyle="1" w:styleId="hljs-constructor">
    <w:name w:val="hljs-constructor"/>
    <w:basedOn w:val="a0"/>
    <w:rsid w:val="005E7B64"/>
  </w:style>
  <w:style w:type="character" w:customStyle="1" w:styleId="mathjaxpreview">
    <w:name w:val="mathjax_preview"/>
    <w:basedOn w:val="a0"/>
    <w:rsid w:val="005E7B64"/>
  </w:style>
  <w:style w:type="character" w:customStyle="1" w:styleId="mathjax">
    <w:name w:val="mathjax"/>
    <w:basedOn w:val="a0"/>
    <w:rsid w:val="005E7B64"/>
  </w:style>
  <w:style w:type="character" w:customStyle="1" w:styleId="math">
    <w:name w:val="math"/>
    <w:basedOn w:val="a0"/>
    <w:rsid w:val="005E7B64"/>
  </w:style>
  <w:style w:type="character" w:customStyle="1" w:styleId="mrow">
    <w:name w:val="mrow"/>
    <w:basedOn w:val="a0"/>
    <w:rsid w:val="005E7B64"/>
  </w:style>
  <w:style w:type="character" w:customStyle="1" w:styleId="texatom">
    <w:name w:val="texatom"/>
    <w:basedOn w:val="a0"/>
    <w:rsid w:val="005E7B64"/>
  </w:style>
  <w:style w:type="character" w:customStyle="1" w:styleId="msubsup">
    <w:name w:val="msubsup"/>
    <w:basedOn w:val="a0"/>
    <w:rsid w:val="005E7B64"/>
  </w:style>
  <w:style w:type="character" w:customStyle="1" w:styleId="mi">
    <w:name w:val="mi"/>
    <w:basedOn w:val="a0"/>
    <w:rsid w:val="005E7B64"/>
  </w:style>
  <w:style w:type="character" w:customStyle="1" w:styleId="mo">
    <w:name w:val="mo"/>
    <w:basedOn w:val="a0"/>
    <w:rsid w:val="005E7B64"/>
  </w:style>
  <w:style w:type="character" w:customStyle="1" w:styleId="mn">
    <w:name w:val="mn"/>
    <w:basedOn w:val="a0"/>
    <w:rsid w:val="005E7B64"/>
  </w:style>
  <w:style w:type="character" w:customStyle="1" w:styleId="mjxassistivemathml">
    <w:name w:val="mjx_assistive_mathml"/>
    <w:basedOn w:val="a0"/>
    <w:rsid w:val="005E7B64"/>
  </w:style>
  <w:style w:type="character" w:styleId="af3">
    <w:name w:val="Unresolved Mention"/>
    <w:basedOn w:val="a0"/>
    <w:uiPriority w:val="99"/>
    <w:semiHidden/>
    <w:unhideWhenUsed/>
    <w:rsid w:val="00EC5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348735">
      <w:bodyDiv w:val="1"/>
      <w:marLeft w:val="0"/>
      <w:marRight w:val="0"/>
      <w:marTop w:val="0"/>
      <w:marBottom w:val="0"/>
      <w:divBdr>
        <w:top w:val="none" w:sz="0" w:space="0" w:color="auto"/>
        <w:left w:val="none" w:sz="0" w:space="0" w:color="auto"/>
        <w:bottom w:val="none" w:sz="0" w:space="0" w:color="auto"/>
        <w:right w:val="none" w:sz="0" w:space="0" w:color="auto"/>
      </w:divBdr>
      <w:divsChild>
        <w:div w:id="1612742256">
          <w:marLeft w:val="0"/>
          <w:marRight w:val="0"/>
          <w:marTop w:val="0"/>
          <w:marBottom w:val="0"/>
          <w:divBdr>
            <w:top w:val="none" w:sz="0" w:space="0" w:color="auto"/>
            <w:left w:val="none" w:sz="0" w:space="0" w:color="auto"/>
            <w:bottom w:val="single" w:sz="6" w:space="0" w:color="E1E1E3"/>
            <w:right w:val="none" w:sz="0" w:space="0" w:color="auto"/>
          </w:divBdr>
        </w:div>
        <w:div w:id="370765651">
          <w:marLeft w:val="0"/>
          <w:marRight w:val="0"/>
          <w:marTop w:val="0"/>
          <w:marBottom w:val="0"/>
          <w:divBdr>
            <w:top w:val="none" w:sz="0" w:space="0" w:color="auto"/>
            <w:left w:val="none" w:sz="0" w:space="0" w:color="auto"/>
            <w:bottom w:val="none" w:sz="0" w:space="0" w:color="auto"/>
            <w:right w:val="none" w:sz="0" w:space="0" w:color="auto"/>
          </w:divBdr>
          <w:divsChild>
            <w:div w:id="1418215005">
              <w:marLeft w:val="0"/>
              <w:marRight w:val="0"/>
              <w:marTop w:val="0"/>
              <w:marBottom w:val="0"/>
              <w:divBdr>
                <w:top w:val="none" w:sz="0" w:space="0" w:color="auto"/>
                <w:left w:val="none" w:sz="0" w:space="0" w:color="auto"/>
                <w:bottom w:val="single" w:sz="6" w:space="0" w:color="E1E1E3"/>
                <w:right w:val="none" w:sz="0" w:space="0" w:color="auto"/>
              </w:divBdr>
            </w:div>
            <w:div w:id="234316267">
              <w:marLeft w:val="0"/>
              <w:marRight w:val="0"/>
              <w:marTop w:val="0"/>
              <w:marBottom w:val="0"/>
              <w:divBdr>
                <w:top w:val="none" w:sz="0" w:space="0" w:color="auto"/>
                <w:left w:val="none" w:sz="0" w:space="0" w:color="auto"/>
                <w:bottom w:val="single" w:sz="6" w:space="0" w:color="E1E1E3"/>
                <w:right w:val="none" w:sz="0" w:space="0" w:color="auto"/>
              </w:divBdr>
            </w:div>
          </w:divsChild>
        </w:div>
        <w:div w:id="1390031291">
          <w:marLeft w:val="0"/>
          <w:marRight w:val="0"/>
          <w:marTop w:val="0"/>
          <w:marBottom w:val="0"/>
          <w:divBdr>
            <w:top w:val="none" w:sz="0" w:space="0" w:color="auto"/>
            <w:left w:val="none" w:sz="0" w:space="0" w:color="auto"/>
            <w:bottom w:val="single" w:sz="6" w:space="0" w:color="E1E1E3"/>
            <w:right w:val="none" w:sz="0" w:space="0" w:color="auto"/>
          </w:divBdr>
        </w:div>
        <w:div w:id="862717357">
          <w:marLeft w:val="0"/>
          <w:marRight w:val="0"/>
          <w:marTop w:val="0"/>
          <w:marBottom w:val="0"/>
          <w:divBdr>
            <w:top w:val="none" w:sz="0" w:space="0" w:color="auto"/>
            <w:left w:val="none" w:sz="0" w:space="0" w:color="auto"/>
            <w:bottom w:val="none" w:sz="0" w:space="0" w:color="auto"/>
            <w:right w:val="none" w:sz="0" w:space="0" w:color="auto"/>
          </w:divBdr>
          <w:divsChild>
            <w:div w:id="1826780573">
              <w:marLeft w:val="0"/>
              <w:marRight w:val="0"/>
              <w:marTop w:val="0"/>
              <w:marBottom w:val="0"/>
              <w:divBdr>
                <w:top w:val="none" w:sz="0" w:space="0" w:color="auto"/>
                <w:left w:val="none" w:sz="0" w:space="0" w:color="auto"/>
                <w:bottom w:val="single" w:sz="6" w:space="0" w:color="E1E1E3"/>
                <w:right w:val="none" w:sz="0" w:space="0" w:color="auto"/>
              </w:divBdr>
            </w:div>
            <w:div w:id="793521176">
              <w:marLeft w:val="0"/>
              <w:marRight w:val="0"/>
              <w:marTop w:val="0"/>
              <w:marBottom w:val="0"/>
              <w:divBdr>
                <w:top w:val="none" w:sz="0" w:space="0" w:color="auto"/>
                <w:left w:val="none" w:sz="0" w:space="0" w:color="auto"/>
                <w:bottom w:val="single" w:sz="6" w:space="0" w:color="E1E1E3"/>
                <w:right w:val="none" w:sz="0" w:space="0" w:color="auto"/>
              </w:divBdr>
            </w:div>
            <w:div w:id="455564858">
              <w:marLeft w:val="0"/>
              <w:marRight w:val="0"/>
              <w:marTop w:val="0"/>
              <w:marBottom w:val="0"/>
              <w:divBdr>
                <w:top w:val="none" w:sz="0" w:space="0" w:color="auto"/>
                <w:left w:val="none" w:sz="0" w:space="0" w:color="auto"/>
                <w:bottom w:val="single" w:sz="6" w:space="0" w:color="E1E1E3"/>
                <w:right w:val="none" w:sz="0" w:space="0" w:color="auto"/>
              </w:divBdr>
            </w:div>
            <w:div w:id="1773668058">
              <w:marLeft w:val="0"/>
              <w:marRight w:val="0"/>
              <w:marTop w:val="0"/>
              <w:marBottom w:val="0"/>
              <w:divBdr>
                <w:top w:val="none" w:sz="0" w:space="0" w:color="auto"/>
                <w:left w:val="none" w:sz="0" w:space="0" w:color="auto"/>
                <w:bottom w:val="single" w:sz="6" w:space="0" w:color="E1E1E3"/>
                <w:right w:val="none" w:sz="0" w:space="0" w:color="auto"/>
              </w:divBdr>
            </w:div>
            <w:div w:id="1478063424">
              <w:marLeft w:val="0"/>
              <w:marRight w:val="0"/>
              <w:marTop w:val="0"/>
              <w:marBottom w:val="0"/>
              <w:divBdr>
                <w:top w:val="none" w:sz="0" w:space="0" w:color="auto"/>
                <w:left w:val="none" w:sz="0" w:space="0" w:color="auto"/>
                <w:bottom w:val="single" w:sz="6" w:space="0" w:color="E1E1E3"/>
                <w:right w:val="none" w:sz="0" w:space="0" w:color="auto"/>
              </w:divBdr>
            </w:div>
            <w:div w:id="1298337803">
              <w:marLeft w:val="0"/>
              <w:marRight w:val="0"/>
              <w:marTop w:val="0"/>
              <w:marBottom w:val="0"/>
              <w:divBdr>
                <w:top w:val="none" w:sz="0" w:space="0" w:color="auto"/>
                <w:left w:val="none" w:sz="0" w:space="0" w:color="auto"/>
                <w:bottom w:val="single" w:sz="6" w:space="0" w:color="E1E1E3"/>
                <w:right w:val="none" w:sz="0" w:space="0" w:color="auto"/>
              </w:divBdr>
            </w:div>
            <w:div w:id="15891612">
              <w:marLeft w:val="0"/>
              <w:marRight w:val="0"/>
              <w:marTop w:val="0"/>
              <w:marBottom w:val="0"/>
              <w:divBdr>
                <w:top w:val="none" w:sz="0" w:space="0" w:color="auto"/>
                <w:left w:val="none" w:sz="0" w:space="0" w:color="auto"/>
                <w:bottom w:val="single" w:sz="6" w:space="0" w:color="E1E1E3"/>
                <w:right w:val="none" w:sz="0" w:space="0" w:color="auto"/>
              </w:divBdr>
            </w:div>
            <w:div w:id="423502025">
              <w:marLeft w:val="0"/>
              <w:marRight w:val="0"/>
              <w:marTop w:val="0"/>
              <w:marBottom w:val="0"/>
              <w:divBdr>
                <w:top w:val="none" w:sz="0" w:space="0" w:color="auto"/>
                <w:left w:val="none" w:sz="0" w:space="0" w:color="auto"/>
                <w:bottom w:val="single" w:sz="6" w:space="0" w:color="E1E1E3"/>
                <w:right w:val="none" w:sz="0" w:space="0" w:color="auto"/>
              </w:divBdr>
            </w:div>
            <w:div w:id="1655789980">
              <w:marLeft w:val="0"/>
              <w:marRight w:val="0"/>
              <w:marTop w:val="0"/>
              <w:marBottom w:val="0"/>
              <w:divBdr>
                <w:top w:val="none" w:sz="0" w:space="0" w:color="auto"/>
                <w:left w:val="none" w:sz="0" w:space="0" w:color="auto"/>
                <w:bottom w:val="single" w:sz="6" w:space="0" w:color="E1E1E3"/>
                <w:right w:val="none" w:sz="0" w:space="0" w:color="auto"/>
              </w:divBdr>
            </w:div>
            <w:div w:id="1260872762">
              <w:marLeft w:val="0"/>
              <w:marRight w:val="0"/>
              <w:marTop w:val="0"/>
              <w:marBottom w:val="0"/>
              <w:divBdr>
                <w:top w:val="none" w:sz="0" w:space="0" w:color="auto"/>
                <w:left w:val="none" w:sz="0" w:space="0" w:color="auto"/>
                <w:bottom w:val="single" w:sz="6" w:space="0" w:color="E1E1E3"/>
                <w:right w:val="none" w:sz="0" w:space="0" w:color="auto"/>
              </w:divBdr>
            </w:div>
            <w:div w:id="704447960">
              <w:marLeft w:val="0"/>
              <w:marRight w:val="0"/>
              <w:marTop w:val="0"/>
              <w:marBottom w:val="0"/>
              <w:divBdr>
                <w:top w:val="none" w:sz="0" w:space="0" w:color="auto"/>
                <w:left w:val="none" w:sz="0" w:space="0" w:color="auto"/>
                <w:bottom w:val="single" w:sz="6" w:space="0" w:color="E1E1E3"/>
                <w:right w:val="none" w:sz="0" w:space="0" w:color="auto"/>
              </w:divBdr>
            </w:div>
            <w:div w:id="1166018553">
              <w:marLeft w:val="0"/>
              <w:marRight w:val="0"/>
              <w:marTop w:val="0"/>
              <w:marBottom w:val="0"/>
              <w:divBdr>
                <w:top w:val="none" w:sz="0" w:space="0" w:color="auto"/>
                <w:left w:val="none" w:sz="0" w:space="0" w:color="auto"/>
                <w:bottom w:val="single" w:sz="6" w:space="0" w:color="E1E1E3"/>
                <w:right w:val="none" w:sz="0" w:space="0" w:color="auto"/>
              </w:divBdr>
            </w:div>
            <w:div w:id="1729650513">
              <w:marLeft w:val="0"/>
              <w:marRight w:val="0"/>
              <w:marTop w:val="0"/>
              <w:marBottom w:val="0"/>
              <w:divBdr>
                <w:top w:val="none" w:sz="0" w:space="0" w:color="auto"/>
                <w:left w:val="none" w:sz="0" w:space="0" w:color="auto"/>
                <w:bottom w:val="single" w:sz="6" w:space="0" w:color="E1E1E3"/>
                <w:right w:val="none" w:sz="0" w:space="0" w:color="auto"/>
              </w:divBdr>
            </w:div>
            <w:div w:id="1331055090">
              <w:marLeft w:val="0"/>
              <w:marRight w:val="0"/>
              <w:marTop w:val="0"/>
              <w:marBottom w:val="0"/>
              <w:divBdr>
                <w:top w:val="none" w:sz="0" w:space="0" w:color="auto"/>
                <w:left w:val="none" w:sz="0" w:space="0" w:color="auto"/>
                <w:bottom w:val="single" w:sz="6" w:space="0" w:color="E1E1E3"/>
                <w:right w:val="none" w:sz="0" w:space="0" w:color="auto"/>
              </w:divBdr>
            </w:div>
            <w:div w:id="1868443172">
              <w:marLeft w:val="0"/>
              <w:marRight w:val="0"/>
              <w:marTop w:val="0"/>
              <w:marBottom w:val="0"/>
              <w:divBdr>
                <w:top w:val="none" w:sz="0" w:space="0" w:color="auto"/>
                <w:left w:val="none" w:sz="0" w:space="0" w:color="auto"/>
                <w:bottom w:val="single" w:sz="6" w:space="0" w:color="E1E1E3"/>
                <w:right w:val="none" w:sz="0" w:space="0" w:color="auto"/>
              </w:divBdr>
            </w:div>
            <w:div w:id="856969428">
              <w:marLeft w:val="0"/>
              <w:marRight w:val="0"/>
              <w:marTop w:val="0"/>
              <w:marBottom w:val="0"/>
              <w:divBdr>
                <w:top w:val="none" w:sz="0" w:space="0" w:color="auto"/>
                <w:left w:val="none" w:sz="0" w:space="0" w:color="auto"/>
                <w:bottom w:val="single" w:sz="6" w:space="0" w:color="E1E1E3"/>
                <w:right w:val="none" w:sz="0" w:space="0" w:color="auto"/>
              </w:divBdr>
            </w:div>
            <w:div w:id="40054810">
              <w:marLeft w:val="0"/>
              <w:marRight w:val="0"/>
              <w:marTop w:val="0"/>
              <w:marBottom w:val="0"/>
              <w:divBdr>
                <w:top w:val="none" w:sz="0" w:space="0" w:color="auto"/>
                <w:left w:val="none" w:sz="0" w:space="0" w:color="auto"/>
                <w:bottom w:val="single" w:sz="6" w:space="0" w:color="E1E1E3"/>
                <w:right w:val="none" w:sz="0" w:space="0" w:color="auto"/>
              </w:divBdr>
            </w:div>
            <w:div w:id="2026322399">
              <w:marLeft w:val="0"/>
              <w:marRight w:val="0"/>
              <w:marTop w:val="0"/>
              <w:marBottom w:val="0"/>
              <w:divBdr>
                <w:top w:val="none" w:sz="0" w:space="0" w:color="auto"/>
                <w:left w:val="none" w:sz="0" w:space="0" w:color="auto"/>
                <w:bottom w:val="single" w:sz="6" w:space="0" w:color="E1E1E3"/>
                <w:right w:val="none" w:sz="0" w:space="0" w:color="auto"/>
              </w:divBdr>
            </w:div>
            <w:div w:id="816730844">
              <w:marLeft w:val="0"/>
              <w:marRight w:val="0"/>
              <w:marTop w:val="0"/>
              <w:marBottom w:val="0"/>
              <w:divBdr>
                <w:top w:val="none" w:sz="0" w:space="0" w:color="auto"/>
                <w:left w:val="none" w:sz="0" w:space="0" w:color="auto"/>
                <w:bottom w:val="single" w:sz="6" w:space="0" w:color="E1E1E3"/>
                <w:right w:val="none" w:sz="0" w:space="0" w:color="auto"/>
              </w:divBdr>
            </w:div>
            <w:div w:id="1683319410">
              <w:marLeft w:val="0"/>
              <w:marRight w:val="0"/>
              <w:marTop w:val="0"/>
              <w:marBottom w:val="0"/>
              <w:divBdr>
                <w:top w:val="none" w:sz="0" w:space="0" w:color="auto"/>
                <w:left w:val="none" w:sz="0" w:space="0" w:color="auto"/>
                <w:bottom w:val="single" w:sz="6" w:space="0" w:color="E1E1E3"/>
                <w:right w:val="none" w:sz="0" w:space="0" w:color="auto"/>
              </w:divBdr>
            </w:div>
          </w:divsChild>
        </w:div>
        <w:div w:id="42297448">
          <w:marLeft w:val="0"/>
          <w:marRight w:val="0"/>
          <w:marTop w:val="0"/>
          <w:marBottom w:val="0"/>
          <w:divBdr>
            <w:top w:val="none" w:sz="0" w:space="0" w:color="auto"/>
            <w:left w:val="none" w:sz="0" w:space="0" w:color="auto"/>
            <w:bottom w:val="single" w:sz="6" w:space="0" w:color="E1E1E3"/>
            <w:right w:val="none" w:sz="0" w:space="0" w:color="auto"/>
          </w:divBdr>
        </w:div>
        <w:div w:id="1534995933">
          <w:marLeft w:val="0"/>
          <w:marRight w:val="0"/>
          <w:marTop w:val="0"/>
          <w:marBottom w:val="0"/>
          <w:divBdr>
            <w:top w:val="none" w:sz="0" w:space="0" w:color="auto"/>
            <w:left w:val="none" w:sz="0" w:space="0" w:color="auto"/>
            <w:bottom w:val="none" w:sz="0" w:space="0" w:color="auto"/>
            <w:right w:val="none" w:sz="0" w:space="0" w:color="auto"/>
          </w:divBdr>
          <w:divsChild>
            <w:div w:id="362944557">
              <w:marLeft w:val="0"/>
              <w:marRight w:val="0"/>
              <w:marTop w:val="0"/>
              <w:marBottom w:val="0"/>
              <w:divBdr>
                <w:top w:val="none" w:sz="0" w:space="0" w:color="auto"/>
                <w:left w:val="none" w:sz="0" w:space="0" w:color="auto"/>
                <w:bottom w:val="single" w:sz="6" w:space="0" w:color="E1E1E3"/>
                <w:right w:val="none" w:sz="0" w:space="0" w:color="auto"/>
              </w:divBdr>
            </w:div>
            <w:div w:id="760445264">
              <w:marLeft w:val="0"/>
              <w:marRight w:val="0"/>
              <w:marTop w:val="0"/>
              <w:marBottom w:val="0"/>
              <w:divBdr>
                <w:top w:val="none" w:sz="0" w:space="0" w:color="auto"/>
                <w:left w:val="none" w:sz="0" w:space="0" w:color="auto"/>
                <w:bottom w:val="single" w:sz="6" w:space="0" w:color="E1E1E3"/>
                <w:right w:val="none" w:sz="0" w:space="0" w:color="auto"/>
              </w:divBdr>
            </w:div>
            <w:div w:id="616448441">
              <w:marLeft w:val="0"/>
              <w:marRight w:val="0"/>
              <w:marTop w:val="0"/>
              <w:marBottom w:val="0"/>
              <w:divBdr>
                <w:top w:val="none" w:sz="0" w:space="0" w:color="auto"/>
                <w:left w:val="none" w:sz="0" w:space="0" w:color="auto"/>
                <w:bottom w:val="single" w:sz="6" w:space="0" w:color="E1E1E3"/>
                <w:right w:val="none" w:sz="0" w:space="0" w:color="auto"/>
              </w:divBdr>
            </w:div>
            <w:div w:id="1540510938">
              <w:marLeft w:val="0"/>
              <w:marRight w:val="0"/>
              <w:marTop w:val="0"/>
              <w:marBottom w:val="0"/>
              <w:divBdr>
                <w:top w:val="none" w:sz="0" w:space="0" w:color="auto"/>
                <w:left w:val="none" w:sz="0" w:space="0" w:color="auto"/>
                <w:bottom w:val="single" w:sz="6" w:space="0" w:color="E1E1E3"/>
                <w:right w:val="none" w:sz="0" w:space="0" w:color="auto"/>
              </w:divBdr>
            </w:div>
            <w:div w:id="1043752468">
              <w:marLeft w:val="0"/>
              <w:marRight w:val="0"/>
              <w:marTop w:val="0"/>
              <w:marBottom w:val="0"/>
              <w:divBdr>
                <w:top w:val="none" w:sz="0" w:space="0" w:color="auto"/>
                <w:left w:val="none" w:sz="0" w:space="0" w:color="auto"/>
                <w:bottom w:val="single" w:sz="6" w:space="0" w:color="E1E1E3"/>
                <w:right w:val="none" w:sz="0" w:space="0" w:color="auto"/>
              </w:divBdr>
            </w:div>
            <w:div w:id="908925604">
              <w:marLeft w:val="0"/>
              <w:marRight w:val="0"/>
              <w:marTop w:val="0"/>
              <w:marBottom w:val="0"/>
              <w:divBdr>
                <w:top w:val="none" w:sz="0" w:space="0" w:color="auto"/>
                <w:left w:val="none" w:sz="0" w:space="0" w:color="auto"/>
                <w:bottom w:val="single" w:sz="6" w:space="0" w:color="E1E1E3"/>
                <w:right w:val="none" w:sz="0" w:space="0" w:color="auto"/>
              </w:divBdr>
            </w:div>
            <w:div w:id="512577138">
              <w:marLeft w:val="0"/>
              <w:marRight w:val="0"/>
              <w:marTop w:val="0"/>
              <w:marBottom w:val="0"/>
              <w:divBdr>
                <w:top w:val="none" w:sz="0" w:space="0" w:color="auto"/>
                <w:left w:val="none" w:sz="0" w:space="0" w:color="auto"/>
                <w:bottom w:val="single" w:sz="6" w:space="0" w:color="E1E1E3"/>
                <w:right w:val="none" w:sz="0" w:space="0" w:color="auto"/>
              </w:divBdr>
            </w:div>
            <w:div w:id="336927373">
              <w:marLeft w:val="0"/>
              <w:marRight w:val="0"/>
              <w:marTop w:val="0"/>
              <w:marBottom w:val="0"/>
              <w:divBdr>
                <w:top w:val="none" w:sz="0" w:space="0" w:color="auto"/>
                <w:left w:val="none" w:sz="0" w:space="0" w:color="auto"/>
                <w:bottom w:val="single" w:sz="6" w:space="0" w:color="E1E1E3"/>
                <w:right w:val="none" w:sz="0" w:space="0" w:color="auto"/>
              </w:divBdr>
            </w:div>
            <w:div w:id="814445614">
              <w:marLeft w:val="0"/>
              <w:marRight w:val="0"/>
              <w:marTop w:val="0"/>
              <w:marBottom w:val="0"/>
              <w:divBdr>
                <w:top w:val="none" w:sz="0" w:space="0" w:color="auto"/>
                <w:left w:val="none" w:sz="0" w:space="0" w:color="auto"/>
                <w:bottom w:val="single" w:sz="6" w:space="0" w:color="E1E1E3"/>
                <w:right w:val="none" w:sz="0" w:space="0" w:color="auto"/>
              </w:divBdr>
            </w:div>
            <w:div w:id="1167091481">
              <w:marLeft w:val="0"/>
              <w:marRight w:val="0"/>
              <w:marTop w:val="0"/>
              <w:marBottom w:val="0"/>
              <w:divBdr>
                <w:top w:val="none" w:sz="0" w:space="0" w:color="auto"/>
                <w:left w:val="none" w:sz="0" w:space="0" w:color="auto"/>
                <w:bottom w:val="single" w:sz="6" w:space="0" w:color="E1E1E3"/>
                <w:right w:val="none" w:sz="0" w:space="0" w:color="auto"/>
              </w:divBdr>
            </w:div>
          </w:divsChild>
        </w:div>
        <w:div w:id="2127775739">
          <w:marLeft w:val="0"/>
          <w:marRight w:val="0"/>
          <w:marTop w:val="0"/>
          <w:marBottom w:val="0"/>
          <w:divBdr>
            <w:top w:val="none" w:sz="0" w:space="0" w:color="auto"/>
            <w:left w:val="none" w:sz="0" w:space="0" w:color="auto"/>
            <w:bottom w:val="single" w:sz="6" w:space="0" w:color="E1E1E3"/>
            <w:right w:val="none" w:sz="0" w:space="0" w:color="auto"/>
          </w:divBdr>
        </w:div>
        <w:div w:id="505481875">
          <w:marLeft w:val="0"/>
          <w:marRight w:val="0"/>
          <w:marTop w:val="0"/>
          <w:marBottom w:val="0"/>
          <w:divBdr>
            <w:top w:val="none" w:sz="0" w:space="0" w:color="auto"/>
            <w:left w:val="none" w:sz="0" w:space="0" w:color="auto"/>
            <w:bottom w:val="none" w:sz="0" w:space="0" w:color="auto"/>
            <w:right w:val="none" w:sz="0" w:space="0" w:color="auto"/>
          </w:divBdr>
          <w:divsChild>
            <w:div w:id="420612205">
              <w:marLeft w:val="0"/>
              <w:marRight w:val="0"/>
              <w:marTop w:val="0"/>
              <w:marBottom w:val="0"/>
              <w:divBdr>
                <w:top w:val="none" w:sz="0" w:space="0" w:color="auto"/>
                <w:left w:val="none" w:sz="0" w:space="0" w:color="auto"/>
                <w:bottom w:val="single" w:sz="6" w:space="0" w:color="E1E1E3"/>
                <w:right w:val="none" w:sz="0" w:space="0" w:color="auto"/>
              </w:divBdr>
            </w:div>
            <w:div w:id="1984852527">
              <w:marLeft w:val="0"/>
              <w:marRight w:val="0"/>
              <w:marTop w:val="0"/>
              <w:marBottom w:val="0"/>
              <w:divBdr>
                <w:top w:val="none" w:sz="0" w:space="0" w:color="auto"/>
                <w:left w:val="none" w:sz="0" w:space="0" w:color="auto"/>
                <w:bottom w:val="single" w:sz="6" w:space="0" w:color="E1E1E3"/>
                <w:right w:val="none" w:sz="0" w:space="0" w:color="auto"/>
              </w:divBdr>
            </w:div>
            <w:div w:id="1647274730">
              <w:marLeft w:val="0"/>
              <w:marRight w:val="0"/>
              <w:marTop w:val="0"/>
              <w:marBottom w:val="0"/>
              <w:divBdr>
                <w:top w:val="none" w:sz="0" w:space="0" w:color="auto"/>
                <w:left w:val="none" w:sz="0" w:space="0" w:color="auto"/>
                <w:bottom w:val="single" w:sz="6" w:space="0" w:color="E1E1E3"/>
                <w:right w:val="none" w:sz="0" w:space="0" w:color="auto"/>
              </w:divBdr>
            </w:div>
            <w:div w:id="1732388735">
              <w:marLeft w:val="0"/>
              <w:marRight w:val="0"/>
              <w:marTop w:val="0"/>
              <w:marBottom w:val="0"/>
              <w:divBdr>
                <w:top w:val="none" w:sz="0" w:space="0" w:color="auto"/>
                <w:left w:val="none" w:sz="0" w:space="0" w:color="auto"/>
                <w:bottom w:val="single" w:sz="6" w:space="0" w:color="E1E1E3"/>
                <w:right w:val="none" w:sz="0" w:space="0" w:color="auto"/>
              </w:divBdr>
            </w:div>
            <w:div w:id="512383521">
              <w:marLeft w:val="0"/>
              <w:marRight w:val="0"/>
              <w:marTop w:val="0"/>
              <w:marBottom w:val="0"/>
              <w:divBdr>
                <w:top w:val="none" w:sz="0" w:space="0" w:color="auto"/>
                <w:left w:val="none" w:sz="0" w:space="0" w:color="auto"/>
                <w:bottom w:val="single" w:sz="6" w:space="0" w:color="E1E1E3"/>
                <w:right w:val="none" w:sz="0" w:space="0" w:color="auto"/>
              </w:divBdr>
            </w:div>
            <w:div w:id="1636835364">
              <w:marLeft w:val="0"/>
              <w:marRight w:val="0"/>
              <w:marTop w:val="0"/>
              <w:marBottom w:val="0"/>
              <w:divBdr>
                <w:top w:val="none" w:sz="0" w:space="0" w:color="auto"/>
                <w:left w:val="none" w:sz="0" w:space="0" w:color="auto"/>
                <w:bottom w:val="single" w:sz="6" w:space="0" w:color="E1E1E3"/>
                <w:right w:val="none" w:sz="0" w:space="0" w:color="auto"/>
              </w:divBdr>
            </w:div>
            <w:div w:id="1915356820">
              <w:marLeft w:val="0"/>
              <w:marRight w:val="0"/>
              <w:marTop w:val="0"/>
              <w:marBottom w:val="0"/>
              <w:divBdr>
                <w:top w:val="none" w:sz="0" w:space="0" w:color="auto"/>
                <w:left w:val="none" w:sz="0" w:space="0" w:color="auto"/>
                <w:bottom w:val="single" w:sz="6" w:space="0" w:color="E1E1E3"/>
                <w:right w:val="none" w:sz="0" w:space="0" w:color="auto"/>
              </w:divBdr>
            </w:div>
            <w:div w:id="176623054">
              <w:marLeft w:val="0"/>
              <w:marRight w:val="0"/>
              <w:marTop w:val="0"/>
              <w:marBottom w:val="0"/>
              <w:divBdr>
                <w:top w:val="none" w:sz="0" w:space="0" w:color="auto"/>
                <w:left w:val="none" w:sz="0" w:space="0" w:color="auto"/>
                <w:bottom w:val="single" w:sz="6" w:space="0" w:color="E1E1E3"/>
                <w:right w:val="none" w:sz="0" w:space="0" w:color="auto"/>
              </w:divBdr>
            </w:div>
            <w:div w:id="766463939">
              <w:marLeft w:val="0"/>
              <w:marRight w:val="0"/>
              <w:marTop w:val="0"/>
              <w:marBottom w:val="0"/>
              <w:divBdr>
                <w:top w:val="none" w:sz="0" w:space="0" w:color="auto"/>
                <w:left w:val="none" w:sz="0" w:space="0" w:color="auto"/>
                <w:bottom w:val="single" w:sz="6" w:space="0" w:color="E1E1E3"/>
                <w:right w:val="none" w:sz="0" w:space="0" w:color="auto"/>
              </w:divBdr>
            </w:div>
            <w:div w:id="342629852">
              <w:marLeft w:val="0"/>
              <w:marRight w:val="0"/>
              <w:marTop w:val="0"/>
              <w:marBottom w:val="0"/>
              <w:divBdr>
                <w:top w:val="none" w:sz="0" w:space="0" w:color="auto"/>
                <w:left w:val="none" w:sz="0" w:space="0" w:color="auto"/>
                <w:bottom w:val="single" w:sz="6" w:space="0" w:color="E1E1E3"/>
                <w:right w:val="none" w:sz="0" w:space="0" w:color="auto"/>
              </w:divBdr>
            </w:div>
            <w:div w:id="2029603215">
              <w:marLeft w:val="0"/>
              <w:marRight w:val="0"/>
              <w:marTop w:val="0"/>
              <w:marBottom w:val="0"/>
              <w:divBdr>
                <w:top w:val="none" w:sz="0" w:space="0" w:color="auto"/>
                <w:left w:val="none" w:sz="0" w:space="0" w:color="auto"/>
                <w:bottom w:val="single" w:sz="6" w:space="0" w:color="E1E1E3"/>
                <w:right w:val="none" w:sz="0" w:space="0" w:color="auto"/>
              </w:divBdr>
            </w:div>
          </w:divsChild>
        </w:div>
        <w:div w:id="1713261937">
          <w:marLeft w:val="0"/>
          <w:marRight w:val="0"/>
          <w:marTop w:val="0"/>
          <w:marBottom w:val="0"/>
          <w:divBdr>
            <w:top w:val="none" w:sz="0" w:space="0" w:color="auto"/>
            <w:left w:val="none" w:sz="0" w:space="0" w:color="auto"/>
            <w:bottom w:val="single" w:sz="6" w:space="0" w:color="E1E1E3"/>
            <w:right w:val="none" w:sz="0" w:space="0" w:color="auto"/>
          </w:divBdr>
        </w:div>
        <w:div w:id="76169563">
          <w:marLeft w:val="0"/>
          <w:marRight w:val="0"/>
          <w:marTop w:val="0"/>
          <w:marBottom w:val="0"/>
          <w:divBdr>
            <w:top w:val="none" w:sz="0" w:space="0" w:color="auto"/>
            <w:left w:val="none" w:sz="0" w:space="0" w:color="auto"/>
            <w:bottom w:val="none" w:sz="0" w:space="0" w:color="auto"/>
            <w:right w:val="none" w:sz="0" w:space="0" w:color="auto"/>
          </w:divBdr>
          <w:divsChild>
            <w:div w:id="1590849021">
              <w:marLeft w:val="0"/>
              <w:marRight w:val="0"/>
              <w:marTop w:val="0"/>
              <w:marBottom w:val="0"/>
              <w:divBdr>
                <w:top w:val="none" w:sz="0" w:space="0" w:color="auto"/>
                <w:left w:val="none" w:sz="0" w:space="0" w:color="auto"/>
                <w:bottom w:val="single" w:sz="6" w:space="0" w:color="E1E1E3"/>
                <w:right w:val="none" w:sz="0" w:space="0" w:color="auto"/>
              </w:divBdr>
            </w:div>
            <w:div w:id="1541210182">
              <w:marLeft w:val="0"/>
              <w:marRight w:val="0"/>
              <w:marTop w:val="0"/>
              <w:marBottom w:val="0"/>
              <w:divBdr>
                <w:top w:val="none" w:sz="0" w:space="0" w:color="auto"/>
                <w:left w:val="none" w:sz="0" w:space="0" w:color="auto"/>
                <w:bottom w:val="single" w:sz="6" w:space="0" w:color="E1E1E3"/>
                <w:right w:val="none" w:sz="0" w:space="0" w:color="auto"/>
              </w:divBdr>
            </w:div>
            <w:div w:id="1269967335">
              <w:marLeft w:val="0"/>
              <w:marRight w:val="0"/>
              <w:marTop w:val="0"/>
              <w:marBottom w:val="0"/>
              <w:divBdr>
                <w:top w:val="none" w:sz="0" w:space="0" w:color="auto"/>
                <w:left w:val="none" w:sz="0" w:space="0" w:color="auto"/>
                <w:bottom w:val="single" w:sz="6" w:space="0" w:color="E1E1E3"/>
                <w:right w:val="none" w:sz="0" w:space="0" w:color="auto"/>
              </w:divBdr>
            </w:div>
            <w:div w:id="1380088254">
              <w:marLeft w:val="0"/>
              <w:marRight w:val="0"/>
              <w:marTop w:val="0"/>
              <w:marBottom w:val="0"/>
              <w:divBdr>
                <w:top w:val="none" w:sz="0" w:space="0" w:color="auto"/>
                <w:left w:val="none" w:sz="0" w:space="0" w:color="auto"/>
                <w:bottom w:val="single" w:sz="6" w:space="0" w:color="E1E1E3"/>
                <w:right w:val="none" w:sz="0" w:space="0" w:color="auto"/>
              </w:divBdr>
            </w:div>
            <w:div w:id="2137218617">
              <w:marLeft w:val="0"/>
              <w:marRight w:val="0"/>
              <w:marTop w:val="0"/>
              <w:marBottom w:val="0"/>
              <w:divBdr>
                <w:top w:val="none" w:sz="0" w:space="0" w:color="auto"/>
                <w:left w:val="none" w:sz="0" w:space="0" w:color="auto"/>
                <w:bottom w:val="single" w:sz="6" w:space="0" w:color="E1E1E3"/>
                <w:right w:val="none" w:sz="0" w:space="0" w:color="auto"/>
              </w:divBdr>
            </w:div>
            <w:div w:id="290325764">
              <w:marLeft w:val="0"/>
              <w:marRight w:val="0"/>
              <w:marTop w:val="0"/>
              <w:marBottom w:val="0"/>
              <w:divBdr>
                <w:top w:val="none" w:sz="0" w:space="0" w:color="auto"/>
                <w:left w:val="none" w:sz="0" w:space="0" w:color="auto"/>
                <w:bottom w:val="single" w:sz="6" w:space="0" w:color="E1E1E3"/>
                <w:right w:val="none" w:sz="0" w:space="0" w:color="auto"/>
              </w:divBdr>
            </w:div>
            <w:div w:id="1003626749">
              <w:marLeft w:val="0"/>
              <w:marRight w:val="0"/>
              <w:marTop w:val="0"/>
              <w:marBottom w:val="0"/>
              <w:divBdr>
                <w:top w:val="none" w:sz="0" w:space="0" w:color="auto"/>
                <w:left w:val="none" w:sz="0" w:space="0" w:color="auto"/>
                <w:bottom w:val="single" w:sz="6" w:space="0" w:color="E1E1E3"/>
                <w:right w:val="none" w:sz="0" w:space="0" w:color="auto"/>
              </w:divBdr>
            </w:div>
            <w:div w:id="730689661">
              <w:marLeft w:val="0"/>
              <w:marRight w:val="0"/>
              <w:marTop w:val="0"/>
              <w:marBottom w:val="0"/>
              <w:divBdr>
                <w:top w:val="none" w:sz="0" w:space="0" w:color="auto"/>
                <w:left w:val="none" w:sz="0" w:space="0" w:color="auto"/>
                <w:bottom w:val="single" w:sz="6" w:space="0" w:color="E1E1E3"/>
                <w:right w:val="none" w:sz="0" w:space="0" w:color="auto"/>
              </w:divBdr>
            </w:div>
            <w:div w:id="84765961">
              <w:marLeft w:val="0"/>
              <w:marRight w:val="0"/>
              <w:marTop w:val="0"/>
              <w:marBottom w:val="0"/>
              <w:divBdr>
                <w:top w:val="none" w:sz="0" w:space="0" w:color="auto"/>
                <w:left w:val="none" w:sz="0" w:space="0" w:color="auto"/>
                <w:bottom w:val="single" w:sz="6" w:space="0" w:color="E1E1E3"/>
                <w:right w:val="none" w:sz="0" w:space="0" w:color="auto"/>
              </w:divBdr>
            </w:div>
            <w:div w:id="967973858">
              <w:marLeft w:val="0"/>
              <w:marRight w:val="0"/>
              <w:marTop w:val="0"/>
              <w:marBottom w:val="0"/>
              <w:divBdr>
                <w:top w:val="none" w:sz="0" w:space="0" w:color="auto"/>
                <w:left w:val="none" w:sz="0" w:space="0" w:color="auto"/>
                <w:bottom w:val="single" w:sz="6" w:space="0" w:color="E1E1E3"/>
                <w:right w:val="none" w:sz="0" w:space="0" w:color="auto"/>
              </w:divBdr>
            </w:div>
            <w:div w:id="881285426">
              <w:marLeft w:val="0"/>
              <w:marRight w:val="0"/>
              <w:marTop w:val="0"/>
              <w:marBottom w:val="0"/>
              <w:divBdr>
                <w:top w:val="none" w:sz="0" w:space="0" w:color="auto"/>
                <w:left w:val="none" w:sz="0" w:space="0" w:color="auto"/>
                <w:bottom w:val="single" w:sz="6" w:space="0" w:color="E1E1E3"/>
                <w:right w:val="none" w:sz="0" w:space="0" w:color="auto"/>
              </w:divBdr>
            </w:div>
            <w:div w:id="1347559898">
              <w:marLeft w:val="0"/>
              <w:marRight w:val="0"/>
              <w:marTop w:val="0"/>
              <w:marBottom w:val="0"/>
              <w:divBdr>
                <w:top w:val="none" w:sz="0" w:space="0" w:color="auto"/>
                <w:left w:val="none" w:sz="0" w:space="0" w:color="auto"/>
                <w:bottom w:val="single" w:sz="6" w:space="0" w:color="E1E1E3"/>
                <w:right w:val="none" w:sz="0" w:space="0" w:color="auto"/>
              </w:divBdr>
            </w:div>
            <w:div w:id="1103845680">
              <w:marLeft w:val="0"/>
              <w:marRight w:val="0"/>
              <w:marTop w:val="0"/>
              <w:marBottom w:val="0"/>
              <w:divBdr>
                <w:top w:val="none" w:sz="0" w:space="0" w:color="auto"/>
                <w:left w:val="none" w:sz="0" w:space="0" w:color="auto"/>
                <w:bottom w:val="single" w:sz="6" w:space="0" w:color="E1E1E3"/>
                <w:right w:val="none" w:sz="0" w:space="0" w:color="auto"/>
              </w:divBdr>
            </w:div>
            <w:div w:id="762411130">
              <w:marLeft w:val="0"/>
              <w:marRight w:val="0"/>
              <w:marTop w:val="0"/>
              <w:marBottom w:val="0"/>
              <w:divBdr>
                <w:top w:val="none" w:sz="0" w:space="0" w:color="auto"/>
                <w:left w:val="none" w:sz="0" w:space="0" w:color="auto"/>
                <w:bottom w:val="single" w:sz="6" w:space="0" w:color="E1E1E3"/>
                <w:right w:val="none" w:sz="0" w:space="0" w:color="auto"/>
              </w:divBdr>
            </w:div>
            <w:div w:id="842932644">
              <w:marLeft w:val="0"/>
              <w:marRight w:val="0"/>
              <w:marTop w:val="0"/>
              <w:marBottom w:val="0"/>
              <w:divBdr>
                <w:top w:val="none" w:sz="0" w:space="0" w:color="auto"/>
                <w:left w:val="none" w:sz="0" w:space="0" w:color="auto"/>
                <w:bottom w:val="single" w:sz="6" w:space="0" w:color="E1E1E3"/>
                <w:right w:val="none" w:sz="0" w:space="0" w:color="auto"/>
              </w:divBdr>
            </w:div>
            <w:div w:id="1082483236">
              <w:marLeft w:val="0"/>
              <w:marRight w:val="0"/>
              <w:marTop w:val="0"/>
              <w:marBottom w:val="0"/>
              <w:divBdr>
                <w:top w:val="none" w:sz="0" w:space="0" w:color="auto"/>
                <w:left w:val="none" w:sz="0" w:space="0" w:color="auto"/>
                <w:bottom w:val="single" w:sz="6" w:space="0" w:color="E1E1E3"/>
                <w:right w:val="none" w:sz="0" w:space="0" w:color="auto"/>
              </w:divBdr>
            </w:div>
            <w:div w:id="1448280818">
              <w:marLeft w:val="0"/>
              <w:marRight w:val="0"/>
              <w:marTop w:val="0"/>
              <w:marBottom w:val="0"/>
              <w:divBdr>
                <w:top w:val="none" w:sz="0" w:space="0" w:color="auto"/>
                <w:left w:val="none" w:sz="0" w:space="0" w:color="auto"/>
                <w:bottom w:val="single" w:sz="6" w:space="0" w:color="E1E1E3"/>
                <w:right w:val="none" w:sz="0" w:space="0" w:color="auto"/>
              </w:divBdr>
            </w:div>
            <w:div w:id="844170900">
              <w:marLeft w:val="0"/>
              <w:marRight w:val="0"/>
              <w:marTop w:val="0"/>
              <w:marBottom w:val="0"/>
              <w:divBdr>
                <w:top w:val="none" w:sz="0" w:space="0" w:color="auto"/>
                <w:left w:val="none" w:sz="0" w:space="0" w:color="auto"/>
                <w:bottom w:val="single" w:sz="6" w:space="0" w:color="E1E1E3"/>
                <w:right w:val="none" w:sz="0" w:space="0" w:color="auto"/>
              </w:divBdr>
            </w:div>
            <w:div w:id="418989806">
              <w:marLeft w:val="0"/>
              <w:marRight w:val="0"/>
              <w:marTop w:val="0"/>
              <w:marBottom w:val="0"/>
              <w:divBdr>
                <w:top w:val="none" w:sz="0" w:space="0" w:color="auto"/>
                <w:left w:val="none" w:sz="0" w:space="0" w:color="auto"/>
                <w:bottom w:val="single" w:sz="6" w:space="0" w:color="E1E1E3"/>
                <w:right w:val="none" w:sz="0" w:space="0" w:color="auto"/>
              </w:divBdr>
            </w:div>
            <w:div w:id="515114969">
              <w:marLeft w:val="0"/>
              <w:marRight w:val="0"/>
              <w:marTop w:val="0"/>
              <w:marBottom w:val="0"/>
              <w:divBdr>
                <w:top w:val="none" w:sz="0" w:space="0" w:color="auto"/>
                <w:left w:val="none" w:sz="0" w:space="0" w:color="auto"/>
                <w:bottom w:val="single" w:sz="6" w:space="0" w:color="E1E1E3"/>
                <w:right w:val="none" w:sz="0" w:space="0" w:color="auto"/>
              </w:divBdr>
            </w:div>
            <w:div w:id="2053531525">
              <w:marLeft w:val="0"/>
              <w:marRight w:val="0"/>
              <w:marTop w:val="0"/>
              <w:marBottom w:val="0"/>
              <w:divBdr>
                <w:top w:val="none" w:sz="0" w:space="0" w:color="auto"/>
                <w:left w:val="none" w:sz="0" w:space="0" w:color="auto"/>
                <w:bottom w:val="single" w:sz="6" w:space="0" w:color="E1E1E3"/>
                <w:right w:val="none" w:sz="0" w:space="0" w:color="auto"/>
              </w:divBdr>
            </w:div>
            <w:div w:id="824855521">
              <w:marLeft w:val="0"/>
              <w:marRight w:val="0"/>
              <w:marTop w:val="0"/>
              <w:marBottom w:val="0"/>
              <w:divBdr>
                <w:top w:val="none" w:sz="0" w:space="0" w:color="auto"/>
                <w:left w:val="none" w:sz="0" w:space="0" w:color="auto"/>
                <w:bottom w:val="single" w:sz="6" w:space="0" w:color="E1E1E3"/>
                <w:right w:val="none" w:sz="0" w:space="0" w:color="auto"/>
              </w:divBdr>
            </w:div>
            <w:div w:id="618800400">
              <w:marLeft w:val="0"/>
              <w:marRight w:val="0"/>
              <w:marTop w:val="0"/>
              <w:marBottom w:val="0"/>
              <w:divBdr>
                <w:top w:val="none" w:sz="0" w:space="0" w:color="auto"/>
                <w:left w:val="none" w:sz="0" w:space="0" w:color="auto"/>
                <w:bottom w:val="single" w:sz="6" w:space="0" w:color="E1E1E3"/>
                <w:right w:val="none" w:sz="0" w:space="0" w:color="auto"/>
              </w:divBdr>
            </w:div>
            <w:div w:id="1282152163">
              <w:marLeft w:val="0"/>
              <w:marRight w:val="0"/>
              <w:marTop w:val="0"/>
              <w:marBottom w:val="0"/>
              <w:divBdr>
                <w:top w:val="none" w:sz="0" w:space="0" w:color="auto"/>
                <w:left w:val="none" w:sz="0" w:space="0" w:color="auto"/>
                <w:bottom w:val="single" w:sz="6" w:space="0" w:color="E1E1E3"/>
                <w:right w:val="none" w:sz="0" w:space="0" w:color="auto"/>
              </w:divBdr>
            </w:div>
            <w:div w:id="864372056">
              <w:marLeft w:val="0"/>
              <w:marRight w:val="0"/>
              <w:marTop w:val="0"/>
              <w:marBottom w:val="0"/>
              <w:divBdr>
                <w:top w:val="none" w:sz="0" w:space="0" w:color="auto"/>
                <w:left w:val="none" w:sz="0" w:space="0" w:color="auto"/>
                <w:bottom w:val="single" w:sz="6" w:space="0" w:color="E1E1E3"/>
                <w:right w:val="none" w:sz="0" w:space="0" w:color="auto"/>
              </w:divBdr>
            </w:div>
            <w:div w:id="1859077133">
              <w:marLeft w:val="0"/>
              <w:marRight w:val="0"/>
              <w:marTop w:val="0"/>
              <w:marBottom w:val="0"/>
              <w:divBdr>
                <w:top w:val="none" w:sz="0" w:space="0" w:color="auto"/>
                <w:left w:val="none" w:sz="0" w:space="0" w:color="auto"/>
                <w:bottom w:val="single" w:sz="6" w:space="0" w:color="E1E1E3"/>
                <w:right w:val="none" w:sz="0" w:space="0" w:color="auto"/>
              </w:divBdr>
            </w:div>
            <w:div w:id="319970671">
              <w:marLeft w:val="0"/>
              <w:marRight w:val="0"/>
              <w:marTop w:val="0"/>
              <w:marBottom w:val="0"/>
              <w:divBdr>
                <w:top w:val="none" w:sz="0" w:space="0" w:color="auto"/>
                <w:left w:val="none" w:sz="0" w:space="0" w:color="auto"/>
                <w:bottom w:val="single" w:sz="6" w:space="0" w:color="E1E1E3"/>
                <w:right w:val="none" w:sz="0" w:space="0" w:color="auto"/>
              </w:divBdr>
            </w:div>
            <w:div w:id="2068337333">
              <w:marLeft w:val="0"/>
              <w:marRight w:val="0"/>
              <w:marTop w:val="0"/>
              <w:marBottom w:val="0"/>
              <w:divBdr>
                <w:top w:val="none" w:sz="0" w:space="0" w:color="auto"/>
                <w:left w:val="none" w:sz="0" w:space="0" w:color="auto"/>
                <w:bottom w:val="single" w:sz="6" w:space="0" w:color="E1E1E3"/>
                <w:right w:val="none" w:sz="0" w:space="0" w:color="auto"/>
              </w:divBdr>
            </w:div>
            <w:div w:id="1214998644">
              <w:marLeft w:val="0"/>
              <w:marRight w:val="0"/>
              <w:marTop w:val="0"/>
              <w:marBottom w:val="0"/>
              <w:divBdr>
                <w:top w:val="none" w:sz="0" w:space="0" w:color="auto"/>
                <w:left w:val="none" w:sz="0" w:space="0" w:color="auto"/>
                <w:bottom w:val="single" w:sz="6" w:space="0" w:color="E1E1E3"/>
                <w:right w:val="none" w:sz="0" w:space="0" w:color="auto"/>
              </w:divBdr>
            </w:div>
            <w:div w:id="473183046">
              <w:marLeft w:val="0"/>
              <w:marRight w:val="0"/>
              <w:marTop w:val="0"/>
              <w:marBottom w:val="0"/>
              <w:divBdr>
                <w:top w:val="none" w:sz="0" w:space="0" w:color="auto"/>
                <w:left w:val="none" w:sz="0" w:space="0" w:color="auto"/>
                <w:bottom w:val="single" w:sz="6" w:space="0" w:color="E1E1E3"/>
                <w:right w:val="none" w:sz="0" w:space="0" w:color="auto"/>
              </w:divBdr>
            </w:div>
            <w:div w:id="2031443128">
              <w:marLeft w:val="0"/>
              <w:marRight w:val="0"/>
              <w:marTop w:val="0"/>
              <w:marBottom w:val="0"/>
              <w:divBdr>
                <w:top w:val="none" w:sz="0" w:space="0" w:color="auto"/>
                <w:left w:val="none" w:sz="0" w:space="0" w:color="auto"/>
                <w:bottom w:val="single" w:sz="6" w:space="0" w:color="E1E1E3"/>
                <w:right w:val="none" w:sz="0" w:space="0" w:color="auto"/>
              </w:divBdr>
            </w:div>
            <w:div w:id="1391004394">
              <w:marLeft w:val="0"/>
              <w:marRight w:val="0"/>
              <w:marTop w:val="0"/>
              <w:marBottom w:val="0"/>
              <w:divBdr>
                <w:top w:val="none" w:sz="0" w:space="0" w:color="auto"/>
                <w:left w:val="none" w:sz="0" w:space="0" w:color="auto"/>
                <w:bottom w:val="single" w:sz="6" w:space="0" w:color="E1E1E3"/>
                <w:right w:val="none" w:sz="0" w:space="0" w:color="auto"/>
              </w:divBdr>
            </w:div>
            <w:div w:id="1251236196">
              <w:marLeft w:val="0"/>
              <w:marRight w:val="0"/>
              <w:marTop w:val="0"/>
              <w:marBottom w:val="0"/>
              <w:divBdr>
                <w:top w:val="none" w:sz="0" w:space="0" w:color="auto"/>
                <w:left w:val="none" w:sz="0" w:space="0" w:color="auto"/>
                <w:bottom w:val="single" w:sz="6" w:space="0" w:color="E1E1E3"/>
                <w:right w:val="none" w:sz="0" w:space="0" w:color="auto"/>
              </w:divBdr>
            </w:div>
          </w:divsChild>
        </w:div>
        <w:div w:id="1460412772">
          <w:marLeft w:val="0"/>
          <w:marRight w:val="0"/>
          <w:marTop w:val="0"/>
          <w:marBottom w:val="0"/>
          <w:divBdr>
            <w:top w:val="none" w:sz="0" w:space="0" w:color="auto"/>
            <w:left w:val="none" w:sz="0" w:space="0" w:color="auto"/>
            <w:bottom w:val="single" w:sz="6" w:space="0" w:color="E1E1E3"/>
            <w:right w:val="none" w:sz="0" w:space="0" w:color="auto"/>
          </w:divBdr>
        </w:div>
        <w:div w:id="402727002">
          <w:marLeft w:val="0"/>
          <w:marRight w:val="0"/>
          <w:marTop w:val="0"/>
          <w:marBottom w:val="0"/>
          <w:divBdr>
            <w:top w:val="none" w:sz="0" w:space="0" w:color="auto"/>
            <w:left w:val="none" w:sz="0" w:space="0" w:color="auto"/>
            <w:bottom w:val="none" w:sz="0" w:space="0" w:color="auto"/>
            <w:right w:val="none" w:sz="0" w:space="0" w:color="auto"/>
          </w:divBdr>
          <w:divsChild>
            <w:div w:id="183710356">
              <w:marLeft w:val="0"/>
              <w:marRight w:val="0"/>
              <w:marTop w:val="0"/>
              <w:marBottom w:val="0"/>
              <w:divBdr>
                <w:top w:val="none" w:sz="0" w:space="0" w:color="auto"/>
                <w:left w:val="none" w:sz="0" w:space="0" w:color="auto"/>
                <w:bottom w:val="single" w:sz="6" w:space="0" w:color="E1E1E3"/>
                <w:right w:val="none" w:sz="0" w:space="0" w:color="auto"/>
              </w:divBdr>
            </w:div>
            <w:div w:id="1867912574">
              <w:marLeft w:val="0"/>
              <w:marRight w:val="0"/>
              <w:marTop w:val="0"/>
              <w:marBottom w:val="0"/>
              <w:divBdr>
                <w:top w:val="none" w:sz="0" w:space="0" w:color="auto"/>
                <w:left w:val="none" w:sz="0" w:space="0" w:color="auto"/>
                <w:bottom w:val="single" w:sz="6" w:space="0" w:color="E1E1E3"/>
                <w:right w:val="none" w:sz="0" w:space="0" w:color="auto"/>
              </w:divBdr>
            </w:div>
            <w:div w:id="118375266">
              <w:marLeft w:val="0"/>
              <w:marRight w:val="0"/>
              <w:marTop w:val="0"/>
              <w:marBottom w:val="0"/>
              <w:divBdr>
                <w:top w:val="none" w:sz="0" w:space="0" w:color="auto"/>
                <w:left w:val="none" w:sz="0" w:space="0" w:color="auto"/>
                <w:bottom w:val="single" w:sz="6" w:space="0" w:color="E1E1E3"/>
                <w:right w:val="none" w:sz="0" w:space="0" w:color="auto"/>
              </w:divBdr>
            </w:div>
          </w:divsChild>
        </w:div>
        <w:div w:id="497310650">
          <w:marLeft w:val="0"/>
          <w:marRight w:val="0"/>
          <w:marTop w:val="0"/>
          <w:marBottom w:val="0"/>
          <w:divBdr>
            <w:top w:val="none" w:sz="0" w:space="0" w:color="auto"/>
            <w:left w:val="none" w:sz="0" w:space="0" w:color="auto"/>
            <w:bottom w:val="single" w:sz="6" w:space="0" w:color="E1E1E3"/>
            <w:right w:val="none" w:sz="0" w:space="0" w:color="auto"/>
          </w:divBdr>
        </w:div>
        <w:div w:id="349263589">
          <w:marLeft w:val="0"/>
          <w:marRight w:val="0"/>
          <w:marTop w:val="0"/>
          <w:marBottom w:val="0"/>
          <w:divBdr>
            <w:top w:val="none" w:sz="0" w:space="0" w:color="auto"/>
            <w:left w:val="none" w:sz="0" w:space="0" w:color="auto"/>
            <w:bottom w:val="none" w:sz="0" w:space="0" w:color="auto"/>
            <w:right w:val="none" w:sz="0" w:space="0" w:color="auto"/>
          </w:divBdr>
          <w:divsChild>
            <w:div w:id="719017523">
              <w:marLeft w:val="0"/>
              <w:marRight w:val="0"/>
              <w:marTop w:val="0"/>
              <w:marBottom w:val="0"/>
              <w:divBdr>
                <w:top w:val="none" w:sz="0" w:space="0" w:color="auto"/>
                <w:left w:val="none" w:sz="0" w:space="0" w:color="auto"/>
                <w:bottom w:val="single" w:sz="6" w:space="0" w:color="E1E1E3"/>
                <w:right w:val="none" w:sz="0" w:space="0" w:color="auto"/>
              </w:divBdr>
            </w:div>
            <w:div w:id="301814149">
              <w:marLeft w:val="0"/>
              <w:marRight w:val="0"/>
              <w:marTop w:val="0"/>
              <w:marBottom w:val="0"/>
              <w:divBdr>
                <w:top w:val="none" w:sz="0" w:space="0" w:color="auto"/>
                <w:left w:val="none" w:sz="0" w:space="0" w:color="auto"/>
                <w:bottom w:val="single" w:sz="6" w:space="0" w:color="E1E1E3"/>
                <w:right w:val="none" w:sz="0" w:space="0" w:color="auto"/>
              </w:divBdr>
            </w:div>
            <w:div w:id="6950595">
              <w:marLeft w:val="0"/>
              <w:marRight w:val="0"/>
              <w:marTop w:val="0"/>
              <w:marBottom w:val="0"/>
              <w:divBdr>
                <w:top w:val="none" w:sz="0" w:space="0" w:color="auto"/>
                <w:left w:val="none" w:sz="0" w:space="0" w:color="auto"/>
                <w:bottom w:val="single" w:sz="6" w:space="0" w:color="E1E1E3"/>
                <w:right w:val="none" w:sz="0" w:space="0" w:color="auto"/>
              </w:divBdr>
            </w:div>
            <w:div w:id="2113360031">
              <w:marLeft w:val="0"/>
              <w:marRight w:val="0"/>
              <w:marTop w:val="0"/>
              <w:marBottom w:val="0"/>
              <w:divBdr>
                <w:top w:val="none" w:sz="0" w:space="0" w:color="auto"/>
                <w:left w:val="none" w:sz="0" w:space="0" w:color="auto"/>
                <w:bottom w:val="single" w:sz="6" w:space="0" w:color="E1E1E3"/>
                <w:right w:val="none" w:sz="0" w:space="0" w:color="auto"/>
              </w:divBdr>
            </w:div>
          </w:divsChild>
        </w:div>
        <w:div w:id="1549488874">
          <w:marLeft w:val="0"/>
          <w:marRight w:val="0"/>
          <w:marTop w:val="0"/>
          <w:marBottom w:val="0"/>
          <w:divBdr>
            <w:top w:val="none" w:sz="0" w:space="0" w:color="auto"/>
            <w:left w:val="none" w:sz="0" w:space="0" w:color="auto"/>
            <w:bottom w:val="single" w:sz="6" w:space="0" w:color="E1E1E3"/>
            <w:right w:val="none" w:sz="0" w:space="0" w:color="auto"/>
          </w:divBdr>
        </w:div>
        <w:div w:id="1534415702">
          <w:marLeft w:val="0"/>
          <w:marRight w:val="0"/>
          <w:marTop w:val="0"/>
          <w:marBottom w:val="0"/>
          <w:divBdr>
            <w:top w:val="none" w:sz="0" w:space="0" w:color="auto"/>
            <w:left w:val="none" w:sz="0" w:space="0" w:color="auto"/>
            <w:bottom w:val="none" w:sz="0" w:space="0" w:color="auto"/>
            <w:right w:val="none" w:sz="0" w:space="0" w:color="auto"/>
          </w:divBdr>
          <w:divsChild>
            <w:div w:id="322392859">
              <w:marLeft w:val="0"/>
              <w:marRight w:val="0"/>
              <w:marTop w:val="0"/>
              <w:marBottom w:val="0"/>
              <w:divBdr>
                <w:top w:val="none" w:sz="0" w:space="0" w:color="auto"/>
                <w:left w:val="none" w:sz="0" w:space="0" w:color="auto"/>
                <w:bottom w:val="single" w:sz="6" w:space="0" w:color="E1E1E3"/>
                <w:right w:val="none" w:sz="0" w:space="0" w:color="auto"/>
              </w:divBdr>
            </w:div>
            <w:div w:id="1661079330">
              <w:marLeft w:val="0"/>
              <w:marRight w:val="0"/>
              <w:marTop w:val="0"/>
              <w:marBottom w:val="0"/>
              <w:divBdr>
                <w:top w:val="none" w:sz="0" w:space="0" w:color="auto"/>
                <w:left w:val="none" w:sz="0" w:space="0" w:color="auto"/>
                <w:bottom w:val="single" w:sz="6" w:space="0" w:color="E1E1E3"/>
                <w:right w:val="none" w:sz="0" w:space="0" w:color="auto"/>
              </w:divBdr>
            </w:div>
            <w:div w:id="1838416893">
              <w:marLeft w:val="0"/>
              <w:marRight w:val="0"/>
              <w:marTop w:val="0"/>
              <w:marBottom w:val="0"/>
              <w:divBdr>
                <w:top w:val="none" w:sz="0" w:space="0" w:color="auto"/>
                <w:left w:val="none" w:sz="0" w:space="0" w:color="auto"/>
                <w:bottom w:val="single" w:sz="6" w:space="0" w:color="E1E1E3"/>
                <w:right w:val="none" w:sz="0" w:space="0" w:color="auto"/>
              </w:divBdr>
            </w:div>
            <w:div w:id="87165948">
              <w:marLeft w:val="0"/>
              <w:marRight w:val="0"/>
              <w:marTop w:val="0"/>
              <w:marBottom w:val="0"/>
              <w:divBdr>
                <w:top w:val="none" w:sz="0" w:space="0" w:color="auto"/>
                <w:left w:val="none" w:sz="0" w:space="0" w:color="auto"/>
                <w:bottom w:val="single" w:sz="6" w:space="0" w:color="E1E1E3"/>
                <w:right w:val="none" w:sz="0" w:space="0" w:color="auto"/>
              </w:divBdr>
            </w:div>
          </w:divsChild>
        </w:div>
        <w:div w:id="104203893">
          <w:marLeft w:val="0"/>
          <w:marRight w:val="0"/>
          <w:marTop w:val="0"/>
          <w:marBottom w:val="0"/>
          <w:divBdr>
            <w:top w:val="none" w:sz="0" w:space="0" w:color="auto"/>
            <w:left w:val="none" w:sz="0" w:space="0" w:color="auto"/>
            <w:bottom w:val="single" w:sz="6" w:space="0" w:color="E1E1E3"/>
            <w:right w:val="none" w:sz="0" w:space="0" w:color="auto"/>
          </w:divBdr>
        </w:div>
        <w:div w:id="706756623">
          <w:marLeft w:val="0"/>
          <w:marRight w:val="0"/>
          <w:marTop w:val="0"/>
          <w:marBottom w:val="0"/>
          <w:divBdr>
            <w:top w:val="none" w:sz="0" w:space="0" w:color="auto"/>
            <w:left w:val="none" w:sz="0" w:space="0" w:color="auto"/>
            <w:bottom w:val="none" w:sz="0" w:space="0" w:color="auto"/>
            <w:right w:val="none" w:sz="0" w:space="0" w:color="auto"/>
          </w:divBdr>
          <w:divsChild>
            <w:div w:id="893351528">
              <w:marLeft w:val="0"/>
              <w:marRight w:val="0"/>
              <w:marTop w:val="0"/>
              <w:marBottom w:val="0"/>
              <w:divBdr>
                <w:top w:val="none" w:sz="0" w:space="0" w:color="auto"/>
                <w:left w:val="none" w:sz="0" w:space="0" w:color="auto"/>
                <w:bottom w:val="single" w:sz="6" w:space="0" w:color="E1E1E3"/>
                <w:right w:val="none" w:sz="0" w:space="0" w:color="auto"/>
              </w:divBdr>
            </w:div>
            <w:div w:id="517431044">
              <w:marLeft w:val="0"/>
              <w:marRight w:val="0"/>
              <w:marTop w:val="0"/>
              <w:marBottom w:val="0"/>
              <w:divBdr>
                <w:top w:val="none" w:sz="0" w:space="0" w:color="auto"/>
                <w:left w:val="none" w:sz="0" w:space="0" w:color="auto"/>
                <w:bottom w:val="single" w:sz="6" w:space="0" w:color="E1E1E3"/>
                <w:right w:val="none" w:sz="0" w:space="0" w:color="auto"/>
              </w:divBdr>
            </w:div>
            <w:div w:id="849955579">
              <w:marLeft w:val="0"/>
              <w:marRight w:val="0"/>
              <w:marTop w:val="0"/>
              <w:marBottom w:val="0"/>
              <w:divBdr>
                <w:top w:val="none" w:sz="0" w:space="0" w:color="auto"/>
                <w:left w:val="none" w:sz="0" w:space="0" w:color="auto"/>
                <w:bottom w:val="single" w:sz="6" w:space="0" w:color="E1E1E3"/>
                <w:right w:val="none" w:sz="0" w:space="0" w:color="auto"/>
              </w:divBdr>
            </w:div>
            <w:div w:id="2104378841">
              <w:marLeft w:val="0"/>
              <w:marRight w:val="0"/>
              <w:marTop w:val="0"/>
              <w:marBottom w:val="0"/>
              <w:divBdr>
                <w:top w:val="none" w:sz="0" w:space="0" w:color="auto"/>
                <w:left w:val="none" w:sz="0" w:space="0" w:color="auto"/>
                <w:bottom w:val="single" w:sz="6" w:space="0" w:color="E1E1E3"/>
                <w:right w:val="none" w:sz="0" w:space="0" w:color="auto"/>
              </w:divBdr>
            </w:div>
            <w:div w:id="1398745265">
              <w:marLeft w:val="0"/>
              <w:marRight w:val="0"/>
              <w:marTop w:val="0"/>
              <w:marBottom w:val="0"/>
              <w:divBdr>
                <w:top w:val="none" w:sz="0" w:space="0" w:color="auto"/>
                <w:left w:val="none" w:sz="0" w:space="0" w:color="auto"/>
                <w:bottom w:val="single" w:sz="6" w:space="0" w:color="E1E1E3"/>
                <w:right w:val="none" w:sz="0" w:space="0" w:color="auto"/>
              </w:divBdr>
            </w:div>
            <w:div w:id="700862909">
              <w:marLeft w:val="0"/>
              <w:marRight w:val="0"/>
              <w:marTop w:val="0"/>
              <w:marBottom w:val="0"/>
              <w:divBdr>
                <w:top w:val="none" w:sz="0" w:space="0" w:color="auto"/>
                <w:left w:val="none" w:sz="0" w:space="0" w:color="auto"/>
                <w:bottom w:val="single" w:sz="6" w:space="0" w:color="E1E1E3"/>
                <w:right w:val="none" w:sz="0" w:space="0" w:color="auto"/>
              </w:divBdr>
            </w:div>
            <w:div w:id="338166997">
              <w:marLeft w:val="0"/>
              <w:marRight w:val="0"/>
              <w:marTop w:val="0"/>
              <w:marBottom w:val="0"/>
              <w:divBdr>
                <w:top w:val="none" w:sz="0" w:space="0" w:color="auto"/>
                <w:left w:val="none" w:sz="0" w:space="0" w:color="auto"/>
                <w:bottom w:val="single" w:sz="6" w:space="0" w:color="E1E1E3"/>
                <w:right w:val="none" w:sz="0" w:space="0" w:color="auto"/>
              </w:divBdr>
            </w:div>
            <w:div w:id="1990551309">
              <w:marLeft w:val="0"/>
              <w:marRight w:val="0"/>
              <w:marTop w:val="0"/>
              <w:marBottom w:val="0"/>
              <w:divBdr>
                <w:top w:val="none" w:sz="0" w:space="0" w:color="auto"/>
                <w:left w:val="none" w:sz="0" w:space="0" w:color="auto"/>
                <w:bottom w:val="single" w:sz="6" w:space="0" w:color="E1E1E3"/>
                <w:right w:val="none" w:sz="0" w:space="0" w:color="auto"/>
              </w:divBdr>
            </w:div>
            <w:div w:id="1295987963">
              <w:marLeft w:val="0"/>
              <w:marRight w:val="0"/>
              <w:marTop w:val="0"/>
              <w:marBottom w:val="0"/>
              <w:divBdr>
                <w:top w:val="none" w:sz="0" w:space="0" w:color="auto"/>
                <w:left w:val="none" w:sz="0" w:space="0" w:color="auto"/>
                <w:bottom w:val="single" w:sz="6" w:space="0" w:color="E1E1E3"/>
                <w:right w:val="none" w:sz="0" w:space="0" w:color="auto"/>
              </w:divBdr>
            </w:div>
            <w:div w:id="585774354">
              <w:marLeft w:val="0"/>
              <w:marRight w:val="0"/>
              <w:marTop w:val="0"/>
              <w:marBottom w:val="0"/>
              <w:divBdr>
                <w:top w:val="none" w:sz="0" w:space="0" w:color="auto"/>
                <w:left w:val="none" w:sz="0" w:space="0" w:color="auto"/>
                <w:bottom w:val="single" w:sz="6" w:space="0" w:color="E1E1E3"/>
                <w:right w:val="none" w:sz="0" w:space="0" w:color="auto"/>
              </w:divBdr>
            </w:div>
            <w:div w:id="1519462027">
              <w:marLeft w:val="0"/>
              <w:marRight w:val="0"/>
              <w:marTop w:val="0"/>
              <w:marBottom w:val="0"/>
              <w:divBdr>
                <w:top w:val="none" w:sz="0" w:space="0" w:color="auto"/>
                <w:left w:val="none" w:sz="0" w:space="0" w:color="auto"/>
                <w:bottom w:val="single" w:sz="6" w:space="0" w:color="E1E1E3"/>
                <w:right w:val="none" w:sz="0" w:space="0" w:color="auto"/>
              </w:divBdr>
            </w:div>
          </w:divsChild>
        </w:div>
        <w:div w:id="659887424">
          <w:marLeft w:val="0"/>
          <w:marRight w:val="0"/>
          <w:marTop w:val="0"/>
          <w:marBottom w:val="0"/>
          <w:divBdr>
            <w:top w:val="none" w:sz="0" w:space="0" w:color="auto"/>
            <w:left w:val="none" w:sz="0" w:space="0" w:color="auto"/>
            <w:bottom w:val="single" w:sz="6" w:space="0" w:color="E1E1E3"/>
            <w:right w:val="none" w:sz="0" w:space="0" w:color="auto"/>
          </w:divBdr>
        </w:div>
        <w:div w:id="1810586694">
          <w:marLeft w:val="0"/>
          <w:marRight w:val="0"/>
          <w:marTop w:val="0"/>
          <w:marBottom w:val="0"/>
          <w:divBdr>
            <w:top w:val="none" w:sz="0" w:space="0" w:color="auto"/>
            <w:left w:val="none" w:sz="0" w:space="0" w:color="auto"/>
            <w:bottom w:val="none" w:sz="0" w:space="0" w:color="auto"/>
            <w:right w:val="none" w:sz="0" w:space="0" w:color="auto"/>
          </w:divBdr>
          <w:divsChild>
            <w:div w:id="1248882607">
              <w:marLeft w:val="0"/>
              <w:marRight w:val="0"/>
              <w:marTop w:val="0"/>
              <w:marBottom w:val="0"/>
              <w:divBdr>
                <w:top w:val="none" w:sz="0" w:space="0" w:color="auto"/>
                <w:left w:val="none" w:sz="0" w:space="0" w:color="auto"/>
                <w:bottom w:val="single" w:sz="6" w:space="0" w:color="E1E1E3"/>
                <w:right w:val="none" w:sz="0" w:space="0" w:color="auto"/>
              </w:divBdr>
            </w:div>
            <w:div w:id="418254194">
              <w:marLeft w:val="0"/>
              <w:marRight w:val="0"/>
              <w:marTop w:val="0"/>
              <w:marBottom w:val="0"/>
              <w:divBdr>
                <w:top w:val="none" w:sz="0" w:space="0" w:color="auto"/>
                <w:left w:val="none" w:sz="0" w:space="0" w:color="auto"/>
                <w:bottom w:val="single" w:sz="6" w:space="0" w:color="E1E1E3"/>
                <w:right w:val="none" w:sz="0" w:space="0" w:color="auto"/>
              </w:divBdr>
            </w:div>
            <w:div w:id="1917858657">
              <w:marLeft w:val="0"/>
              <w:marRight w:val="0"/>
              <w:marTop w:val="0"/>
              <w:marBottom w:val="0"/>
              <w:divBdr>
                <w:top w:val="none" w:sz="0" w:space="0" w:color="auto"/>
                <w:left w:val="none" w:sz="0" w:space="0" w:color="auto"/>
                <w:bottom w:val="single" w:sz="6" w:space="0" w:color="E1E1E3"/>
                <w:right w:val="none" w:sz="0" w:space="0" w:color="auto"/>
              </w:divBdr>
            </w:div>
            <w:div w:id="32511515">
              <w:marLeft w:val="0"/>
              <w:marRight w:val="0"/>
              <w:marTop w:val="0"/>
              <w:marBottom w:val="0"/>
              <w:divBdr>
                <w:top w:val="none" w:sz="0" w:space="0" w:color="auto"/>
                <w:left w:val="none" w:sz="0" w:space="0" w:color="auto"/>
                <w:bottom w:val="single" w:sz="6" w:space="0" w:color="E1E1E3"/>
                <w:right w:val="none" w:sz="0" w:space="0" w:color="auto"/>
              </w:divBdr>
            </w:div>
            <w:div w:id="1788813014">
              <w:marLeft w:val="0"/>
              <w:marRight w:val="0"/>
              <w:marTop w:val="0"/>
              <w:marBottom w:val="0"/>
              <w:divBdr>
                <w:top w:val="none" w:sz="0" w:space="0" w:color="auto"/>
                <w:left w:val="none" w:sz="0" w:space="0" w:color="auto"/>
                <w:bottom w:val="single" w:sz="6" w:space="0" w:color="E1E1E3"/>
                <w:right w:val="none" w:sz="0" w:space="0" w:color="auto"/>
              </w:divBdr>
            </w:div>
            <w:div w:id="525606423">
              <w:marLeft w:val="0"/>
              <w:marRight w:val="0"/>
              <w:marTop w:val="0"/>
              <w:marBottom w:val="0"/>
              <w:divBdr>
                <w:top w:val="none" w:sz="0" w:space="0" w:color="auto"/>
                <w:left w:val="none" w:sz="0" w:space="0" w:color="auto"/>
                <w:bottom w:val="single" w:sz="6" w:space="0" w:color="E1E1E3"/>
                <w:right w:val="none" w:sz="0" w:space="0" w:color="auto"/>
              </w:divBdr>
            </w:div>
            <w:div w:id="293675701">
              <w:marLeft w:val="0"/>
              <w:marRight w:val="0"/>
              <w:marTop w:val="0"/>
              <w:marBottom w:val="0"/>
              <w:divBdr>
                <w:top w:val="none" w:sz="0" w:space="0" w:color="auto"/>
                <w:left w:val="none" w:sz="0" w:space="0" w:color="auto"/>
                <w:bottom w:val="single" w:sz="6" w:space="0" w:color="E1E1E3"/>
                <w:right w:val="none" w:sz="0" w:space="0" w:color="auto"/>
              </w:divBdr>
            </w:div>
            <w:div w:id="1220360462">
              <w:marLeft w:val="0"/>
              <w:marRight w:val="0"/>
              <w:marTop w:val="0"/>
              <w:marBottom w:val="0"/>
              <w:divBdr>
                <w:top w:val="none" w:sz="0" w:space="0" w:color="auto"/>
                <w:left w:val="none" w:sz="0" w:space="0" w:color="auto"/>
                <w:bottom w:val="single" w:sz="6" w:space="0" w:color="E1E1E3"/>
                <w:right w:val="none" w:sz="0" w:space="0" w:color="auto"/>
              </w:divBdr>
            </w:div>
            <w:div w:id="450707193">
              <w:marLeft w:val="0"/>
              <w:marRight w:val="0"/>
              <w:marTop w:val="0"/>
              <w:marBottom w:val="0"/>
              <w:divBdr>
                <w:top w:val="none" w:sz="0" w:space="0" w:color="auto"/>
                <w:left w:val="none" w:sz="0" w:space="0" w:color="auto"/>
                <w:bottom w:val="single" w:sz="6" w:space="0" w:color="E1E1E3"/>
                <w:right w:val="none" w:sz="0" w:space="0" w:color="auto"/>
              </w:divBdr>
            </w:div>
            <w:div w:id="2123332844">
              <w:marLeft w:val="0"/>
              <w:marRight w:val="0"/>
              <w:marTop w:val="0"/>
              <w:marBottom w:val="0"/>
              <w:divBdr>
                <w:top w:val="none" w:sz="0" w:space="0" w:color="auto"/>
                <w:left w:val="none" w:sz="0" w:space="0" w:color="auto"/>
                <w:bottom w:val="single" w:sz="6" w:space="0" w:color="E1E1E3"/>
                <w:right w:val="none" w:sz="0" w:space="0" w:color="auto"/>
              </w:divBdr>
            </w:div>
            <w:div w:id="769082934">
              <w:marLeft w:val="0"/>
              <w:marRight w:val="0"/>
              <w:marTop w:val="0"/>
              <w:marBottom w:val="0"/>
              <w:divBdr>
                <w:top w:val="none" w:sz="0" w:space="0" w:color="auto"/>
                <w:left w:val="none" w:sz="0" w:space="0" w:color="auto"/>
                <w:bottom w:val="single" w:sz="6" w:space="0" w:color="E1E1E3"/>
                <w:right w:val="none" w:sz="0" w:space="0" w:color="auto"/>
              </w:divBdr>
            </w:div>
            <w:div w:id="1150946861">
              <w:marLeft w:val="0"/>
              <w:marRight w:val="0"/>
              <w:marTop w:val="0"/>
              <w:marBottom w:val="0"/>
              <w:divBdr>
                <w:top w:val="none" w:sz="0" w:space="0" w:color="auto"/>
                <w:left w:val="none" w:sz="0" w:space="0" w:color="auto"/>
                <w:bottom w:val="single" w:sz="6" w:space="0" w:color="E1E1E3"/>
                <w:right w:val="none" w:sz="0" w:space="0" w:color="auto"/>
              </w:divBdr>
            </w:div>
          </w:divsChild>
        </w:div>
        <w:div w:id="507446905">
          <w:marLeft w:val="0"/>
          <w:marRight w:val="0"/>
          <w:marTop w:val="0"/>
          <w:marBottom w:val="0"/>
          <w:divBdr>
            <w:top w:val="none" w:sz="0" w:space="0" w:color="auto"/>
            <w:left w:val="none" w:sz="0" w:space="0" w:color="auto"/>
            <w:bottom w:val="single" w:sz="6" w:space="0" w:color="E1E1E3"/>
            <w:right w:val="none" w:sz="0" w:space="0" w:color="auto"/>
          </w:divBdr>
        </w:div>
        <w:div w:id="1570077146">
          <w:marLeft w:val="0"/>
          <w:marRight w:val="0"/>
          <w:marTop w:val="0"/>
          <w:marBottom w:val="0"/>
          <w:divBdr>
            <w:top w:val="none" w:sz="0" w:space="0" w:color="auto"/>
            <w:left w:val="none" w:sz="0" w:space="0" w:color="auto"/>
            <w:bottom w:val="none" w:sz="0" w:space="0" w:color="auto"/>
            <w:right w:val="none" w:sz="0" w:space="0" w:color="auto"/>
          </w:divBdr>
          <w:divsChild>
            <w:div w:id="1649742186">
              <w:marLeft w:val="0"/>
              <w:marRight w:val="0"/>
              <w:marTop w:val="0"/>
              <w:marBottom w:val="0"/>
              <w:divBdr>
                <w:top w:val="none" w:sz="0" w:space="0" w:color="auto"/>
                <w:left w:val="none" w:sz="0" w:space="0" w:color="auto"/>
                <w:bottom w:val="single" w:sz="6" w:space="0" w:color="E1E1E3"/>
                <w:right w:val="none" w:sz="0" w:space="0" w:color="auto"/>
              </w:divBdr>
            </w:div>
            <w:div w:id="521863735">
              <w:marLeft w:val="0"/>
              <w:marRight w:val="0"/>
              <w:marTop w:val="0"/>
              <w:marBottom w:val="0"/>
              <w:divBdr>
                <w:top w:val="none" w:sz="0" w:space="0" w:color="auto"/>
                <w:left w:val="none" w:sz="0" w:space="0" w:color="auto"/>
                <w:bottom w:val="single" w:sz="6" w:space="0" w:color="E1E1E3"/>
                <w:right w:val="none" w:sz="0" w:space="0" w:color="auto"/>
              </w:divBdr>
            </w:div>
            <w:div w:id="317929902">
              <w:marLeft w:val="0"/>
              <w:marRight w:val="0"/>
              <w:marTop w:val="0"/>
              <w:marBottom w:val="0"/>
              <w:divBdr>
                <w:top w:val="none" w:sz="0" w:space="0" w:color="auto"/>
                <w:left w:val="none" w:sz="0" w:space="0" w:color="auto"/>
                <w:bottom w:val="single" w:sz="6" w:space="0" w:color="E1E1E3"/>
                <w:right w:val="none" w:sz="0" w:space="0" w:color="auto"/>
              </w:divBdr>
            </w:div>
            <w:div w:id="1689911896">
              <w:marLeft w:val="0"/>
              <w:marRight w:val="0"/>
              <w:marTop w:val="0"/>
              <w:marBottom w:val="0"/>
              <w:divBdr>
                <w:top w:val="none" w:sz="0" w:space="0" w:color="auto"/>
                <w:left w:val="none" w:sz="0" w:space="0" w:color="auto"/>
                <w:bottom w:val="single" w:sz="6" w:space="0" w:color="E1E1E3"/>
                <w:right w:val="none" w:sz="0" w:space="0" w:color="auto"/>
              </w:divBdr>
            </w:div>
            <w:div w:id="1230269723">
              <w:marLeft w:val="0"/>
              <w:marRight w:val="0"/>
              <w:marTop w:val="0"/>
              <w:marBottom w:val="0"/>
              <w:divBdr>
                <w:top w:val="none" w:sz="0" w:space="0" w:color="auto"/>
                <w:left w:val="none" w:sz="0" w:space="0" w:color="auto"/>
                <w:bottom w:val="single" w:sz="6" w:space="0" w:color="E1E1E3"/>
                <w:right w:val="none" w:sz="0" w:space="0" w:color="auto"/>
              </w:divBdr>
            </w:div>
            <w:div w:id="674453571">
              <w:marLeft w:val="0"/>
              <w:marRight w:val="0"/>
              <w:marTop w:val="0"/>
              <w:marBottom w:val="0"/>
              <w:divBdr>
                <w:top w:val="none" w:sz="0" w:space="0" w:color="auto"/>
                <w:left w:val="none" w:sz="0" w:space="0" w:color="auto"/>
                <w:bottom w:val="single" w:sz="6" w:space="0" w:color="E1E1E3"/>
                <w:right w:val="none" w:sz="0" w:space="0" w:color="auto"/>
              </w:divBdr>
            </w:div>
            <w:div w:id="433211281">
              <w:marLeft w:val="0"/>
              <w:marRight w:val="0"/>
              <w:marTop w:val="0"/>
              <w:marBottom w:val="0"/>
              <w:divBdr>
                <w:top w:val="none" w:sz="0" w:space="0" w:color="auto"/>
                <w:left w:val="none" w:sz="0" w:space="0" w:color="auto"/>
                <w:bottom w:val="single" w:sz="6" w:space="0" w:color="E1E1E3"/>
                <w:right w:val="none" w:sz="0" w:space="0" w:color="auto"/>
              </w:divBdr>
            </w:div>
            <w:div w:id="485440884">
              <w:marLeft w:val="0"/>
              <w:marRight w:val="0"/>
              <w:marTop w:val="0"/>
              <w:marBottom w:val="0"/>
              <w:divBdr>
                <w:top w:val="none" w:sz="0" w:space="0" w:color="auto"/>
                <w:left w:val="none" w:sz="0" w:space="0" w:color="auto"/>
                <w:bottom w:val="single" w:sz="6" w:space="0" w:color="E1E1E3"/>
                <w:right w:val="none" w:sz="0" w:space="0" w:color="auto"/>
              </w:divBdr>
            </w:div>
            <w:div w:id="671840064">
              <w:marLeft w:val="0"/>
              <w:marRight w:val="0"/>
              <w:marTop w:val="0"/>
              <w:marBottom w:val="0"/>
              <w:divBdr>
                <w:top w:val="none" w:sz="0" w:space="0" w:color="auto"/>
                <w:left w:val="none" w:sz="0" w:space="0" w:color="auto"/>
                <w:bottom w:val="single" w:sz="6" w:space="0" w:color="E1E1E3"/>
                <w:right w:val="none" w:sz="0" w:space="0" w:color="auto"/>
              </w:divBdr>
            </w:div>
            <w:div w:id="192963250">
              <w:marLeft w:val="0"/>
              <w:marRight w:val="0"/>
              <w:marTop w:val="0"/>
              <w:marBottom w:val="0"/>
              <w:divBdr>
                <w:top w:val="none" w:sz="0" w:space="0" w:color="auto"/>
                <w:left w:val="none" w:sz="0" w:space="0" w:color="auto"/>
                <w:bottom w:val="single" w:sz="6" w:space="0" w:color="E1E1E3"/>
                <w:right w:val="none" w:sz="0" w:space="0" w:color="auto"/>
              </w:divBdr>
            </w:div>
          </w:divsChild>
        </w:div>
        <w:div w:id="1242524915">
          <w:marLeft w:val="0"/>
          <w:marRight w:val="0"/>
          <w:marTop w:val="0"/>
          <w:marBottom w:val="0"/>
          <w:divBdr>
            <w:top w:val="none" w:sz="0" w:space="0" w:color="auto"/>
            <w:left w:val="none" w:sz="0" w:space="0" w:color="auto"/>
            <w:bottom w:val="single" w:sz="6" w:space="0" w:color="E1E1E3"/>
            <w:right w:val="none" w:sz="0" w:space="0" w:color="auto"/>
          </w:divBdr>
        </w:div>
        <w:div w:id="1967346069">
          <w:marLeft w:val="0"/>
          <w:marRight w:val="0"/>
          <w:marTop w:val="0"/>
          <w:marBottom w:val="0"/>
          <w:divBdr>
            <w:top w:val="none" w:sz="0" w:space="0" w:color="auto"/>
            <w:left w:val="none" w:sz="0" w:space="0" w:color="auto"/>
            <w:bottom w:val="none" w:sz="0" w:space="0" w:color="auto"/>
            <w:right w:val="none" w:sz="0" w:space="0" w:color="auto"/>
          </w:divBdr>
          <w:divsChild>
            <w:div w:id="1632590597">
              <w:marLeft w:val="0"/>
              <w:marRight w:val="0"/>
              <w:marTop w:val="0"/>
              <w:marBottom w:val="0"/>
              <w:divBdr>
                <w:top w:val="none" w:sz="0" w:space="0" w:color="auto"/>
                <w:left w:val="none" w:sz="0" w:space="0" w:color="auto"/>
                <w:bottom w:val="single" w:sz="6" w:space="0" w:color="E1E1E3"/>
                <w:right w:val="none" w:sz="0" w:space="0" w:color="auto"/>
              </w:divBdr>
            </w:div>
            <w:div w:id="1790968859">
              <w:marLeft w:val="0"/>
              <w:marRight w:val="0"/>
              <w:marTop w:val="0"/>
              <w:marBottom w:val="0"/>
              <w:divBdr>
                <w:top w:val="none" w:sz="0" w:space="0" w:color="auto"/>
                <w:left w:val="none" w:sz="0" w:space="0" w:color="auto"/>
                <w:bottom w:val="single" w:sz="6" w:space="0" w:color="E1E1E3"/>
                <w:right w:val="none" w:sz="0" w:space="0" w:color="auto"/>
              </w:divBdr>
            </w:div>
            <w:div w:id="234711137">
              <w:marLeft w:val="0"/>
              <w:marRight w:val="0"/>
              <w:marTop w:val="0"/>
              <w:marBottom w:val="0"/>
              <w:divBdr>
                <w:top w:val="none" w:sz="0" w:space="0" w:color="auto"/>
                <w:left w:val="none" w:sz="0" w:space="0" w:color="auto"/>
                <w:bottom w:val="single" w:sz="6" w:space="0" w:color="E1E1E3"/>
                <w:right w:val="none" w:sz="0" w:space="0" w:color="auto"/>
              </w:divBdr>
            </w:div>
          </w:divsChild>
        </w:div>
        <w:div w:id="692922809">
          <w:marLeft w:val="0"/>
          <w:marRight w:val="0"/>
          <w:marTop w:val="0"/>
          <w:marBottom w:val="0"/>
          <w:divBdr>
            <w:top w:val="none" w:sz="0" w:space="0" w:color="auto"/>
            <w:left w:val="none" w:sz="0" w:space="0" w:color="auto"/>
            <w:bottom w:val="single" w:sz="6" w:space="0" w:color="E1E1E3"/>
            <w:right w:val="none" w:sz="0" w:space="0" w:color="auto"/>
          </w:divBdr>
        </w:div>
        <w:div w:id="927924907">
          <w:marLeft w:val="0"/>
          <w:marRight w:val="0"/>
          <w:marTop w:val="0"/>
          <w:marBottom w:val="0"/>
          <w:divBdr>
            <w:top w:val="none" w:sz="0" w:space="0" w:color="auto"/>
            <w:left w:val="none" w:sz="0" w:space="0" w:color="auto"/>
            <w:bottom w:val="none" w:sz="0" w:space="0" w:color="auto"/>
            <w:right w:val="none" w:sz="0" w:space="0" w:color="auto"/>
          </w:divBdr>
          <w:divsChild>
            <w:div w:id="636181653">
              <w:marLeft w:val="0"/>
              <w:marRight w:val="0"/>
              <w:marTop w:val="0"/>
              <w:marBottom w:val="0"/>
              <w:divBdr>
                <w:top w:val="none" w:sz="0" w:space="0" w:color="auto"/>
                <w:left w:val="none" w:sz="0" w:space="0" w:color="auto"/>
                <w:bottom w:val="single" w:sz="6" w:space="0" w:color="E1E1E3"/>
                <w:right w:val="none" w:sz="0" w:space="0" w:color="auto"/>
              </w:divBdr>
            </w:div>
            <w:div w:id="1937445938">
              <w:marLeft w:val="0"/>
              <w:marRight w:val="0"/>
              <w:marTop w:val="0"/>
              <w:marBottom w:val="0"/>
              <w:divBdr>
                <w:top w:val="none" w:sz="0" w:space="0" w:color="auto"/>
                <w:left w:val="none" w:sz="0" w:space="0" w:color="auto"/>
                <w:bottom w:val="single" w:sz="6" w:space="0" w:color="E1E1E3"/>
                <w:right w:val="none" w:sz="0" w:space="0" w:color="auto"/>
              </w:divBdr>
            </w:div>
            <w:div w:id="1345596175">
              <w:marLeft w:val="0"/>
              <w:marRight w:val="0"/>
              <w:marTop w:val="0"/>
              <w:marBottom w:val="0"/>
              <w:divBdr>
                <w:top w:val="none" w:sz="0" w:space="0" w:color="auto"/>
                <w:left w:val="none" w:sz="0" w:space="0" w:color="auto"/>
                <w:bottom w:val="single" w:sz="6" w:space="0" w:color="E1E1E3"/>
                <w:right w:val="none" w:sz="0" w:space="0" w:color="auto"/>
              </w:divBdr>
            </w:div>
            <w:div w:id="1725325540">
              <w:marLeft w:val="0"/>
              <w:marRight w:val="0"/>
              <w:marTop w:val="0"/>
              <w:marBottom w:val="0"/>
              <w:divBdr>
                <w:top w:val="none" w:sz="0" w:space="0" w:color="auto"/>
                <w:left w:val="none" w:sz="0" w:space="0" w:color="auto"/>
                <w:bottom w:val="single" w:sz="6" w:space="0" w:color="E1E1E3"/>
                <w:right w:val="none" w:sz="0" w:space="0" w:color="auto"/>
              </w:divBdr>
            </w:div>
          </w:divsChild>
        </w:div>
        <w:div w:id="1795638602">
          <w:marLeft w:val="0"/>
          <w:marRight w:val="0"/>
          <w:marTop w:val="0"/>
          <w:marBottom w:val="0"/>
          <w:divBdr>
            <w:top w:val="none" w:sz="0" w:space="0" w:color="auto"/>
            <w:left w:val="none" w:sz="0" w:space="0" w:color="auto"/>
            <w:bottom w:val="single" w:sz="6" w:space="0" w:color="E1E1E3"/>
            <w:right w:val="none" w:sz="0" w:space="0" w:color="auto"/>
          </w:divBdr>
        </w:div>
        <w:div w:id="1082680244">
          <w:marLeft w:val="0"/>
          <w:marRight w:val="0"/>
          <w:marTop w:val="0"/>
          <w:marBottom w:val="0"/>
          <w:divBdr>
            <w:top w:val="none" w:sz="0" w:space="0" w:color="auto"/>
            <w:left w:val="none" w:sz="0" w:space="0" w:color="auto"/>
            <w:bottom w:val="none" w:sz="0" w:space="0" w:color="auto"/>
            <w:right w:val="none" w:sz="0" w:space="0" w:color="auto"/>
          </w:divBdr>
          <w:divsChild>
            <w:div w:id="1413745692">
              <w:marLeft w:val="0"/>
              <w:marRight w:val="0"/>
              <w:marTop w:val="0"/>
              <w:marBottom w:val="0"/>
              <w:divBdr>
                <w:top w:val="none" w:sz="0" w:space="0" w:color="auto"/>
                <w:left w:val="none" w:sz="0" w:space="0" w:color="auto"/>
                <w:bottom w:val="single" w:sz="6" w:space="0" w:color="E1E1E3"/>
                <w:right w:val="none" w:sz="0" w:space="0" w:color="auto"/>
              </w:divBdr>
            </w:div>
            <w:div w:id="148600025">
              <w:marLeft w:val="0"/>
              <w:marRight w:val="0"/>
              <w:marTop w:val="0"/>
              <w:marBottom w:val="0"/>
              <w:divBdr>
                <w:top w:val="none" w:sz="0" w:space="0" w:color="auto"/>
                <w:left w:val="none" w:sz="0" w:space="0" w:color="auto"/>
                <w:bottom w:val="single" w:sz="6" w:space="0" w:color="E1E1E3"/>
                <w:right w:val="none" w:sz="0" w:space="0" w:color="auto"/>
              </w:divBdr>
            </w:div>
            <w:div w:id="1145046583">
              <w:marLeft w:val="0"/>
              <w:marRight w:val="0"/>
              <w:marTop w:val="0"/>
              <w:marBottom w:val="0"/>
              <w:divBdr>
                <w:top w:val="none" w:sz="0" w:space="0" w:color="auto"/>
                <w:left w:val="none" w:sz="0" w:space="0" w:color="auto"/>
                <w:bottom w:val="single" w:sz="6" w:space="0" w:color="E1E1E3"/>
                <w:right w:val="none" w:sz="0" w:space="0" w:color="auto"/>
              </w:divBdr>
            </w:div>
            <w:div w:id="75328229">
              <w:marLeft w:val="0"/>
              <w:marRight w:val="0"/>
              <w:marTop w:val="0"/>
              <w:marBottom w:val="0"/>
              <w:divBdr>
                <w:top w:val="none" w:sz="0" w:space="0" w:color="auto"/>
                <w:left w:val="none" w:sz="0" w:space="0" w:color="auto"/>
                <w:bottom w:val="single" w:sz="6" w:space="0" w:color="E1E1E3"/>
                <w:right w:val="none" w:sz="0" w:space="0" w:color="auto"/>
              </w:divBdr>
            </w:div>
            <w:div w:id="1786190908">
              <w:marLeft w:val="0"/>
              <w:marRight w:val="0"/>
              <w:marTop w:val="0"/>
              <w:marBottom w:val="0"/>
              <w:divBdr>
                <w:top w:val="none" w:sz="0" w:space="0" w:color="auto"/>
                <w:left w:val="none" w:sz="0" w:space="0" w:color="auto"/>
                <w:bottom w:val="single" w:sz="6" w:space="0" w:color="E1E1E3"/>
                <w:right w:val="none" w:sz="0" w:space="0" w:color="auto"/>
              </w:divBdr>
            </w:div>
            <w:div w:id="921989606">
              <w:marLeft w:val="0"/>
              <w:marRight w:val="0"/>
              <w:marTop w:val="0"/>
              <w:marBottom w:val="0"/>
              <w:divBdr>
                <w:top w:val="none" w:sz="0" w:space="0" w:color="auto"/>
                <w:left w:val="none" w:sz="0" w:space="0" w:color="auto"/>
                <w:bottom w:val="single" w:sz="6" w:space="0" w:color="E1E1E3"/>
                <w:right w:val="none" w:sz="0" w:space="0" w:color="auto"/>
              </w:divBdr>
            </w:div>
            <w:div w:id="1041326069">
              <w:marLeft w:val="0"/>
              <w:marRight w:val="0"/>
              <w:marTop w:val="0"/>
              <w:marBottom w:val="0"/>
              <w:divBdr>
                <w:top w:val="none" w:sz="0" w:space="0" w:color="auto"/>
                <w:left w:val="none" w:sz="0" w:space="0" w:color="auto"/>
                <w:bottom w:val="single" w:sz="6" w:space="0" w:color="E1E1E3"/>
                <w:right w:val="none" w:sz="0" w:space="0" w:color="auto"/>
              </w:divBdr>
            </w:div>
            <w:div w:id="1680498190">
              <w:marLeft w:val="0"/>
              <w:marRight w:val="0"/>
              <w:marTop w:val="0"/>
              <w:marBottom w:val="0"/>
              <w:divBdr>
                <w:top w:val="none" w:sz="0" w:space="0" w:color="auto"/>
                <w:left w:val="none" w:sz="0" w:space="0" w:color="auto"/>
                <w:bottom w:val="single" w:sz="6" w:space="0" w:color="E1E1E3"/>
                <w:right w:val="none" w:sz="0" w:space="0" w:color="auto"/>
              </w:divBdr>
            </w:div>
            <w:div w:id="1499153803">
              <w:marLeft w:val="0"/>
              <w:marRight w:val="0"/>
              <w:marTop w:val="0"/>
              <w:marBottom w:val="0"/>
              <w:divBdr>
                <w:top w:val="none" w:sz="0" w:space="0" w:color="auto"/>
                <w:left w:val="none" w:sz="0" w:space="0" w:color="auto"/>
                <w:bottom w:val="single" w:sz="6" w:space="0" w:color="E1E1E3"/>
                <w:right w:val="none" w:sz="0" w:space="0" w:color="auto"/>
              </w:divBdr>
            </w:div>
            <w:div w:id="278071341">
              <w:marLeft w:val="0"/>
              <w:marRight w:val="0"/>
              <w:marTop w:val="0"/>
              <w:marBottom w:val="0"/>
              <w:divBdr>
                <w:top w:val="none" w:sz="0" w:space="0" w:color="auto"/>
                <w:left w:val="none" w:sz="0" w:space="0" w:color="auto"/>
                <w:bottom w:val="single" w:sz="6" w:space="0" w:color="E1E1E3"/>
                <w:right w:val="none" w:sz="0" w:space="0" w:color="auto"/>
              </w:divBdr>
            </w:div>
            <w:div w:id="776562304">
              <w:marLeft w:val="0"/>
              <w:marRight w:val="0"/>
              <w:marTop w:val="0"/>
              <w:marBottom w:val="0"/>
              <w:divBdr>
                <w:top w:val="none" w:sz="0" w:space="0" w:color="auto"/>
                <w:left w:val="none" w:sz="0" w:space="0" w:color="auto"/>
                <w:bottom w:val="single" w:sz="6" w:space="0" w:color="E1E1E3"/>
                <w:right w:val="none" w:sz="0" w:space="0" w:color="auto"/>
              </w:divBdr>
            </w:div>
            <w:div w:id="1868715637">
              <w:marLeft w:val="0"/>
              <w:marRight w:val="0"/>
              <w:marTop w:val="0"/>
              <w:marBottom w:val="0"/>
              <w:divBdr>
                <w:top w:val="none" w:sz="0" w:space="0" w:color="auto"/>
                <w:left w:val="none" w:sz="0" w:space="0" w:color="auto"/>
                <w:bottom w:val="single" w:sz="6" w:space="0" w:color="E1E1E3"/>
                <w:right w:val="none" w:sz="0" w:space="0" w:color="auto"/>
              </w:divBdr>
            </w:div>
            <w:div w:id="1562449122">
              <w:marLeft w:val="0"/>
              <w:marRight w:val="0"/>
              <w:marTop w:val="0"/>
              <w:marBottom w:val="0"/>
              <w:divBdr>
                <w:top w:val="none" w:sz="0" w:space="0" w:color="auto"/>
                <w:left w:val="none" w:sz="0" w:space="0" w:color="auto"/>
                <w:bottom w:val="single" w:sz="6" w:space="0" w:color="E1E1E3"/>
                <w:right w:val="none" w:sz="0" w:space="0" w:color="auto"/>
              </w:divBdr>
            </w:div>
          </w:divsChild>
        </w:div>
        <w:div w:id="424351022">
          <w:marLeft w:val="0"/>
          <w:marRight w:val="0"/>
          <w:marTop w:val="0"/>
          <w:marBottom w:val="0"/>
          <w:divBdr>
            <w:top w:val="none" w:sz="0" w:space="0" w:color="auto"/>
            <w:left w:val="none" w:sz="0" w:space="0" w:color="auto"/>
            <w:bottom w:val="single" w:sz="6" w:space="0" w:color="E1E1E3"/>
            <w:right w:val="none" w:sz="0" w:space="0" w:color="auto"/>
          </w:divBdr>
        </w:div>
        <w:div w:id="587008406">
          <w:marLeft w:val="0"/>
          <w:marRight w:val="0"/>
          <w:marTop w:val="0"/>
          <w:marBottom w:val="0"/>
          <w:divBdr>
            <w:top w:val="none" w:sz="0" w:space="0" w:color="auto"/>
            <w:left w:val="none" w:sz="0" w:space="0" w:color="auto"/>
            <w:bottom w:val="none" w:sz="0" w:space="0" w:color="auto"/>
            <w:right w:val="none" w:sz="0" w:space="0" w:color="auto"/>
          </w:divBdr>
          <w:divsChild>
            <w:div w:id="349571143">
              <w:marLeft w:val="0"/>
              <w:marRight w:val="0"/>
              <w:marTop w:val="0"/>
              <w:marBottom w:val="0"/>
              <w:divBdr>
                <w:top w:val="none" w:sz="0" w:space="0" w:color="auto"/>
                <w:left w:val="none" w:sz="0" w:space="0" w:color="auto"/>
                <w:bottom w:val="single" w:sz="6" w:space="0" w:color="E1E1E3"/>
                <w:right w:val="none" w:sz="0" w:space="0" w:color="auto"/>
              </w:divBdr>
            </w:div>
            <w:div w:id="664550055">
              <w:marLeft w:val="0"/>
              <w:marRight w:val="0"/>
              <w:marTop w:val="0"/>
              <w:marBottom w:val="0"/>
              <w:divBdr>
                <w:top w:val="none" w:sz="0" w:space="0" w:color="auto"/>
                <w:left w:val="none" w:sz="0" w:space="0" w:color="auto"/>
                <w:bottom w:val="single" w:sz="6" w:space="0" w:color="E1E1E3"/>
                <w:right w:val="none" w:sz="0" w:space="0" w:color="auto"/>
              </w:divBdr>
            </w:div>
            <w:div w:id="977801395">
              <w:marLeft w:val="0"/>
              <w:marRight w:val="0"/>
              <w:marTop w:val="0"/>
              <w:marBottom w:val="0"/>
              <w:divBdr>
                <w:top w:val="none" w:sz="0" w:space="0" w:color="auto"/>
                <w:left w:val="none" w:sz="0" w:space="0" w:color="auto"/>
                <w:bottom w:val="single" w:sz="6" w:space="0" w:color="E1E1E3"/>
                <w:right w:val="none" w:sz="0" w:space="0" w:color="auto"/>
              </w:divBdr>
            </w:div>
          </w:divsChild>
        </w:div>
        <w:div w:id="1340542646">
          <w:marLeft w:val="0"/>
          <w:marRight w:val="0"/>
          <w:marTop w:val="0"/>
          <w:marBottom w:val="0"/>
          <w:divBdr>
            <w:top w:val="none" w:sz="0" w:space="0" w:color="auto"/>
            <w:left w:val="none" w:sz="0" w:space="0" w:color="auto"/>
            <w:bottom w:val="single" w:sz="6" w:space="0" w:color="E1E1E3"/>
            <w:right w:val="none" w:sz="0" w:space="0" w:color="auto"/>
          </w:divBdr>
        </w:div>
        <w:div w:id="1881552266">
          <w:marLeft w:val="0"/>
          <w:marRight w:val="0"/>
          <w:marTop w:val="0"/>
          <w:marBottom w:val="0"/>
          <w:divBdr>
            <w:top w:val="none" w:sz="0" w:space="0" w:color="auto"/>
            <w:left w:val="none" w:sz="0" w:space="0" w:color="auto"/>
            <w:bottom w:val="none" w:sz="0" w:space="0" w:color="auto"/>
            <w:right w:val="none" w:sz="0" w:space="0" w:color="auto"/>
          </w:divBdr>
          <w:divsChild>
            <w:div w:id="1781073865">
              <w:marLeft w:val="0"/>
              <w:marRight w:val="0"/>
              <w:marTop w:val="0"/>
              <w:marBottom w:val="0"/>
              <w:divBdr>
                <w:top w:val="none" w:sz="0" w:space="0" w:color="auto"/>
                <w:left w:val="none" w:sz="0" w:space="0" w:color="auto"/>
                <w:bottom w:val="single" w:sz="6" w:space="0" w:color="E1E1E3"/>
                <w:right w:val="none" w:sz="0" w:space="0" w:color="auto"/>
              </w:divBdr>
            </w:div>
            <w:div w:id="1020475170">
              <w:marLeft w:val="0"/>
              <w:marRight w:val="0"/>
              <w:marTop w:val="0"/>
              <w:marBottom w:val="0"/>
              <w:divBdr>
                <w:top w:val="none" w:sz="0" w:space="0" w:color="auto"/>
                <w:left w:val="none" w:sz="0" w:space="0" w:color="auto"/>
                <w:bottom w:val="single" w:sz="6" w:space="0" w:color="E1E1E3"/>
                <w:right w:val="none" w:sz="0" w:space="0" w:color="auto"/>
              </w:divBdr>
            </w:div>
            <w:div w:id="434254157">
              <w:marLeft w:val="0"/>
              <w:marRight w:val="0"/>
              <w:marTop w:val="0"/>
              <w:marBottom w:val="0"/>
              <w:divBdr>
                <w:top w:val="none" w:sz="0" w:space="0" w:color="auto"/>
                <w:left w:val="none" w:sz="0" w:space="0" w:color="auto"/>
                <w:bottom w:val="single" w:sz="6" w:space="0" w:color="E1E1E3"/>
                <w:right w:val="none" w:sz="0" w:space="0" w:color="auto"/>
              </w:divBdr>
            </w:div>
            <w:div w:id="1871064247">
              <w:marLeft w:val="0"/>
              <w:marRight w:val="0"/>
              <w:marTop w:val="0"/>
              <w:marBottom w:val="0"/>
              <w:divBdr>
                <w:top w:val="none" w:sz="0" w:space="0" w:color="auto"/>
                <w:left w:val="none" w:sz="0" w:space="0" w:color="auto"/>
                <w:bottom w:val="single" w:sz="6" w:space="0" w:color="E1E1E3"/>
                <w:right w:val="none" w:sz="0" w:space="0" w:color="auto"/>
              </w:divBdr>
            </w:div>
            <w:div w:id="1795442444">
              <w:marLeft w:val="0"/>
              <w:marRight w:val="0"/>
              <w:marTop w:val="0"/>
              <w:marBottom w:val="0"/>
              <w:divBdr>
                <w:top w:val="none" w:sz="0" w:space="0" w:color="auto"/>
                <w:left w:val="none" w:sz="0" w:space="0" w:color="auto"/>
                <w:bottom w:val="single" w:sz="6" w:space="0" w:color="E1E1E3"/>
                <w:right w:val="none" w:sz="0" w:space="0" w:color="auto"/>
              </w:divBdr>
            </w:div>
            <w:div w:id="936136206">
              <w:marLeft w:val="0"/>
              <w:marRight w:val="0"/>
              <w:marTop w:val="0"/>
              <w:marBottom w:val="0"/>
              <w:divBdr>
                <w:top w:val="none" w:sz="0" w:space="0" w:color="auto"/>
                <w:left w:val="none" w:sz="0" w:space="0" w:color="auto"/>
                <w:bottom w:val="single" w:sz="6" w:space="0" w:color="E1E1E3"/>
                <w:right w:val="none" w:sz="0" w:space="0" w:color="auto"/>
              </w:divBdr>
            </w:div>
            <w:div w:id="15891592">
              <w:marLeft w:val="0"/>
              <w:marRight w:val="0"/>
              <w:marTop w:val="0"/>
              <w:marBottom w:val="0"/>
              <w:divBdr>
                <w:top w:val="none" w:sz="0" w:space="0" w:color="auto"/>
                <w:left w:val="none" w:sz="0" w:space="0" w:color="auto"/>
                <w:bottom w:val="single" w:sz="6" w:space="0" w:color="E1E1E3"/>
                <w:right w:val="none" w:sz="0" w:space="0" w:color="auto"/>
              </w:divBdr>
            </w:div>
            <w:div w:id="334724132">
              <w:marLeft w:val="0"/>
              <w:marRight w:val="0"/>
              <w:marTop w:val="0"/>
              <w:marBottom w:val="0"/>
              <w:divBdr>
                <w:top w:val="none" w:sz="0" w:space="0" w:color="auto"/>
                <w:left w:val="none" w:sz="0" w:space="0" w:color="auto"/>
                <w:bottom w:val="single" w:sz="6" w:space="0" w:color="E1E1E3"/>
                <w:right w:val="none" w:sz="0" w:space="0" w:color="auto"/>
              </w:divBdr>
            </w:div>
            <w:div w:id="569386096">
              <w:marLeft w:val="0"/>
              <w:marRight w:val="0"/>
              <w:marTop w:val="0"/>
              <w:marBottom w:val="0"/>
              <w:divBdr>
                <w:top w:val="none" w:sz="0" w:space="0" w:color="auto"/>
                <w:left w:val="none" w:sz="0" w:space="0" w:color="auto"/>
                <w:bottom w:val="single" w:sz="6" w:space="0" w:color="E1E1E3"/>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oinquant.com/help/api/help" TargetMode="External"/><Relationship Id="rId21" Type="http://schemas.openxmlformats.org/officeDocument/2006/relationships/hyperlink" Target="https://www.joinquant.com/help/api/help" TargetMode="External"/><Relationship Id="rId42" Type="http://schemas.openxmlformats.org/officeDocument/2006/relationships/hyperlink" Target="https://www.joinquant.com/help/api/help" TargetMode="External"/><Relationship Id="rId63" Type="http://schemas.openxmlformats.org/officeDocument/2006/relationships/image" Target="media/image15.png"/><Relationship Id="rId84" Type="http://schemas.openxmlformats.org/officeDocument/2006/relationships/hyperlink" Target="https://www.joinquant.com/help/api/help" TargetMode="External"/><Relationship Id="rId138" Type="http://schemas.openxmlformats.org/officeDocument/2006/relationships/hyperlink" Target="https://www.joinquant.com/view/community/detail/01b452d8a0c3fb3a7d83ef9c072134cc" TargetMode="External"/><Relationship Id="rId159" Type="http://schemas.openxmlformats.org/officeDocument/2006/relationships/hyperlink" Target="https://www.joinquant.com/view/community/detail/433d0e9ed9fed11fc9f7772eab8d9376" TargetMode="External"/><Relationship Id="rId170" Type="http://schemas.openxmlformats.org/officeDocument/2006/relationships/hyperlink" Target="https://www.joinquant.com/help/api/help?name=plateData" TargetMode="External"/><Relationship Id="rId191" Type="http://schemas.openxmlformats.org/officeDocument/2006/relationships/hyperlink" Target="https://www.joinquant.com/view/community/detail/2ecedbc451f8345c2aefdc11fcd0d1a6" TargetMode="External"/><Relationship Id="rId205" Type="http://schemas.openxmlformats.org/officeDocument/2006/relationships/hyperlink" Target="https://www.joinquant.com/help/api/help?name=faq" TargetMode="External"/><Relationship Id="rId107" Type="http://schemas.openxmlformats.org/officeDocument/2006/relationships/hyperlink" Target="https://www.joinquant.com/help/api/help" TargetMode="External"/><Relationship Id="rId11" Type="http://schemas.openxmlformats.org/officeDocument/2006/relationships/hyperlink" Target="https://www.joinquant.com/help/api/help" TargetMode="External"/><Relationship Id="rId32" Type="http://schemas.openxmlformats.org/officeDocument/2006/relationships/hyperlink" Target="https://www.joinquant.com/help/api/help" TargetMode="External"/><Relationship Id="rId53" Type="http://schemas.openxmlformats.org/officeDocument/2006/relationships/hyperlink" Target="https://www.joinquant.com/help/api/help" TargetMode="External"/><Relationship Id="rId74" Type="http://schemas.openxmlformats.org/officeDocument/2006/relationships/hyperlink" Target="https://www.joinquant.com/help/api/help" TargetMode="External"/><Relationship Id="rId128" Type="http://schemas.openxmlformats.org/officeDocument/2006/relationships/hyperlink" Target="https://www.joinquant.com/help/api/help" TargetMode="External"/><Relationship Id="rId149" Type="http://schemas.openxmlformats.org/officeDocument/2006/relationships/hyperlink" Target="https://www.joinquant.com/help/api/help" TargetMode="External"/><Relationship Id="rId5" Type="http://schemas.openxmlformats.org/officeDocument/2006/relationships/hyperlink" Target="https://www.joinquant.com/research" TargetMode="External"/><Relationship Id="rId95" Type="http://schemas.openxmlformats.org/officeDocument/2006/relationships/hyperlink" Target="https://www.joinquant.com/help/api/help" TargetMode="External"/><Relationship Id="rId160" Type="http://schemas.openxmlformats.org/officeDocument/2006/relationships/hyperlink" Target="https://www.joinquant.com/help/api/help?name=Stock" TargetMode="External"/><Relationship Id="rId181" Type="http://schemas.openxmlformats.org/officeDocument/2006/relationships/hyperlink" Target="https://www.joinquant.com/help/api/help" TargetMode="External"/><Relationship Id="rId22" Type="http://schemas.openxmlformats.org/officeDocument/2006/relationships/hyperlink" Target="https://www.joinquant.com/help/api/help" TargetMode="External"/><Relationship Id="rId43" Type="http://schemas.openxmlformats.org/officeDocument/2006/relationships/hyperlink" Target="https://www.joinquant.com/help/api/help" TargetMode="External"/><Relationship Id="rId64" Type="http://schemas.openxmlformats.org/officeDocument/2006/relationships/hyperlink" Target="https://www.joinquant.com/help/api/help" TargetMode="External"/><Relationship Id="rId118" Type="http://schemas.openxmlformats.org/officeDocument/2006/relationships/hyperlink" Target="https://www.joinquant.com/help/api/help" TargetMode="External"/><Relationship Id="rId139" Type="http://schemas.openxmlformats.org/officeDocument/2006/relationships/hyperlink" Target="https://www.joinquant.com/view/community/detail/9e5eca0d1005952dfba1ee13af0dbb45" TargetMode="External"/><Relationship Id="rId85" Type="http://schemas.openxmlformats.org/officeDocument/2006/relationships/hyperlink" Target="https://www.joinquant.com/help/api/help" TargetMode="External"/><Relationship Id="rId150" Type="http://schemas.openxmlformats.org/officeDocument/2006/relationships/hyperlink" Target="https://www.joinquant.com/view/community/detail/f05b9cbce3612bb2fad36740551d28be?type=1" TargetMode="External"/><Relationship Id="rId171" Type="http://schemas.openxmlformats.org/officeDocument/2006/relationships/hyperlink" Target="https://www.joinquant.com/help/api/help" TargetMode="External"/><Relationship Id="rId192" Type="http://schemas.openxmlformats.org/officeDocument/2006/relationships/hyperlink" Target="https://www.joinquant.com/view/community/detail/19535" TargetMode="External"/><Relationship Id="rId206" Type="http://schemas.openxmlformats.org/officeDocument/2006/relationships/hyperlink" Target="https://www.joinquant.com/view/community/detail/1673d7bd3b883ad403a189288389efd8?type=1" TargetMode="External"/><Relationship Id="rId12" Type="http://schemas.openxmlformats.org/officeDocument/2006/relationships/hyperlink" Target="https://www.joinquant.com/help/api/help" TargetMode="External"/><Relationship Id="rId33" Type="http://schemas.openxmlformats.org/officeDocument/2006/relationships/hyperlink" Target="https://www.joinquant.com/help/api/help" TargetMode="External"/><Relationship Id="rId108" Type="http://schemas.openxmlformats.org/officeDocument/2006/relationships/hyperlink" Target="https://www.joinquant.com/help/api/help" TargetMode="External"/><Relationship Id="rId129" Type="http://schemas.openxmlformats.org/officeDocument/2006/relationships/hyperlink" Target="https://www.joinquant.com/help/api/help" TargetMode="External"/><Relationship Id="rId54" Type="http://schemas.openxmlformats.org/officeDocument/2006/relationships/image" Target="media/image7.png"/><Relationship Id="rId75" Type="http://schemas.openxmlformats.org/officeDocument/2006/relationships/hyperlink" Target="https://www.joinquant.com/help/api/help" TargetMode="External"/><Relationship Id="rId96" Type="http://schemas.openxmlformats.org/officeDocument/2006/relationships/hyperlink" Target="https://www.joinquant.com/help/api/help" TargetMode="External"/><Relationship Id="rId140" Type="http://schemas.openxmlformats.org/officeDocument/2006/relationships/hyperlink" Target="https://www.joinquant.com/view/community/detail/b25a17821b24d57faa6ec0291c51af09" TargetMode="External"/><Relationship Id="rId161" Type="http://schemas.openxmlformats.org/officeDocument/2006/relationships/hyperlink" Target="https://www.joinquant.com/view/community/detail/433d0e9ed9fed11fc9f7772eab8d9376" TargetMode="External"/><Relationship Id="rId182" Type="http://schemas.openxmlformats.org/officeDocument/2006/relationships/hyperlink" Target="https://www.joinquant.com/help/api/help" TargetMode="External"/><Relationship Id="rId6" Type="http://schemas.openxmlformats.org/officeDocument/2006/relationships/hyperlink" Target="https://www.joinquant.com/help/api/help?name=faq" TargetMode="External"/><Relationship Id="rId23" Type="http://schemas.openxmlformats.org/officeDocument/2006/relationships/hyperlink" Target="https://www.joinquant.com/help/api/help" TargetMode="External"/><Relationship Id="rId119" Type="http://schemas.openxmlformats.org/officeDocument/2006/relationships/hyperlink" Target="https://www.joinquant.com/help/api/help?name=api" TargetMode="External"/><Relationship Id="rId44" Type="http://schemas.openxmlformats.org/officeDocument/2006/relationships/hyperlink" Target="https://www.joinquant.com/help/api/help" TargetMode="External"/><Relationship Id="rId65" Type="http://schemas.openxmlformats.org/officeDocument/2006/relationships/hyperlink" Target="https://www.joinquant.com/help/api/help" TargetMode="External"/><Relationship Id="rId86" Type="http://schemas.openxmlformats.org/officeDocument/2006/relationships/hyperlink" Target="https://www.joinquant.com/help/api/help" TargetMode="External"/><Relationship Id="rId130" Type="http://schemas.openxmlformats.org/officeDocument/2006/relationships/hyperlink" Target="https://www.joinquant.com/view/community/detail/a440d870ad04fb06c0ca2dfcfb0c07ea" TargetMode="External"/><Relationship Id="rId151" Type="http://schemas.openxmlformats.org/officeDocument/2006/relationships/hyperlink" Target="https://www.joinquant.com/view/community/detail/48502bfa85355991258093e990d74f35" TargetMode="External"/><Relationship Id="rId172" Type="http://schemas.openxmlformats.org/officeDocument/2006/relationships/hyperlink" Target="https://pandas.pydata.org/pandas-docs/version/0.22/generated/pandas.DataFrame.groupby.html" TargetMode="External"/><Relationship Id="rId193" Type="http://schemas.openxmlformats.org/officeDocument/2006/relationships/hyperlink" Target="https://www.joinquant.com/help/api/help" TargetMode="External"/><Relationship Id="rId207" Type="http://schemas.openxmlformats.org/officeDocument/2006/relationships/image" Target="media/image22.png"/><Relationship Id="rId13" Type="http://schemas.openxmlformats.org/officeDocument/2006/relationships/hyperlink" Target="https://www.joinquant.com/help/api/help" TargetMode="External"/><Relationship Id="rId109" Type="http://schemas.openxmlformats.org/officeDocument/2006/relationships/hyperlink" Target="https://www.joinquant.com/help/api/help" TargetMode="External"/><Relationship Id="rId34" Type="http://schemas.openxmlformats.org/officeDocument/2006/relationships/hyperlink" Target="https://www.joinquant.com/help/api/help" TargetMode="External"/><Relationship Id="rId55" Type="http://schemas.openxmlformats.org/officeDocument/2006/relationships/image" Target="media/image8.png"/><Relationship Id="rId76" Type="http://schemas.openxmlformats.org/officeDocument/2006/relationships/hyperlink" Target="https://www.joinquant.com/help/api/help" TargetMode="External"/><Relationship Id="rId97" Type="http://schemas.openxmlformats.org/officeDocument/2006/relationships/hyperlink" Target="https://www.joinquant.com/view/community/detail/6797d703ee45325b51079374439b1ca5" TargetMode="External"/><Relationship Id="rId120" Type="http://schemas.openxmlformats.org/officeDocument/2006/relationships/hyperlink" Target="https://www.joinquant.com/view/community/detail/48502bfa85355991258093e990d74f35?type=1" TargetMode="External"/><Relationship Id="rId141" Type="http://schemas.openxmlformats.org/officeDocument/2006/relationships/hyperlink" Target="https://www.joinquant.com/view/community/detail/881bec72247daa104540d7baaf70d70d" TargetMode="External"/><Relationship Id="rId7" Type="http://schemas.openxmlformats.org/officeDocument/2006/relationships/hyperlink" Target="https://www.joinquant.com/view/community/detail/6cab768c4b2fa259385a45927089367f" TargetMode="External"/><Relationship Id="rId162" Type="http://schemas.openxmlformats.org/officeDocument/2006/relationships/hyperlink" Target="https://docs.sqlalchemy.org/en/rel_1_0/orm/query.html" TargetMode="External"/><Relationship Id="rId183" Type="http://schemas.openxmlformats.org/officeDocument/2006/relationships/hyperlink" Target="https://www.joinquant.com/help/api/help" TargetMode="External"/><Relationship Id="rId24" Type="http://schemas.openxmlformats.org/officeDocument/2006/relationships/hyperlink" Target="https://www.joinquant.com/view/community/detail/6797d703ee45325b51079374439b1ca5" TargetMode="External"/><Relationship Id="rId45" Type="http://schemas.openxmlformats.org/officeDocument/2006/relationships/hyperlink" Target="https://www.joinquant.com/help/api/help" TargetMode="External"/><Relationship Id="rId66" Type="http://schemas.openxmlformats.org/officeDocument/2006/relationships/hyperlink" Target="https://www.joinquant.com/view/community/detail/0b6bcc1ada0ab018f2d7dc2a342cf4ca" TargetMode="External"/><Relationship Id="rId87" Type="http://schemas.openxmlformats.org/officeDocument/2006/relationships/hyperlink" Target="https://www.joinquant.com/view/community/detail/14050" TargetMode="External"/><Relationship Id="rId110" Type="http://schemas.openxmlformats.org/officeDocument/2006/relationships/hyperlink" Target="https://www.joinquant.com/help/api/help" TargetMode="External"/><Relationship Id="rId131" Type="http://schemas.openxmlformats.org/officeDocument/2006/relationships/hyperlink" Target="https://www.joinquant.com/help/api/help?name=JQData" TargetMode="External"/><Relationship Id="rId152" Type="http://schemas.openxmlformats.org/officeDocument/2006/relationships/hyperlink" Target="https://www.joinquant.com/help/api/help" TargetMode="External"/><Relationship Id="rId173" Type="http://schemas.openxmlformats.org/officeDocument/2006/relationships/hyperlink" Target="https://www.joinquant.com/help/api/help?name=factor_values" TargetMode="External"/><Relationship Id="rId194" Type="http://schemas.openxmlformats.org/officeDocument/2006/relationships/hyperlink" Target="https://www.joinquant.com/help/api/help?name=api" TargetMode="External"/><Relationship Id="rId208" Type="http://schemas.openxmlformats.org/officeDocument/2006/relationships/hyperlink" Target="https://www.joinquant.com/view/vip/charge" TargetMode="External"/><Relationship Id="rId19" Type="http://schemas.openxmlformats.org/officeDocument/2006/relationships/hyperlink" Target="https://www.joinquant.com/help/api/help?name=Future" TargetMode="External"/><Relationship Id="rId14" Type="http://schemas.openxmlformats.org/officeDocument/2006/relationships/hyperlink" Target="https://www.joinquant.com/help/api/help?name=Stock" TargetMode="External"/><Relationship Id="rId30" Type="http://schemas.openxmlformats.org/officeDocument/2006/relationships/image" Target="media/image6.png"/><Relationship Id="rId35" Type="http://schemas.openxmlformats.org/officeDocument/2006/relationships/hyperlink" Target="https://www.joinquant.com/help/api/help" TargetMode="External"/><Relationship Id="rId56" Type="http://schemas.openxmlformats.org/officeDocument/2006/relationships/image" Target="media/image9.png"/><Relationship Id="rId77" Type="http://schemas.openxmlformats.org/officeDocument/2006/relationships/hyperlink" Target="https://www.joinquant.com/help/api/help" TargetMode="External"/><Relationship Id="rId100" Type="http://schemas.openxmlformats.org/officeDocument/2006/relationships/hyperlink" Target="https://www.joinquant.com/help/api/help" TargetMode="External"/><Relationship Id="rId105" Type="http://schemas.openxmlformats.org/officeDocument/2006/relationships/hyperlink" Target="https://www.joinquant.com/help/api/help" TargetMode="External"/><Relationship Id="rId126" Type="http://schemas.openxmlformats.org/officeDocument/2006/relationships/hyperlink" Target="https://www.joinquant.com/help/api/help" TargetMode="External"/><Relationship Id="rId147" Type="http://schemas.openxmlformats.org/officeDocument/2006/relationships/hyperlink" Target="https://www.joinquant.com/help/api/help" TargetMode="External"/><Relationship Id="rId168" Type="http://schemas.openxmlformats.org/officeDocument/2006/relationships/hyperlink" Target="https://www.joinquant.com/help/api/help?name=index" TargetMode="External"/><Relationship Id="rId8" Type="http://schemas.openxmlformats.org/officeDocument/2006/relationships/hyperlink" Target="https://www.joinquant.com/community" TargetMode="External"/><Relationship Id="rId51" Type="http://schemas.openxmlformats.org/officeDocument/2006/relationships/hyperlink" Target="https://www.joinquant.com/help/api/help" TargetMode="External"/><Relationship Id="rId72" Type="http://schemas.openxmlformats.org/officeDocument/2006/relationships/hyperlink" Target="https://www.joinquant.com/help/api/help" TargetMode="External"/><Relationship Id="rId93" Type="http://schemas.openxmlformats.org/officeDocument/2006/relationships/image" Target="media/image19.png"/><Relationship Id="rId98" Type="http://schemas.openxmlformats.org/officeDocument/2006/relationships/hyperlink" Target="https://www.joinquant.com/help/api/help" TargetMode="External"/><Relationship Id="rId121" Type="http://schemas.openxmlformats.org/officeDocument/2006/relationships/hyperlink" Target="https://www.joinquant.com/help/api/help?name=api" TargetMode="External"/><Relationship Id="rId142" Type="http://schemas.openxmlformats.org/officeDocument/2006/relationships/hyperlink" Target="https://www.joinquant.com/view/community/detail/90f9f2600ed92f9f59b450d772ee8559" TargetMode="External"/><Relationship Id="rId163" Type="http://schemas.openxmlformats.org/officeDocument/2006/relationships/hyperlink" Target="https://www.joinquant.com/view/community/detail/433d0e9ed9fed11fc9f7772eab8d9376" TargetMode="External"/><Relationship Id="rId184" Type="http://schemas.openxmlformats.org/officeDocument/2006/relationships/hyperlink" Target="https://www.joinquant.com/help/api/help" TargetMode="External"/><Relationship Id="rId189" Type="http://schemas.openxmlformats.org/officeDocument/2006/relationships/hyperlink" Target="https://www.joinquant.com/view/community/detail/4adb8722188f906bbe11f59999e08db4"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image" Target="media/image2.png"/><Relationship Id="rId46" Type="http://schemas.openxmlformats.org/officeDocument/2006/relationships/hyperlink" Target="https://www.joinquant.com/help/api/help" TargetMode="External"/><Relationship Id="rId67" Type="http://schemas.openxmlformats.org/officeDocument/2006/relationships/hyperlink" Target="https://www.joinquant.com/help/api/help" TargetMode="External"/><Relationship Id="rId116" Type="http://schemas.openxmlformats.org/officeDocument/2006/relationships/hyperlink" Target="https://docs.python.org/2/library/datetime.html" TargetMode="External"/><Relationship Id="rId137" Type="http://schemas.openxmlformats.org/officeDocument/2006/relationships/hyperlink" Target="https://www.joinquant.com/view/community/detail/257fd6954ae160e2011fd4d206e37588" TargetMode="External"/><Relationship Id="rId158" Type="http://schemas.openxmlformats.org/officeDocument/2006/relationships/hyperlink" Target="https://docs.sqlalchemy.org/en/rel_1_0/orm/query.html" TargetMode="External"/><Relationship Id="rId20" Type="http://schemas.openxmlformats.org/officeDocument/2006/relationships/hyperlink" Target="https://www.joinquant.com/help/api/help?name=index" TargetMode="External"/><Relationship Id="rId41" Type="http://schemas.openxmlformats.org/officeDocument/2006/relationships/hyperlink" Target="https://www.joinquant.com/help/api/help" TargetMode="External"/><Relationship Id="rId62" Type="http://schemas.openxmlformats.org/officeDocument/2006/relationships/image" Target="media/image14.png"/><Relationship Id="rId83" Type="http://schemas.openxmlformats.org/officeDocument/2006/relationships/hyperlink" Target="https://www.joinquant.com/help/api/help" TargetMode="External"/><Relationship Id="rId88" Type="http://schemas.openxmlformats.org/officeDocument/2006/relationships/hyperlink" Target="https://www.joinquant.com/help/api/help" TargetMode="External"/><Relationship Id="rId111" Type="http://schemas.openxmlformats.org/officeDocument/2006/relationships/hyperlink" Target="https://www.joinquant.com/help/api/help" TargetMode="External"/><Relationship Id="rId132" Type="http://schemas.openxmlformats.org/officeDocument/2006/relationships/hyperlink" Target="https://www.joinquant.com/help/api/help?name=JQData" TargetMode="External"/><Relationship Id="rId153" Type="http://schemas.openxmlformats.org/officeDocument/2006/relationships/hyperlink" Target="https://www.joinquant.com/help/api/help?name=plateData" TargetMode="External"/><Relationship Id="rId174" Type="http://schemas.openxmlformats.org/officeDocument/2006/relationships/hyperlink" Target="https://www.joinquant.com/help/api/help?name=plateData" TargetMode="External"/><Relationship Id="rId179" Type="http://schemas.openxmlformats.org/officeDocument/2006/relationships/hyperlink" Target="https://www.joinquant.com/help/api/help" TargetMode="External"/><Relationship Id="rId195" Type="http://schemas.openxmlformats.org/officeDocument/2006/relationships/hyperlink" Target="https://www.joinquant.com/help/api/help?name=faq" TargetMode="External"/><Relationship Id="rId209" Type="http://schemas.openxmlformats.org/officeDocument/2006/relationships/hyperlink" Target="https://www.joinquant.com/view/credits/detail/29813a02eba325bdcf65903d705ca832" TargetMode="External"/><Relationship Id="rId190" Type="http://schemas.openxmlformats.org/officeDocument/2006/relationships/hyperlink" Target="https://www.joinquant.com/view/community/detail/2ecedbc451f8345c2aefdc11fcd0d1a6" TargetMode="External"/><Relationship Id="rId204" Type="http://schemas.openxmlformats.org/officeDocument/2006/relationships/hyperlink" Target="https://www.joinquant.com/help/api/help?name=faq" TargetMode="External"/><Relationship Id="rId15" Type="http://schemas.openxmlformats.org/officeDocument/2006/relationships/hyperlink" Target="https://www.joinquant.com/help/api/help?name=Stock" TargetMode="External"/><Relationship Id="rId36" Type="http://schemas.openxmlformats.org/officeDocument/2006/relationships/hyperlink" Target="https://www.joinquant.com/help/api/help" TargetMode="External"/><Relationship Id="rId57" Type="http://schemas.openxmlformats.org/officeDocument/2006/relationships/image" Target="media/image10.png"/><Relationship Id="rId106" Type="http://schemas.openxmlformats.org/officeDocument/2006/relationships/hyperlink" Target="https://www.joinquant.com/help/api/help" TargetMode="External"/><Relationship Id="rId127" Type="http://schemas.openxmlformats.org/officeDocument/2006/relationships/hyperlink" Target="https://www.joinquant.com/help/api/help" TargetMode="External"/><Relationship Id="rId10" Type="http://schemas.openxmlformats.org/officeDocument/2006/relationships/hyperlink" Target="https://www.joinquant.com/help/api/help" TargetMode="External"/><Relationship Id="rId31" Type="http://schemas.openxmlformats.org/officeDocument/2006/relationships/hyperlink" Target="https://www.joinquant.com/help/api/help?name=api" TargetMode="External"/><Relationship Id="rId52" Type="http://schemas.openxmlformats.org/officeDocument/2006/relationships/hyperlink" Target="https://www.joinquant.com/help/api/help" TargetMode="External"/><Relationship Id="rId73" Type="http://schemas.openxmlformats.org/officeDocument/2006/relationships/hyperlink" Target="https://www.joinquant.com/help/api/help" TargetMode="External"/><Relationship Id="rId78" Type="http://schemas.openxmlformats.org/officeDocument/2006/relationships/hyperlink" Target="https://www.joinquant.com/help/api/help" TargetMode="External"/><Relationship Id="rId94" Type="http://schemas.openxmlformats.org/officeDocument/2006/relationships/image" Target="media/image20.png"/><Relationship Id="rId99" Type="http://schemas.openxmlformats.org/officeDocument/2006/relationships/hyperlink" Target="https://www.joinquant.com/help/api/help" TargetMode="External"/><Relationship Id="rId101" Type="http://schemas.openxmlformats.org/officeDocument/2006/relationships/hyperlink" Target="https://www.joinquant.com/help/api/help" TargetMode="External"/><Relationship Id="rId122" Type="http://schemas.openxmlformats.org/officeDocument/2006/relationships/hyperlink" Target="https://www.joinquant.com/help/api/help" TargetMode="External"/><Relationship Id="rId143" Type="http://schemas.openxmlformats.org/officeDocument/2006/relationships/hyperlink" Target="https://www.joinquant.com/view/community/detail/f05b9cbce3612bb2fad36740551d28be" TargetMode="External"/><Relationship Id="rId148" Type="http://schemas.openxmlformats.org/officeDocument/2006/relationships/hyperlink" Target="https://www.joinquant.com/help/api/help" TargetMode="External"/><Relationship Id="rId164" Type="http://schemas.openxmlformats.org/officeDocument/2006/relationships/hyperlink" Target="https://www.joinquant.com/help/api/help?name=Stock" TargetMode="External"/><Relationship Id="rId169" Type="http://schemas.openxmlformats.org/officeDocument/2006/relationships/hyperlink" Target="https://www.joinquant.com/help/api/help?name=plateData" TargetMode="External"/><Relationship Id="rId185" Type="http://schemas.openxmlformats.org/officeDocument/2006/relationships/hyperlink" Target="https://www.joinquant.com/help/api/help" TargetMode="External"/><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hyperlink" Target="https://www.joinquant.com/view/community/detail/3c7c9e987e011d531cf81222c83f7925" TargetMode="External"/><Relationship Id="rId210" Type="http://schemas.openxmlformats.org/officeDocument/2006/relationships/hyperlink" Target="https://www.joinquant.com/help/api/help" TargetMode="External"/><Relationship Id="rId215" Type="http://schemas.openxmlformats.org/officeDocument/2006/relationships/theme" Target="theme/theme1.xml"/><Relationship Id="rId26" Type="http://schemas.openxmlformats.org/officeDocument/2006/relationships/image" Target="media/image3.png"/><Relationship Id="rId47" Type="http://schemas.openxmlformats.org/officeDocument/2006/relationships/hyperlink" Target="https://www.joinquant.com/help/api/help" TargetMode="External"/><Relationship Id="rId68" Type="http://schemas.openxmlformats.org/officeDocument/2006/relationships/hyperlink" Target="https://www.joinquant.com/help/api/help" TargetMode="External"/><Relationship Id="rId89" Type="http://schemas.openxmlformats.org/officeDocument/2006/relationships/hyperlink" Target="https://www.joinquant.com/view/community/detail/0fd4ee9e029c205c4beb48547c582f00?type=1" TargetMode="External"/><Relationship Id="rId112" Type="http://schemas.openxmlformats.org/officeDocument/2006/relationships/hyperlink" Target="https://www.joinquant.com/help/api/help" TargetMode="External"/><Relationship Id="rId133" Type="http://schemas.openxmlformats.org/officeDocument/2006/relationships/hyperlink" Target="https://www.joinquant.com/view/community/detail/5e4d0eac18d9ddb774452a7eb8f58bd4" TargetMode="External"/><Relationship Id="rId154" Type="http://schemas.openxmlformats.org/officeDocument/2006/relationships/hyperlink" Target="https://www.joinquant.com/help/api/help" TargetMode="External"/><Relationship Id="rId175" Type="http://schemas.openxmlformats.org/officeDocument/2006/relationships/hyperlink" Target="https://www.joinquant.com/help/api/help?name=api" TargetMode="External"/><Relationship Id="rId196" Type="http://schemas.openxmlformats.org/officeDocument/2006/relationships/hyperlink" Target="https://www.joinquant.com/help/api/help?name=faq" TargetMode="External"/><Relationship Id="rId200" Type="http://schemas.openxmlformats.org/officeDocument/2006/relationships/hyperlink" Target="https://www.joinquant.com/view/community/detail/a9f7577b37265f78ffc2c6bb2467d47e?type=1" TargetMode="External"/><Relationship Id="rId16" Type="http://schemas.openxmlformats.org/officeDocument/2006/relationships/hyperlink" Target="https://www.joinquant.com/help/api/help?name=Stock" TargetMode="External"/><Relationship Id="rId37" Type="http://schemas.openxmlformats.org/officeDocument/2006/relationships/hyperlink" Target="https://www.joinquant.com/help/api/help" TargetMode="External"/><Relationship Id="rId58" Type="http://schemas.openxmlformats.org/officeDocument/2006/relationships/image" Target="media/image11.png"/><Relationship Id="rId79" Type="http://schemas.openxmlformats.org/officeDocument/2006/relationships/hyperlink" Target="https://www.joinquant.com/help/api/help" TargetMode="External"/><Relationship Id="rId102" Type="http://schemas.openxmlformats.org/officeDocument/2006/relationships/hyperlink" Target="https://www.joinquant.com/help/api/help" TargetMode="External"/><Relationship Id="rId123" Type="http://schemas.openxmlformats.org/officeDocument/2006/relationships/hyperlink" Target="https://www.joinquant.com/help/api/help" TargetMode="External"/><Relationship Id="rId144" Type="http://schemas.openxmlformats.org/officeDocument/2006/relationships/hyperlink" Target="https://www.joinquant.com/help/api/help?name=api" TargetMode="External"/><Relationship Id="rId90" Type="http://schemas.openxmlformats.org/officeDocument/2006/relationships/image" Target="media/image16.png"/><Relationship Id="rId165" Type="http://schemas.openxmlformats.org/officeDocument/2006/relationships/hyperlink" Target="https://docs.sqlalchemy.org/en/rel_1_0/orm/query.html" TargetMode="External"/><Relationship Id="rId186" Type="http://schemas.openxmlformats.org/officeDocument/2006/relationships/hyperlink" Target="https://www.joinquant.com/help/api/help" TargetMode="External"/><Relationship Id="rId211" Type="http://schemas.openxmlformats.org/officeDocument/2006/relationships/hyperlink" Target="https://www.joinquant.com/view/community/detail/3c7c9e987e011d531cf81222c83f7925" TargetMode="External"/><Relationship Id="rId27" Type="http://schemas.openxmlformats.org/officeDocument/2006/relationships/hyperlink" Target="https://www.joinquant.com/help/api/help" TargetMode="External"/><Relationship Id="rId48" Type="http://schemas.openxmlformats.org/officeDocument/2006/relationships/hyperlink" Target="https://www.joinquant.com/help/api/help" TargetMode="External"/><Relationship Id="rId69" Type="http://schemas.openxmlformats.org/officeDocument/2006/relationships/hyperlink" Target="https://www.joinquant.com/help/api/help" TargetMode="External"/><Relationship Id="rId113" Type="http://schemas.openxmlformats.org/officeDocument/2006/relationships/hyperlink" Target="https://www.joinquant.com/help/api/help" TargetMode="External"/><Relationship Id="rId134" Type="http://schemas.openxmlformats.org/officeDocument/2006/relationships/hyperlink" Target="https://www.joinquant.com/view/community/detail/881bec72247daa104540d7baaf70d70d" TargetMode="External"/><Relationship Id="rId80" Type="http://schemas.openxmlformats.org/officeDocument/2006/relationships/hyperlink" Target="https://www.joinquant.com/help/api/help" TargetMode="External"/><Relationship Id="rId155" Type="http://schemas.openxmlformats.org/officeDocument/2006/relationships/hyperlink" Target="https://www.joinquant.com/help/api/help?name=factor_values" TargetMode="External"/><Relationship Id="rId176" Type="http://schemas.openxmlformats.org/officeDocument/2006/relationships/hyperlink" Target="https://www.joinquant.com/help/api/help?name=plateData" TargetMode="External"/><Relationship Id="rId197" Type="http://schemas.openxmlformats.org/officeDocument/2006/relationships/hyperlink" Target="https://www.joinquant.com/view/credits/list" TargetMode="External"/><Relationship Id="rId201" Type="http://schemas.openxmlformats.org/officeDocument/2006/relationships/hyperlink" Target="https://www.joinquant.com/view/community/detail/a9f7577b37265f78ffc2c6bb2467d47e" TargetMode="External"/><Relationship Id="rId17" Type="http://schemas.openxmlformats.org/officeDocument/2006/relationships/hyperlink" Target="https://www.joinquant.com/help/api/help?name=Stock" TargetMode="External"/><Relationship Id="rId38" Type="http://schemas.openxmlformats.org/officeDocument/2006/relationships/hyperlink" Target="https://www.joinquant.com/help/api/help" TargetMode="External"/><Relationship Id="rId59" Type="http://schemas.openxmlformats.org/officeDocument/2006/relationships/image" Target="media/image12.png"/><Relationship Id="rId103" Type="http://schemas.openxmlformats.org/officeDocument/2006/relationships/hyperlink" Target="https://www.joinquant.com/help/api/help" TargetMode="External"/><Relationship Id="rId124" Type="http://schemas.openxmlformats.org/officeDocument/2006/relationships/hyperlink" Target="https://www.joinquant.com/help/api/help" TargetMode="External"/><Relationship Id="rId70" Type="http://schemas.openxmlformats.org/officeDocument/2006/relationships/hyperlink" Target="https://www.joinquant.com/help/api/help" TargetMode="External"/><Relationship Id="rId91" Type="http://schemas.openxmlformats.org/officeDocument/2006/relationships/image" Target="media/image17.png"/><Relationship Id="rId145" Type="http://schemas.openxmlformats.org/officeDocument/2006/relationships/hyperlink" Target="https://www.joinquant.com/help/api/help" TargetMode="External"/><Relationship Id="rId166" Type="http://schemas.openxmlformats.org/officeDocument/2006/relationships/hyperlink" Target="https://www.joinquant.com/help/api/help?name=macroData" TargetMode="External"/><Relationship Id="rId187" Type="http://schemas.openxmlformats.org/officeDocument/2006/relationships/hyperlink" Target="https://www.joinquant.com/help/api/help" TargetMode="External"/><Relationship Id="rId1" Type="http://schemas.openxmlformats.org/officeDocument/2006/relationships/numbering" Target="numbering.xml"/><Relationship Id="rId212" Type="http://schemas.openxmlformats.org/officeDocument/2006/relationships/hyperlink" Target="https://www.joinquant.com/post/15352" TargetMode="External"/><Relationship Id="rId28" Type="http://schemas.openxmlformats.org/officeDocument/2006/relationships/image" Target="media/image4.png"/><Relationship Id="rId49" Type="http://schemas.openxmlformats.org/officeDocument/2006/relationships/hyperlink" Target="https://www.joinquant.com/help/api/help" TargetMode="External"/><Relationship Id="rId114" Type="http://schemas.openxmlformats.org/officeDocument/2006/relationships/hyperlink" Target="https://www.joinquant.com/help/api/help" TargetMode="External"/><Relationship Id="rId60" Type="http://schemas.openxmlformats.org/officeDocument/2006/relationships/image" Target="media/image13.png"/><Relationship Id="rId81" Type="http://schemas.openxmlformats.org/officeDocument/2006/relationships/hyperlink" Target="https://www.joinquant.com/help/api/help" TargetMode="External"/><Relationship Id="rId135" Type="http://schemas.openxmlformats.org/officeDocument/2006/relationships/hyperlink" Target="https://www.joinquant.com/view/community/detail/433d0e9ed9fed11fc9f7772eab8d9376" TargetMode="External"/><Relationship Id="rId156" Type="http://schemas.openxmlformats.org/officeDocument/2006/relationships/hyperlink" Target="https://www.joinquant.com/help/api/help?name=Stock" TargetMode="External"/><Relationship Id="rId177" Type="http://schemas.openxmlformats.org/officeDocument/2006/relationships/hyperlink" Target="https://www.joinquant.com/help/api/help?name=api" TargetMode="External"/><Relationship Id="rId198" Type="http://schemas.openxmlformats.org/officeDocument/2006/relationships/hyperlink" Target="https://www.joinquant.com/research" TargetMode="External"/><Relationship Id="rId202" Type="http://schemas.openxmlformats.org/officeDocument/2006/relationships/hyperlink" Target="https://www.joinquant.com/help/api/help" TargetMode="External"/><Relationship Id="rId18" Type="http://schemas.openxmlformats.org/officeDocument/2006/relationships/hyperlink" Target="https://www.joinquant.com/help/api/help?name=fund" TargetMode="External"/><Relationship Id="rId39" Type="http://schemas.openxmlformats.org/officeDocument/2006/relationships/hyperlink" Target="https://www.joinquant.com/help/api/help" TargetMode="External"/><Relationship Id="rId50" Type="http://schemas.openxmlformats.org/officeDocument/2006/relationships/hyperlink" Target="https://www.joinquant.com/help/api/help" TargetMode="External"/><Relationship Id="rId104" Type="http://schemas.openxmlformats.org/officeDocument/2006/relationships/hyperlink" Target="https://www.joinquant.com/help/api/help" TargetMode="External"/><Relationship Id="rId125" Type="http://schemas.openxmlformats.org/officeDocument/2006/relationships/hyperlink" Target="https://www.joinquant.com/help/api/help" TargetMode="External"/><Relationship Id="rId146" Type="http://schemas.openxmlformats.org/officeDocument/2006/relationships/hyperlink" Target="https://www.joinquant.com/help/api/help" TargetMode="External"/><Relationship Id="rId167" Type="http://schemas.openxmlformats.org/officeDocument/2006/relationships/hyperlink" Target="https://docs.sqlalchemy.org/en/rel_1_0/orm/query.html" TargetMode="External"/><Relationship Id="rId188" Type="http://schemas.openxmlformats.org/officeDocument/2006/relationships/hyperlink" Target="https://www.joinquant.com/help/api/help" TargetMode="External"/><Relationship Id="rId71" Type="http://schemas.openxmlformats.org/officeDocument/2006/relationships/hyperlink" Target="https://www.joinquant.com/help/api/help?name=faq" TargetMode="External"/><Relationship Id="rId92" Type="http://schemas.openxmlformats.org/officeDocument/2006/relationships/image" Target="media/image18.png"/><Relationship Id="rId213" Type="http://schemas.openxmlformats.org/officeDocument/2006/relationships/hyperlink" Target="https://www.joinquant.com/view/community/detail/da9fcadd00b27dcf92dca2a2999a0309?type=1" TargetMode="External"/><Relationship Id="rId2" Type="http://schemas.openxmlformats.org/officeDocument/2006/relationships/styles" Target="styles.xml"/><Relationship Id="rId29" Type="http://schemas.openxmlformats.org/officeDocument/2006/relationships/image" Target="media/image5.png"/><Relationship Id="rId40" Type="http://schemas.openxmlformats.org/officeDocument/2006/relationships/hyperlink" Target="https://www.joinquant.com/help/api/help" TargetMode="External"/><Relationship Id="rId115" Type="http://schemas.openxmlformats.org/officeDocument/2006/relationships/hyperlink" Target="https://www.joinquant.com/help/api/help" TargetMode="External"/><Relationship Id="rId136" Type="http://schemas.openxmlformats.org/officeDocument/2006/relationships/hyperlink" Target="https://www.joinquant.com/view/community/detail/1226a48b1f9b7bd90dc3516feea8b5cc?type=2" TargetMode="External"/><Relationship Id="rId157" Type="http://schemas.openxmlformats.org/officeDocument/2006/relationships/hyperlink" Target="https://www.joinquant.com/view/community/detail/433d0e9ed9fed11fc9f7772eab8d9376" TargetMode="External"/><Relationship Id="rId178" Type="http://schemas.openxmlformats.org/officeDocument/2006/relationships/hyperlink" Target="https://www.joinquant.com/help/api/help?name=plateData" TargetMode="External"/><Relationship Id="rId61" Type="http://schemas.openxmlformats.org/officeDocument/2006/relationships/hyperlink" Target="http://baike.baidu.com/link?url=2BW9tBKYan9fZ9cWCoBTR-DQDMaIahEOwu26zCe1UfrMMflYDE05aZHX4Kxmii0XrOQrJ1fUHV7OPD6ZyrPnXK" TargetMode="External"/><Relationship Id="rId82" Type="http://schemas.openxmlformats.org/officeDocument/2006/relationships/hyperlink" Target="https://www.joinquant.com/help/api/help" TargetMode="External"/><Relationship Id="rId199" Type="http://schemas.openxmlformats.org/officeDocument/2006/relationships/hyperlink" Target="https://www.joinquant.com/view/community/detail/a9f7577b37265f78ffc2c6bb2467d47e?type=1" TargetMode="External"/><Relationship Id="rId203"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164</Pages>
  <Words>24731</Words>
  <Characters>140968</Characters>
  <Application>Microsoft Office Word</Application>
  <DocSecurity>0</DocSecurity>
  <Lines>1174</Lines>
  <Paragraphs>330</Paragraphs>
  <ScaleCrop>false</ScaleCrop>
  <Company/>
  <LinksUpToDate>false</LinksUpToDate>
  <CharactersWithSpaces>165369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Liu</dc:creator>
  <cp:keywords/>
  <dc:description/>
  <cp:lastModifiedBy>Victor Liu</cp:lastModifiedBy>
  <cp:revision>2</cp:revision>
  <dcterms:created xsi:type="dcterms:W3CDTF">2025-02-16T15:13:00Z</dcterms:created>
  <dcterms:modified xsi:type="dcterms:W3CDTF">2025-02-16T15:15:00Z</dcterms:modified>
</cp:coreProperties>
</file>